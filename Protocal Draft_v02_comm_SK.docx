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AB3F8" w14:textId="77777777" w:rsidR="002F7E70" w:rsidRPr="007F6A38" w:rsidRDefault="002F7E70" w:rsidP="00FC6F0C">
      <w:pPr>
        <w:spacing w:line="360" w:lineRule="auto"/>
        <w:jc w:val="both"/>
        <w:rPr>
          <w:rFonts w:ascii="Arial" w:hAnsi="Arial" w:cs="Arial"/>
          <w:b/>
        </w:rPr>
      </w:pPr>
      <w:commentRangeStart w:id="0"/>
      <w:r w:rsidRPr="007F6A38">
        <w:rPr>
          <w:rFonts w:ascii="Arial" w:hAnsi="Arial" w:cs="Arial"/>
          <w:b/>
        </w:rPr>
        <w:t>Body</w:t>
      </w:r>
      <w:commentRangeEnd w:id="0"/>
      <w:r w:rsidR="00B715B4">
        <w:rPr>
          <w:rStyle w:val="CommentReference"/>
        </w:rPr>
        <w:commentReference w:id="0"/>
      </w:r>
      <w:r w:rsidRPr="007F6A38">
        <w:rPr>
          <w:rFonts w:ascii="Arial" w:hAnsi="Arial" w:cs="Arial"/>
          <w:b/>
        </w:rPr>
        <w:t xml:space="preserve"> Composition and Cardiometabolic Health among South Asians: Distribution, Correlates, and Associations with Outcomes in the BELIEVE Cohort in Bangladesh.</w:t>
      </w:r>
    </w:p>
    <w:p w14:paraId="3BD71E6A" w14:textId="77777777" w:rsidR="002F7E70" w:rsidRPr="007F6A38" w:rsidRDefault="002F7E70" w:rsidP="00FC6F0C">
      <w:pPr>
        <w:pStyle w:val="Heading1"/>
        <w:spacing w:line="360" w:lineRule="auto"/>
        <w:jc w:val="both"/>
        <w:rPr>
          <w:rFonts w:ascii="Arial" w:hAnsi="Arial" w:cs="Arial"/>
          <w:sz w:val="22"/>
          <w:szCs w:val="22"/>
        </w:rPr>
      </w:pPr>
      <w:r w:rsidRPr="007F6A38">
        <w:rPr>
          <w:rFonts w:ascii="Arial" w:hAnsi="Arial" w:cs="Arial"/>
          <w:sz w:val="22"/>
          <w:szCs w:val="22"/>
        </w:rPr>
        <w:t>Introduction</w:t>
      </w:r>
    </w:p>
    <w:p w14:paraId="46B6A2DF" w14:textId="77777777" w:rsidR="001273C3" w:rsidRPr="007F6A38" w:rsidRDefault="00920A12" w:rsidP="00FC6F0C">
      <w:pPr>
        <w:spacing w:line="360" w:lineRule="auto"/>
        <w:jc w:val="both"/>
        <w:rPr>
          <w:rFonts w:ascii="Arial" w:hAnsi="Arial" w:cs="Arial"/>
        </w:rPr>
      </w:pPr>
      <w:r w:rsidRPr="007F6A38">
        <w:rPr>
          <w:rFonts w:ascii="Arial" w:hAnsi="Arial" w:cs="Arial"/>
        </w:rPr>
        <w:t>Cardiometabolic diseases</w:t>
      </w:r>
      <w:r w:rsidR="003839A8" w:rsidRPr="007F6A38">
        <w:rPr>
          <w:rFonts w:ascii="Arial" w:hAnsi="Arial" w:cs="Arial"/>
        </w:rPr>
        <w:t>,</w:t>
      </w:r>
      <w:r w:rsidRPr="007F6A38">
        <w:rPr>
          <w:rFonts w:ascii="Arial" w:hAnsi="Arial" w:cs="Arial"/>
        </w:rPr>
        <w:t xml:space="preserve"> including type 2 diabetes mellitus, cardiovascular disease (CVD), and metabolic syndrome</w:t>
      </w:r>
      <w:r w:rsidR="005D0CB4" w:rsidRPr="007F6A38">
        <w:rPr>
          <w:rFonts w:ascii="Arial" w:hAnsi="Arial" w:cs="Arial"/>
        </w:rPr>
        <w:t>,</w:t>
      </w:r>
      <w:r w:rsidRPr="007F6A38">
        <w:rPr>
          <w:rFonts w:ascii="Arial" w:hAnsi="Arial" w:cs="Arial"/>
        </w:rPr>
        <w:t xml:space="preserve"> are rising sharply among South Asians</w:t>
      </w:r>
      <w:commentRangeStart w:id="1"/>
      <w:r w:rsidR="00C4030A" w:rsidRPr="007F6A38">
        <w:rPr>
          <w:rFonts w:ascii="Arial" w:hAnsi="Arial" w:cs="Arial"/>
        </w:rPr>
        <w:fldChar w:fldCharType="begin"/>
      </w:r>
      <w:r w:rsidR="00B9388A" w:rsidRPr="007F6A38">
        <w:rPr>
          <w:rFonts w:ascii="Arial" w:hAnsi="Arial" w:cs="Arial"/>
        </w:rPr>
        <w:instrText xml:space="preserve"> ADDIN ZOTERO_ITEM CSL_CITATION {"citationID":"sg526TnA","properties":{"formattedCitation":"(1\\uc0\\u8211{}3)","plainCitation":"(1–3)","noteIndex":0},"citationItems":[{"id":497,"uris":["http://zotero.org/users/19172719/items/P7F649T5"],"itemData":{"id":497,"type":"article-journal","abstract":"Noncommunicable diseases (NCD) now account for more than one-half of the global burden of disease. Cardiovascular diseases account for about one-half of NCD deaths, and the majority of cardiovascular disease deaths occur in low- and middle-income countries. The GBD (Global Burden of Disease) study measures and benchmarks health loss from death or disability from more than 300 diseases in over 100 countries. According to GBD analyses, the rise of NCD is in part due to increased life expectancy due to reduced premature mortality from communicable, child, and maternal illnesses, but preventable risk factors also contribute and present targets for NCD control efforts. In addition to traditional NCD risk factors, like tobacco smoking, high blood pressure, and unhealthful diet, nontraditional risk factors like air pollution and unhealthful alcohol consumption also play a role. The GBD study continues to grow by gathering more data from country partners than ever before, and by measuring health at the national and subnational levels and in smaller time increments. The GBD study will continue to provide the data to set priorities for and measure progress in the global effort to control the rising burden of NCD.HighlightsNoncommunicable diseases (NCD), including cardiovascular diseases, account for the majority of the potentially preventable disease burden worldwide.National governments and international organizations have committed themselves to NCD risk factor control and mortality reduction goals for the year 2025.The GBD (Global Burden of Disease) is an ongoing study that systematically and comprehensively estimates health loss from more than 300 diseases in &amp;gt;100 countries worldwide.As global health promotion shifts focus to NCD, the GBD study will highlight high-priority prevention opportunities and monitor progress in NCD control.","container-title":"Global Heart","DOI":"10.1016/j.gheart.2016.10.024","ISSN":"2211-8160","issue":"4","language":"en","source":"globalheartjournal.com","title":"The Global Burden of Disease Study and the Preventable Burden of NCD","URL":"https://globalheartjournal.com/articles/10.1016/j.gheart.2016.10.024","volume":"11","author":[{"family":"Benziger","given":"Catherine P."},{"family":"Roth","given":"Gregory A."},{"family":"Moran","given":"Andrew E."}],"accessed":{"date-parts":[["2025",12,29]]},"issued":{"date-parts":[["2016",12,1]]}}},{"id":499,"uris":["http://zotero.org/users/19172719/items/SUGYPL8K"],"itemData":{"id":499,"type":"article-journal","abstract":"Background\nCardiovascular diseases (CVDs) are the leading cause of mortality and are among the foremost causes of disability globally. CVD burden has continued to increase in most countries since 1990, with trends driven by changing exposures to harmful risk factors, population growth, and population aging.\nObjectives\nWe report estimates of global, national, and subnational CVD burden, including 18 subdiseases and 12 associated modifiable risk factors. We analyzed change in CVD burden from 1990 to 2023 and identified drivers of change including population growth, population aging, and risk factor exposure.\nMethods\nThe Global Burden of Disease (GBD) 2023 study, a multinational collaborative research study, quantified burden due to 375 diseases including CVD burden and identified drivers of change from 1990 to 2023 using all available data and statistical models. GBD 2023 estimated the population-level burden of diseases in 204 countries and territories from 1990 to 2023.\nResults\nCVDs were the leading cause of disability-adjusted life years (DALYs) and deaths estimated in the GBD. As of 2023, there were 437 million (95% UI: 401 to 465 million) CVD DALYs globally, a 1.4-fold increase from the number in 1990 of 320 million (292 to 344 million). Ischemic heart disease, intracerebral hemorrhage, ischemic stroke, and hypertensive heart disease were the leading cardiovascular causes of DALYs in 2023 globally. As of 2023, age-standardized CVD DALY rates were highest in low and low-middle Socio-demographic Index (SDI) settings and lowest in high SDI settings. The number of CVD deaths increased globally from 13.1 million (95% UI: 12.2 to 14.0 million) in 1990 to 19.2 million (95% UI: 17.4 to 20.4 million) in 2023. The number of prevalent cases of CVD more than doubled since 1990, with 311 million (95% UI: 294 to 333 million) prevalent cases of CVD in 1990 and 626 million (95% UI: 591 to 672 million) prevalent cases in 2023 globally. A total of 79.6% (95% UI: 75.7% to 82.5%) of CVD burden is attributable to modifiable risk factors 347 million [95% UI: 318 to 373 million] DALYs in 2023). Globally, high systolic blood pressure, dietary risks, high low-density lipoprotein cholesterol, and air pollution were the modifiable risks responsible for most attributable CVD burden in 2023. Since 1990, changes in exposure to modifiable risk factors have had mixed effects on CVD burden, with increases in high body mass index, high fasting plasma glucose, and low physical activity leading to higher burden, while reductions in tobacco usage have mitigated some of these increases. Population growth and population aging were the main drivers of the increasing burden since 1990, adding 128 million (95% UI: 115 to 139 million) and 139 million (95% UI: 126 to 151 million) CVD DALYs to the increase in CVD burden since 1990.\nConclusions\nCVD remains the leading cause of disease burden and death worldwide with the greatest burden in low, low-middle, and middle SDI regions. Large variation exists in CVD burden even for countries at similar levels of development, a gap explained substantially by known, modifiable risk factors that are inadequately controlled. The decades-long increase in CVD burden was the result of population growth, population aging, and increased exposure to a subset of risk factors led by metabolic risks. Countries will need to adopt effective health system and public health strategies if they are to progress in achieving global goals to reduce the burden of CVD.","collection-title":"Focus Issue: Global Burden Of Disease Spotlight","container-title":"JACC","DOI":"10.1016/j.jacc.2025.08.015","ISSN":"0735-1097","issue":"22","journalAbbreviation":"JACC","page":"2167-2243","source":"ScienceDirect","title":"Global, Regional, and National Burden of Cardiovascular Diseases and Risk Factors in 204 Countries and Territories, 1990-2023","volume":"86","author":[{"family":"Stark","given":"Benjamin A."},{"family":"DeCleene","given":"Nicole K."},{"family":"Desai","given":"Emily C."},{"family":"Hsu","given":"Johnathan M."},{"family":"Johnson","given":"Catherine O."},{"family":"Lara-Castor","given":"Laura"},{"family":"LeGrand","given":"Kate E."},{"family":"A","given":"Prof Bhoomadevi"},{"family":"Aalipour","given":"Mohammad Amin"},{"family":"Aalruz","given":"Hasan"},{"family":"Abafita","given":"Bedru J."},{"family":"Abaraogu","given":"Ukachukwu O."},{"family":"Abavisani","given":"Mohammad"},{"family":"Abbas","given":"Nasir"},{"family":"Abbasi","given":"Madineh"},{"family":"Abbasian","given":"Mohammadreza"},{"family":"Abbastabar","given":"Hedayat"},{"family":"Abd Al Magied","given":"Abdallah H. A."},{"family":"ElHafeez","given":"Samar Abd"},{"family":"Abdelalim","given":"Prof Ahmed"},{"family":"Abdelfattah","given":"Omar M."},{"family":"Abdel-Hameed","given":"Prof Reda"},{"family":"Abdelnabi","given":"Mahmoud"},{"family":"Wael M Abdel-Rahman","given":"Prof"},{"family":"Abdi","given":"Parsa"},{"family":"Abdisa","given":"Wakgari Mosisa"},{"family":"Abdissa","given":"Daba"},{"family":"Abdous","given":"Arman"},{"family":"Abdullah","given":"Mujahid"},{"family":"Abdullahi","given":"Auwal"},{"family":"Abdykerimova","given":"Kulmira"},{"family":"Abebe","given":"Mesfin"},{"family":"Abedi","given":"Aidin"},{"family":"Abedi","given":"Armita"},{"family":"Abejew","given":"Asrat Agalu"},{"family":"Abhilash","given":"E. S."},{"family":"Abiodun","given":"Olugbenga Olusola"},{"family":"Abiodun","given":"Prof Olumide"},{"family":"Kasem","given":"Rahim Abo"},{"family":"Aboagye","given":"Richard Gyan"},{"family":"Abohashem","given":"Shady"},{"family":"Abolhassani","given":"Hassan"},{"family":"Abonie","given":"Ulric Sena"},{"family":"Aborode","given":"Abdullahi Tunde"},{"family":"Abourashed","given":"Nagah Mohamed"},{"family":"Abramov","given":"Dmitry"},{"family":"Abreu","given":"Lucas Guimarães"},{"family":"Abtahi","given":"Dariush"},{"family":"Abu Farha","given":"Rana Kamal"},{"family":"Kende Abubakar","given":"Aminu Kende"},{"family":"Abubakar","given":"Ibrahim Jatau"},{"family":"Abu-Elala","given":"Nermeen"},{"family":"Abu-Gharbieh","given":"Eman"},{"family":"Abukhadijah","given":"Hana J."},{"family":"Aburuz","given":"Salahdein"},{"family":"Abushanab","given":"Dina"},{"family":"Acharya","given":"Anirudh Balakrishna"},{"family":"Acharya","given":"Apurba"},{"family":"Acharya","given":"Swetha"},{"family":"Achore","given":"Meshack"},{"family":"Adal","given":"Ousman"},{"family":"Adams","given":"Lisa C."},{"family":"Adamu","given":"Lawan Hassan"},{"family":"Adão","given":"Rui"},{"family":"Addo","given":"Isaac Yeboah"},{"family":"Adebayo","given":"Oladimeji Muritala"},{"family":"Adebisi","given":"Tajudeen Adesanmi"},{"family":"Adedia","given":"David"},{"family":"Adedokun","given":"Kamoru Ademola"},{"family":"Adegbile","given":"Oluwatobi E."},{"family":"Adegboye","given":"Oyelola A."},{"family":"Adegoke","given":"Nurudeen A."},{"family":"Adekanmbi","given":"Victor"},{"family":"Adeleke","given":"Olumide Thomas"},{"family":"Oluwaseun Adetunji","given":"Charles"},{"family":"Adeyomoye","given":"Olorunsola Israel"},{"family":"Adha","given":"Rishan"},{"family":"Adhikari","given":"Kishor"},{"family":"Adhikary","given":"Ripon Kumar"},{"family":"Adikusuma","given":"Wirawan"},{"family":"Parvar","given":"Tanin Adl"},{"family":"Adnan","given":"Mohd"},{"family":"Sakilah Adnani","given":"Qorinah Estiningtyas"},{"family":"Adoma","given":"Prince Owusu"},{"family":"Adzigbli","given":"Leticia Akua"},{"family":"Adzrago","given":"David"},{"family":"Afifi","given":"Ahmed M."},{"family":"Afolabi","given":"Habeeb Abiodun"},{"family":"Afrashteh","given":"Fatemeh"},{"family":"Afrooghe","given":"Arya"},{"family":"Afzal","given":"Muhammad Sohail"},{"family":"Afzal","given":"Saira"},{"family":"Agampodi","given":"Suneth Buddhika"},{"family":"Agarwal","given":"Dhiraj Motilal"},{"family":"Agarwal","given":"Gina"},{"family":"Agarwal","given":"Prerna"},{"family":"Ageru","given":"Temesgen Anjulo"},{"family":"Aggarwal","given":"Navidha"},{"family":"Aghajanian","given":"Sepehr"},{"family":"Sobrinho","given":"César Agostinis"},{"family":"Agyemang-Duah","given":"Williams"},{"family":"Ahadi","given":"Mahsa"},{"family":"Ahammed","given":"Benojir"},{"family":"Ahinkorah","given":"Bright Opoku"},{"family":"Ahmad","given":"Aqeel"},{"family":"Ahmad","given":"Fuzail"},{"family":"Ahmad","given":"Khurshid"},{"family":"Ahmad","given":"Muayyad M."},{"family":"Ahmad","given":"Sajjad"},{"family":"Ahmad","given":"Shoaib"},{"family":"Ahmad","given":"Tauseef"},{"family":"Ahmadzadeh","given":"Koohyar"},{"family":"Ahmed","given":"Ali"},{"family":"Ahmed","given":"Anisuddin"},{"family":"Ahmed","given":"Ayman"},{"family":"Ahmed","given":"Gasha Salih"},{"family":"Ahmed","given":"Haroon"},{"family":"Ahmed","given":"Junaid"},{"family":"Ahmed","given":"Luai A."},{"family":"Ahmed","given":"Mehrunnisha Sharif"},{"family":"Ahmed","given":"Meqdad Saleh"},{"family":"Ahmed","given":"Muktar Beshir"},{"family":"Ahmed","given":"Mushood"},{"family":"Ahmed","given":"Naveed"},{"family":"Ahmed","given":"Nesredin"},{"family":"Ahmed","given":"Shabbir"},{"family":"Ahmed","given":"Syed Anees"},{"family":"Ajakwe","given":"Simeon Okechukwu"},{"family":"Ajami","given":"Marjan"},{"family":"Aji","given":"Budi"},{"family":"Akalu","given":"Yonas"},{"family":"Akeju","given":"Oluwasefunmi"},{"family":"Akhigbe","given":"Roland Eghoghosoa"},{"family":"Akhmedullin","given":"Ruslan"},{"family":"Oyeniran Akindele","given":"Mukadas"},{"family":"Akinosoglou","given":"Karolina"},{"family":"Akiska","given":"Yagiz Matthew"},{"family":"Akkaif","given":"Mohammed Ahmed"},{"family":"Akram","given":"Hammad"},{"family":"Akrami","given":"Ashley E."},{"family":"Awaidy","given":"Salah Al"},{"family":"Hamad","given":"Hanadi Al"},{"family":"Al Hasan","given":"Syed Mahfuz"},{"family":"Omari","given":"Omar Al"},{"family":"Qadire","given":"Mohammad Al"},{"family":"Thaher","given":"Yazan Al"},{"family":"Mahmoud Al Zoubi","given":"Mohammad Ahmmad"},{"family":"Al-Ajlouni","given":"Yazan"},{"family":"Alalwan","given":"Tariq A."},{"family":"Al-Aly","given":"Ziyad"},{"family":"Alam","given":"Khurshid"},{"family":"Alam","given":"Mohammad Khursheed"},{"family":"Alam","given":"Mostafa"},{"family":"Alam","given":"Zufishan"},{"family":"Al-amer","given":"Rasmieh Mustafa"},{"family":"Alansari","given":"Amani"},{"family":"Alanzi","given":"Turki M."},{"family":"Alarifi","given":"Abdullah"},{"family":"Al-Ashwal","given":"Fahmi Y."},{"family":"Alavi","given":"Rashid"},{"family":"Albashtawy","given":"Mohammed"},{"family":"Al-Daken","given":"Laila Ismael"},{"family":"Aldawsari","given":"Khalifah A."},{"family":"Aldhahir","given":"Abdulelah Mastour"},{"family":"Aldossary","given":"Mohammed S."},{"family":"Aleidi","given":"Shereen M."},{"family":"Alemayehu","given":"Bezawit Abeje"},{"family":"Alemayehu","given":"Tekletsadik Tekleslassie"},{"family":"Alemi","given":"Hediyeh"},{"family":"Abdelazeem M Algammal","given":"Prof"},{"family":"Saeed Al-Gheethi","given":"Adel Ali"},{"family":"Alhajri","given":"Noora"},{"family":"Alhalaiqa","given":"Fadwa Naji"},{"family":"Al-Hanawi","given":"Mohammed Khaled"},{"family":"Alharrasi","given":"Maryam"},{"family":"Alhumaidi","given":"Ashraf"},{"family":"Ali","given":"Akhtar"},{"family":"Ali","given":"Endale Alemayehu"},{"family":"Ali","given":"Kamran"},{"family":"Ali","given":"Mohammad Daud"},{"family":"Ali","given":"Mohammed Usman"},{"family":"Ali","given":"Rafat"},{"family":"Ali","given":"Sameer A."},{"family":"Ali","given":"Syed Shujait"},{"family":"Ali","given":"Syed Yusuf"},{"family":"Al-Ibraheem","given":"Akram"},{"family":"Al-Iede","given":"Montaha"},{"family":"Alif","given":"Sheikh Mohammad"},{"family":"Rokny","given":"Hamid Alinejad"},{"family":"Al-Jabi","given":"Samah W."},{"family":"Aljawadi","given":"Mohammad Hasan"},{"family":"Aljofan","given":"Mohamad"},{"family":"Aljunid","given":"Syed Mohamed"},{"family":"Alkhatib","given":"Ahmad"},{"family":"Alkousheh","given":"Hazim"},{"family":"Alla","given":"François"},{"family":"Al-Mamun","given":"Md"},{"family":"Al-Marwani","given":"Sabah"},{"family":"Almasri","given":"Nihad A."},{"family":"Almazan","given":"Joseph Uy"},{"family":"Almidani","given":"Omar"},{"family":"Almobayed","given":"Amr"},{"family":"Alnaeem","given":"Mohmmad Minwer"},{"family":"Al-Naqeb","given":"Ghanya Naji"},{"family":"Alniss","given":"Hasan Yaser"},{"family":"Alomari","given":"Mahmoud A."},{"family":"Alosta","given":"Mohammad R."},{"family":"Alqahtani","given":"Jaber S."},{"family":"Alqudimat","given":"Mohammad R."},{"family":"Alrawashdeh","given":"Ahmad"},{"family":"Alrimawi","given":"Intima"},{"family":"Alrousan","given":"Sahel Majed"},{"family":"Alsabri","given":"Mohammed A."},{"family":"Alsakarneh","given":"Saqr"},{"family":"Alshehri","given":"Mansour Abdullah"},{"family":"Altaany","given":"Zaid"},{"family":"Altaf","given":"Awais"},{"family":"Al-Tammemi","given":"Alaa B."},{"family":"Al-Tawfiq","given":"Jaffar A."},{"family":"Alvis-Guzman","given":"Nelson"},{"family":"Alvis-Zakzuk","given":"Nelson J."},{"family":"Alwafi","given":"Hassan"},{"family":"Al-Wardat","given":"Mohammad"},{"family":"Al-Worafi","given":"Yaser Mohammed"},{"family":"Aly","given":"Hany"},{"family":"AlZahmi","given":"Amal"},{"family":"Alzahrani","given":"Hosam"},{"family":"Alzoubi","given":"Abdallah"},{"family":"Alzoubi","given":"Karem H."},{"family":"Al-Zubayer","given":"Md Akib"},{"family":"Amafah","given":"Ekiyor Joseph"},{"family":"Amafah","given":"Joy"},{"family":"Amani-Beni","given":"Reza"},{"family":"Amanollahi","given":"Mobina"},{"family":"Amaravadi","given":"Sampath Kumar"},{"family":"Amegah","given":"Adeladza Kofi"},{"family":"Amegbor","given":"Prince M."},{"family":"Amenah","given":"Michel Adurayi"},{"family":"Amidi","given":"Bardia"},{"family":"Amin","given":"Tarek Tawfik"},{"family":"Amindarolzarbi","given":"Alireza"},{"family":"Amini-Rarani","given":"Mostafa"},{"family":"Amini-Salehi","given":"Ehsan"},{"family":"Aminorroaya","given":"Arya"},{"family":"Aminzare","given":"Majid"},{"family":"Amiri","given":"Sohrab"},{"family":"Ammirati","given":"Enrico"},{"family":"Amobonye","given":"Ayodeji"},{"family":"Ampon-Wireko","given":"Sabina"},{"family":"Amu","given":"Hubert"},{"family":"Amugsi","given":"Dickson A."},{"family":"Amusa","given":"Ganiyu Adeniyi"},{"family":"Anagnostakis","given":"Filippos"},{"family":"Ananda","given":"Roshan A."},{"family":"Anaraki","given":"Nazanin"},{"family":"Ancuceanu","given":"Robert"},{"family":"Anderlini","given":"Deanna"},{"family":"Anderson","given":"David B."},{"family":"Anderson","given":"Jason A."},{"family":"Andrei","given":"Catalina Liliana"},{"family":"Ang","given":"Song Peng"},{"family":"Angappan","given":"Santhalakshmi"},{"family":"Anh","given":"Nguyen Hoang"},{"family":"Anil","given":"Abhishek"},{"family":"Ansari","given":"Sumbul"},{"family":"Ansariadi","given":"Ansariadi"},{"family":"Anteneh","given":"Rahel Mulatie"},{"family":"Anuoluwa","given":"Boluwatife Stephen"},{"family":"Anuoluwa","given":"Iyadunni Adesola"},{"family":"Anvari","given":"Saeid"},{"family":"Anwar","given":"Saleha"},{"family":"Anwar","given":"Sumadi Lukman"},{"family":"Anwer","given":"Razique"},{"family":"Anyasodor","given":"Anayochukwu Edward"},{"family":"Appiah","given":"Francis"},{"family":"Arab","given":"Juan Pablo"},{"family":"Arabloo","given":"Jalal"},{"family":"Arafa","given":"Elshaimaa A."},{"family":"Arafat","given":"Mosab"},{"family":"Aravkin","given":"Aleksandr Y."},{"family":"Areda","given":"Demelash"},{"family":"Aremu","given":"Olatunde"},{"family":"Arias de la Torre","given":"Jorge"},{"family":"Armocida","given":"Benedetta"},{"family":"Arockiaraj","given":"Jesu"},{"family":"Arooj","given":"Mahwish"},{"family":"Arshadi","given":"Mahdi"},{"family":"Artamonov","given":"Anton A."},{"family":"Arumugam","given":"Ashokan"},{"family":"Asaduzzaman","given":"Muhammad"},{"family":"Basheeruddin Asdaq","given":"Syed Mohammed"},{"family":"Melaku Asefa","given":"Shewatatek Melaku"},{"family":"Asgary","given":"Amirhossein"},{"family":"Asghari-Jafarabadi","given":"Mohammad"},{"family":"Ashagre","given":"Alebachew Fasil"},{"family":"Ashames","given":"Akram"},{"family":"Ashfaq","given":"Muhammad"},{"family":"Ashraf","given":"Hamza"},{"family":"Basit Ashraf","given":"Muhammad Abdul"},{"family":"Ashraf","given":"Tahira"},{"family":"ashrafi","given":"mitra"},{"family":"Aslam","given":"Muhammad Shahzad"},{"family":"Asrat","given":"Anemaw A."},{"family":"Asri","given":"Yuni"},{"family":"Assefa","given":"Dereje Zewdu"},{"family":"Assembekov","given":"Batyrbek"},{"family":"Astell-Burt","given":"Prof Thomas"},{"family":"Athari","given":"Seyyed Shamsadin"},{"family":"Wahbi Atout","given":"Maha Moh'd"},{"family":"Atreya","given":"Alok"},{"family":"Atta","given":"Julie Alaere"},{"family":"Aurangzeb","given":"Khursheed"},{"family":"Ausloos","given":"Marcel"},{"family":"Avula","given":"Sreekant"},{"family":"Awedew","given":"Atalel Fentahun"},{"family":"Awoke","given":"Mamaru Ayenew"},{"family":"Awotidebe","given":"Adedapo Wasiu"},{"family":"Awoyomi","given":"Oluwabusayo Olufunke"},{"family":"Axame","given":"Wisdom Kudzo"},{"family":"Ayele","given":"Belete Achamyelew"},{"family":"Ayyad","given":"Mohammed"},{"family":"Azadnajafabad","given":"Sina"},{"family":"Azadnia","given":"Arian"},{"family":"Azami","given":"Hiva"},{"family":"Azarboo","given":"Alireza"},{"family":"Azhar","given":"Masood"},{"family":"Aziz","given":"Mohd Yusmaidie"},{"family":"Aziz","given":"Sadat Abdulla"},{"family":"Azizan","given":"Amin"},{"family":"Azizi","given":"Hosein"},{"family":"Azzam","given":"Ahmed Y."},{"family":"Azzolino","given":"Domenico"},{"family":"Babatope","given":"Abisola Esther"},{"family":"Babu","given":"Abraham Samuel"},{"family":"Babu","given":"Giridhara Rathnaiah"},{"family":"Badar","given":"Muhammad"},{"family":"Badran","given":"Alaa Aboelnour"},{"family":"Bagga","given":"Arvind"},{"family":"Baghcheghi","given":"Nayereh"},{"family":"Bagheri","given":"Nasser"},{"family":"Bagheri","given":"Sara"},{"family":"Baghizadeh","given":"Elahe"},{"family":"Baghizadeh","given":"Fereshteh"},{"family":"Baghizadeh","given":"Sana"},{"family":"Taghanaki","given":"Pegah Bahrami"},{"family":"Bahreini","given":"Razieh"},{"family":"Bai","given":"Ruhai"},{"family":"Bains","given":"Lovenish"},{"family":"Bakkannavar","given":"Shankar M."},{"family":"Bako","given":"Abdulaziz T."},{"family":"Balakrishnan","given":"Senthilkumar"},{"family":"Balasubramanian","given":"Madhan"},{"family":"Balcha","given":"Wondu Feyisa"},{"family":"Baldereschi","given":"Marzia"},{"family":"Balkis","given":"Maher"},{"family":"Baloch","given":"Farhala"},{"family":"Balogun","given":"Saliu A."},{"family":"Hasankhani","given":"Mohammadreza Balooch"},{"family":"Baltatu","given":"Ovidiu Constantin"},{"family":"Bam","given":"Kiran"},{"family":"Banda","given":"Kondwani Joseph"},{"family":"Reddy Bandaru","given":"Praneeth Kumar"},{"family":"Chandra Banik","given":"Palash"},{"family":"Banik","given":"Rajon"},{"family":"Bansal","given":"Hansi"},{"family":"Bansal","given":"Kannu"},{"family":"Barati","given":"Shirin"},{"family":"Barbic","given":"Franca"},{"family":"Bardhan","given":"Mainak"},{"family":"Barengo","given":"Noel C."},{"family":"Barker-Collo","given":"Suzanne Lyn"},{"family":"Barqawi","given":"Hiba Jawdat"},{"family":"Barteit","given":"Sandra"},{"family":"Barua","given":"Lingkan"},{"family":"Abu Bashar","given":"MD"},{"family":"Bashir","given":"Shahid"},{"family":"Bashiri","given":"Azadeh"},{"family":"Aliabadi","given":"Somaye Bashiri"},{"family":"Basri","given":"Rehana"},{"family":"Bastan","given":"Mohammad-Mahdi"},{"family":"Basu","given":"Saurav"},{"family":"Batra","given":"Kavita"},{"family":"Bauckneht","given":"Matteo"},{"family":"Bayat","given":"Mahdis"},{"family":"Bayat","given":"Reza"},{"family":"Bayih","given":"Mulat Tirfie"},{"family":"Bayisa","given":"Feyisa Shasho"},{"family":"Beeraka","given":"Narasimha M."},{"family":"Behnoush","given":"Amir Hossein"},{"family":"Bekele","given":"Alehegn"},{"family":"Belayneh","given":"Asnake Gashaw"},{"family":"Belete","given":"Abebe Gedefaw"},{"family":"Belete","given":"Abel Cherkos"},{"family":"Bilgin","given":"Gokce Belge"},{"family":"Bello","given":"Bashir"},{"family":"Bello","given":"Olorunjuwon Omolaja"},{"family":"Bello","given":"Umar Muhammad"},{"family":"Belo","given":"Luis"},{"family":"Belsti","given":"Yitayeh"},{"family":"Benfor","given":"Bright"},{"family":"Bennett","given":"Derrick A."},{"family":"Bensenor","given":"Isabela M."},{"family":"Bente Kamal Tune","given":"Samiun Nazrin"},{"family":"Benziger","given":"Catherine P."},{"family":"Bera","given":"Om Prakash"},{"family":"Berezvai","given":"Zombor"},{"family":"Bergami","given":"Maria"},{"family":"Berhe","given":"Kenfe Tesfay"},{"family":"Berhie","given":"Alemshet Yirga"},{"family":"Berihun","given":"Abiye Assefa"},{"family":"Nazer C Bermudez","given":"Amiel"},{"family":"Bernstein","given":"Robert S."},{"family":"Bhadoria","given":"Ajeet Singh"},{"family":"Bhagavathula","given":"Akshaya Srikanth"},{"family":"Bhandari","given":"Buna"},{"family":"Bhardwaj","given":"Nikha"},{"family":"Bhardwaj","given":"Pankaj"},{"family":"Bhaskar","given":"Sonu"},{"family":"Bhattacharjee","given":"Priyadarshini"},{"family":"Bhattacharjee","given":"Shuvarthi"},{"family":"Kaur Bhatti","given":"Gurjit"},{"family":"Singh Bhatti","given":"Jasvinder"},{"family":"Bhatti","given":"Rajbir"},{"family":"Bhuyan","given":"Soumitra S."},{"family":"Biadgilign","given":"Sibhatu Kassa"},{"family":"Bilgin","given":"Can"},{"family":"Bilgin","given":"Cem"},{"family":"Birck","given":"Marina G."},{"family":"Birhan","given":"Mekuriaw Mesfin"},{"family":"Birru","given":"Eshetie Melese"},{"family":"Biswas","given":"Bijit"},{"family":"Biswas","given":"Mohammad Shahangir"},{"family":"Biswas","given":"Monirujjaman"},{"family":"Biswas","given":"Raaj Kishore"},{"family":"Bizzozero-Peroni","given":"Bruno"},{"family":"Bjørge","given":"Tone"},{"family":"Bodhare","given":"Trupti"},{"family":"Bodunrin","given":"Aadam Olalekan"},{"family":"Bogale","given":"Sitotaw Kerie"},{"family":"Bohn","given":"Lucimere"},{"family":"Bolarinwa","given":"Obasanjo Afolabi"},{"family":"Boloor","given":"Archith"},{"family":"Hashemi","given":"Milad Bonakdar"},{"family":"Bonakdarhashemi","given":"Moein"},{"family":"Basara","given":"Berrak Bora"},{"family":"Borhany","given":"Hamed"},{"family":"Borran","given":"Mina"},{"family":"Bosoka","given":"Samuel Adolf"},{"family":"Carvajal","given":"Alejandro Botero"},{"family":"Boyko","given":"Edward J."},{"family":"Bozic","given":"Marija M."},{"family":"Braithwaite","given":"Dejana"},{"family":"Brant","given":"Luisa C."},{"family":"Brauer","given":"Michael"},{"family":"Breitner","given":"Susanne"},{"family":"Brenner","given":"Hermann"},{"family":"Bressem","given":"Keno K."},{"family":"Britton","given":"Gabrielle"},{"family":"Bugiardini","given":"Raffaele"},{"family":"Bui","given":"Linh Phuong"},{"family":"Bulamu","given":"Norma B."},{"family":"Bulto","given":"Lemma N."},{"family":"Burhan","given":"Asmat"},{"family":"Burley","given":"Claire V."},{"family":"Burns","given":"Richard A."},{"family":"Busch","given":"Felix"},{"family":"Bustanji","given":"Yasser"},{"family":"Butt","given":"Nadeem Shafique"},{"family":"Butt","given":"Zahid A."},{"family":"J","given":"Sanjay C."},{"family":"Cabral","given":"Lucas Scotta"},{"family":"Cairns","given":"Rose"},{"family":"Barsbay","given":"Mehtap Çakmak"},{"family":"Calina","given":"Daniela"},{"family":"Cámera","given":"Luis Alberto"},{"family":"Campos","given":"Luciana Aparecida"},{"family":"Campos-Nonato","given":"Ismael"},{"family":"Canales","given":"Robert A."},{"family":"Cao","given":"Si"},{"family":"Capodici","given":"Angelo"},{"family":"Caravaca-Morera","given":"Jaime Alonso"},{"family":"Cárdenas","given":"Rosario"},{"family":"Carletti","given":"Claudia"},{"family":"Carreras","given":"Giulia"},{"family":"Carugno","given":"Andrea"},{"family":"Carvalho","given":"Felix"},{"family":"Carvalho","given":"Márcia"},{"family":"Carvalho-e-Silva","given":"Ana Paula"},{"family":"Castaldelli-Maia","given":"Joao Mauricio"},{"family":"Catapano","given":"Alberico L."},{"family":"Cattaruzza","given":"Maria Sofia"},{"family":"Cegolon","given":"Luca"},{"family":"Cembranel","given":"Francieli"},{"family":"Cenderadewi","given":"Muthia"},{"family":"Cenko","given":"Edina"},{"family":"Cerin","given":"Ester"},{"family":"Cerovac","given":"Anis"},{"family":"Cerrai","given":"Sonia"},{"family":"Chadwick","given":"Joshua"},{"family":"Shivamadhu","given":"Madhu Chakkere"},{"family":"Chakraborty","given":"Aditya"},{"family":"Chakraborty","given":"Chiranjib"},{"family":"Chakraborty","given":"Sandip"},{"family":"Kai Chan","given":"Jeffrey Shi"},{"family":"Chandika","given":"Rama Mohan"},{"family":"Chandradasa","given":"Miyuru"},{"family":"Chandramouli Bellur","given":"Vinay"},{"family":"Chandrasekar","given":"Eeshwar K."},{"family":"Chang","given":"Qinghua"},{"family":"Charan","given":"Jaykaran"},{"family":"Chattu","given":"Vijay Kumar"},{"family":"Chaudhary","given":"Anis Ahmad"},{"family":"Chaudhuri","given":"Sirshendu"},{"family":"Chavoshi","given":"Mohammadreza"},{"family":"Chen","given":"An-Tian"},{"family":"Chen","given":"Guangjin"},{"family":"Chen","given":"Haiyan"},{"family":"Chen","given":"Hana"},{"family":"Chen","given":"Haowei"},{"family":"Chen","given":"Meng Xuan"},{"family":"Chen","given":"Simiao"},{"family":"Chen","given":"Xiang"},{"family":"Cheung","given":"Ka Ching"},{"family":"Chew","given":"Derek S."},{"family":"Chew","given":"Nicholas WS."},{"family":"Chhabra","given":"Ravindresh"},{"family":"Chi","given":"Gerald"},{"family":"Chichagi","given":"Fatemeh"},{"family":"Chimoriya","given":"Ritesh"},{"family":"Ching","given":"Patrick R."},{"family":"Chiriacò","given":"Martina"},{"family":"Chirinos-Caceres","given":"Jesus Lorenzo"},{"family":"Chitheer","given":"Abdulaal"},{"family":"Jemma Cho","given":"So Mi"},{"family":"Cho","given":"William C. S."},{"family":"Chong","given":"Bryan"},{"family":"Chong","given":"Yuen Yu"},{"family":"Chopra","given":"Hitesh"},{"family":"Chopra","given":"Shivani"},{"family":"Chou","given":"Hou In"},{"family":"Choudhari","given":"Sonali Gajanan"},{"family":"Chowdhury","given":"Enayet Karim"},{"family":"Chowdhury","given":"Rajiv"},{"family":"Chowdhury","given":"Sreshtha"},{"family":"Christensen","given":"Hanne"},{"family":"Christopher","given":"Devasahayam J."},{"family":"Chu","given":"Dinh-Toi"},{"family":"Chukwu","given":"Isaac Sunday"},{"family":"Chung","given":"Sheng-Chia"},{"family":"Chung","given":"Sunghyun"},{"family":"Cioffi","given":"Iolanda"},{"family":"Cohen","given":"Aaron J."},{"family":"Columbus","given":"Alyssa"},{"family":"Conde","given":"Joao"},{"family":"Congly","given":"Stephen E."},{"family":"Conrad","given":"Nathalie"},{"family":"Conti","given":"Sara"},{"family":"Cortesi","given":"Paolo Angelo"},{"family":"Cosma","given":"Claudia"},{"family":"Costa","given":"Vera Marisa"},{"family":"Criqui","given":"Michael H."},{"family":"Cruz-Martins","given":"Natalia"},{"family":"Silva","given":"Alanna Gomes","non-dropping-particle":"da"},{"family":"Dababo","given":"Nour"},{"family":"Dabbagh","given":"Ali"},{"family":"Dabo","given":"Bashir"},{"family":"Dadras","given":"Omid"},{"family":"Dai","given":"Xiaochen"},{"family":"Dai","given":"Zhaoli"},{"family":"Dalakoti","given":"Mayank"},{"family":"Moura Damasceno","given":"Albertino Antonio"},{"family":"D'Amico","given":"Emanuele"},{"family":"Danaei","given":"Bardia"},{"family":"Dandona","given":"Lalit"},{"family":"Dandona","given":"Rakhi"},{"family":"Dang","given":"Anh Kim"},{"family":"D'Anna","given":"Lucio"},{"family":"Danpanichkul","given":"Pojsakorn"},{"family":"Danso","given":"Samuel E."},{"family":"Darcho","given":"Samuel Demissie"},{"family":"Darouei","given":"Bahar"},{"family":"Cheshmeh Soltani","given":"Reza Darvishi"},{"family":"Das","given":"Saswati"},{"family":"Dashtkoohi","given":"Mohadese"},{"family":"Davletov","given":"Dimash"},{"family":"Davletov","given":"Kairat"},{"family":"Dayasiri","given":"Kavinda"},{"family":"De la Hoz","given":"Fernando Pio"},{"family":"Deb","given":"Novonil"},{"family":"Dehadrai","given":"Aniket"},{"family":"Del Bo'","given":"Cristian"},{"family":"Del Riccio","given":"Marco"},{"family":"Delsoz","given":"Mohammad"},{"family":"Demeke","given":"Dessalegn"},{"family":"Deng","given":"Ke"},{"family":"Denova-Gutiérrez","given":"Edgar"},{"family":"Molla","given":"Meseret Derbew"},{"family":"Dergaa","given":"Ismail"},{"family":"Derseh","given":"Hunegnaw Almaw"},{"family":"Dervišević","given":"Emina"},{"family":"Desai","given":"Hardik Dineshbhai"},{"family":"Desai","given":"Rupak"},{"family":"Desta","given":"Abraham Aregay"},{"family":"Deuba","given":"Keshab"},{"family":"Devarakonda","given":"Pradeep Kumar"},{"family":"Devegowda","given":"Devananda"},{"family":"Rahman Dewan","given":"Syed Masudur"},{"family":"Dhali","given":"Arkadeep"},{"family":"Dhama","given":"Kuldeep"},{"family":"Rajinder K K Dhamija","given":"Prof"},{"family":"Dhimal","given":"Meghnath"},{"family":"Dhungel","given":"Bibha"},{"family":"Bella","given":"Stefano Di"},{"family":"Pumpo","given":"Marcello Di"},{"family":"Silva","given":"Diana Dias","non-dropping-particle":"da"},{"family":"Diaz","given":"Luis Antonio"},{"family":"Dima","given":"Adriana"},{"family":"Ding","given":"Xueting"},{"family":"Do","given":"Huyen"},{"family":"Phuong Do","given":"Thao Huynh"},{"family":"Luiz do Amaral do Amaral Júnior","given":"Orlando Luiz"},{"family":"Doegah","given":"Phidelia Theresa"},{"family":"Dohare","given":"Sushil"},{"family":"Dokova","given":"Klara Georgieva"},{"family":"Dondi","given":"Francesco"},{"family":"D'Oria","given":"Mario"},{"family":"Dorostkar","given":"Fariba"},{"family":"Santos","given":"Wendel Mombaque","non-dropping-particle":"dos"},{"family":"Doshi","given":"Ojas Prakashbhai"},{"family":"Dowou","given":"Robert Kokou"},{"family":"Dresse","given":"Menayit Tamrat"},{"family":"Dsouza","given":"Viola Savy"},{"family":"Du","given":"Mi"},{"family":"Dube","given":"John"},{"family":"Dumbili","given":"Emeka W."},{"family":"Duncan","given":"Bruce B."},{"family":"Dunne","given":"Jennifer"},{"family":"Duraes","given":"Andre Rodrigues"},{"family":"Durojaiye","given":"Oyewole Christopher"},{"family":"Dutta","given":"Siddhartha"},{"family":"Dutta","given":"Sulagna"},{"family":"E’mar","given":"Abdel Rahman"},{"family":"Ebohon","given":"Osamudiamen"},{"family":"Mahmoud Ebraheim","given":"Lamiaa Labieb"},{"family":"Ebrahimi","given":"Alireza"},{"family":"Ebrahimi","given":"Mohammad Hossein"},{"family":"Ebrahimi","given":"Rasoul"},{"family":"Ebrahimi","given":"Sara"},{"family":"Edinur","given":"Hisham Atan"},{"family":"Efendi","given":"Ferry"},{"family":"Eftekhari","given":"Behrad"},{"family":"Eghbali","given":"Foolad"},{"family":"Eghdami","given":"Shayan"},{"family":"Sedeh","given":"Ashkan Eighaei"},{"family":"Eini","given":"Ebrahim"},{"family":"Ekholuenetale","given":"Michael"},{"family":"Ekundayo","given":"Temitope Cyrus"},{"family":"El Arab","given":"Rabie Adel"},{"family":"Wahab El Morsi","given":"Doaa Abdel"},{"family":"Sayed Zaki","given":"Maysaa El"},{"family":"Eladl","given":"Mohamed Ahmed"},{"family":"Mustafa Elagali","given":"Ahmed Elabbas"},{"family":"Elalfy","given":"Aya"},{"family":"El-Ashker","given":"Said"},{"family":"El-Dahiyat","given":"Faris"},{"family":"Elgendy","given":"Islam Y."},{"family":"Elhadi","given":"Muhammed"},{"family":"El-Huneidi","given":"Waseem"},{"family":"Elkannishy","given":"Sherif"},{"family":"Elmonem","given":"Mohamed A."},{"family":"Elmoselhi","given":"Adel B."},{"family":"Elnaem","given":"Mohamed Hassan"},{"family":"Elsohaby","given":"Ibrahim"},{"family":"Eltahir","given":"Mohd Elmagzoub"},{"family":"Zeydi","given":"Amir Emami"},{"family":"Emeto","given":"Theophilus I."},{"family":"Emran","given":"Talha Bin"},{"family":"Eshraghi","given":"Reza"},{"family":"Eskandari","given":"Khalil"},{"family":"Eskandarieh","given":"Sharareh"},{"family":"Eyawo","given":"Oghenowede"},{"family":"Fabin","given":"Natalia"},{"family":"Fadavian","given":"Heidar"},{"family":"Fagbamigbe","given":"Adeniyi Francis"},{"family":"Fahim","given":"Ayesha"},{"family":"Fahimi","given":"Saman"},{"family":"Fahira","given":"Aamir"},{"family":"Faiz","given":"Razana"},{"family":"Fakhradiyev","given":"Ildar Ravisovich"},{"family":"Falzone","given":"Luca"},{"family":"Fan","given":"Qiping"},{"family":"Farahani","given":"Alireza"},{"family":"Farahmand","given":"Mohammad"},{"family":"Faraji","given":"Seyed Nooreddin"},{"family":"Faramarzpour","given":"Mahsa"},{"family":"Aquino Faraon","given":"Emerito Jose"},{"family":"Fareed","given":"Mohammad"},{"family":"Farina","given":"Jacopo"},{"family":"Mahmoud Faris","given":"MoezAlIslam Ezzat"},{"family":"Faro","given":"Andre"},{"family":"Yousaf Farooq","given":"Syed Muhammad"},{"family":"Farooqui","given":"Maryam"},{"family":"Farrokhpour","given":"Hossein"},{"family":"Farshad","given":"Fatemeh"},{"family":"Farsi","given":"Farima"},{"family":"Fatima","given":"Zareen"},{"family":"Fazeli","given":"Pooria"},{"family":"Feili","given":"Afrooz"},{"family":"Feizkhah","given":"Alireza"},{"family":"Fekadu","given":"Ginenus"},{"family":"Feng","given":"Xiaoqi"},{"family":"Fereshtehnejad","given":"Seyed-Mohammad"},{"family":"Fernandez-Jimenez","given":"Rodrigo"},{"family":"Feroze","given":"Abdullah H."},{"family":"Ferrara","given":"Pietro"},{"family":"Ferreira","given":"Nuno"},{"family":"Feter","given":"Natan"},{"family":"Feyisa","given":"Bikila Regassa"},{"family":"Fiorilla","given":"Claudio"},{"family":"Fischer","given":"Florian"},{"family":"Fleszar","given":"Laura"},{"family":"Flor","given":"Luisa S."},{"family":"Fogacci","given":"Federica"},{"family":"Foigt","given":"Nataliya A."},{"family":"Fonzo","given":"Marco"},{"family":"Fornari","given":"Arianna"},{"family":"Fornari","given":"Carla"},{"family":"Forray","given":"Alina Ioana"},{"family":"Fortuna","given":"Daniela"},{"family":"Foschi","given":"Matteo"},{"family":"Fotouhi","given":"Maryam"},{"family":"Francis-Oliviero","given":"Florence"},{"family":"Fukumoto","given":"Takeshi"},{"family":"Fux","given":"Blima"},{"family":"Gaal","given":"Peter Andras"},{"family":"Gadeka","given":"Dominic Dormenyo"},{"family":"Gafane-Matemane","given":"Lebo Francina"},{"family":"Gaidhane","given":"Abhay Motiramji"},{"family":"Gaipov","given":"Abduzhappar"},{"family":"Gajdács","given":"Márió"},{"family":"Gakidou","given":"Emmanuela"},{"family":"Galali","given":"Yaseen"},{"family":"Gallus","given":"Silvano"},{"family":"Ganesan","given":"Balasankar"},{"family":"Gangachannaiah","given":"Shivaprakash"},{"family":"Gao","given":"Xiang"},{"family":"Garcia","given":"Fernando Barroga"},{"family":"Garcia-Azorin","given":"David"},{"family":"Garg","given":"Ravindra Kumar"},{"family":"Garg","given":"Vinod Kumar"},{"family":"Garlasco","given":"Jacopo"},{"family":"Gasevic","given":"Danijela"},{"family":"Gautam","given":"Prem"},{"family":"Gautam","given":"Rupesh K."},{"family":"Ge","given":"Hong-Han"},{"family":"Gebre","given":"Feven Sahle"},{"family":"Gebregergis","given":"Miglas Welay"},{"family":"Digssie Gebremariam","given":"Alemayehu Digssie"},{"family":"Gebremedhin","given":"Amanuel Tesfay"},{"family":"Gebremichael","given":"Bereket"},{"family":"Gelaw","given":"Asmare Yitayeh"},{"family":"Geleta","given":"Leta Adugna"},{"family":"Matin","given":"Ali Gerami"},{"family":"Geremew","given":"Gebremariam Wulie"},{"family":"Getahun","given":"Genanew K."},{"family":"Gete","given":"Kalab Yigermal"},{"family":"Ghadimi","given":"Delaram J."},{"family":"Ghadirian","given":"Fataneh"},{"family":"Ghaffari","given":"Kazem"},{"family":"Jolfayi","given":"Amir Ghaffari"},{"family":"Ghahramani","given":"Sulmaz"},{"family":"Ghajar","given":"Alireza"},{"family":"Ghamkhar","given":"Arin"},{"family":"Gheshlagh","given":"Reza Ghanei"},{"family":"Assl","given":"Shakiba Ghasemi"},{"family":"Seproo","given":"Faeze Ghasemi"},{"family":"Ghazy","given":"Ramy Mohamed"},{"family":"Gheno","given":"Gloria"},{"family":"Ghimire","given":"Sailaja"},{"family":"Ghith","given":"Nermin"},{"family":"Ghorbani","given":"Zeinab"},{"family":"Gil","given":"Artyom Urievich"},{"family":"Gilani","given":"Syed Abdullah"},{"family":"Gilani","given":"Syed Amir"},{"family":"Gilbertson","given":"Nora M."},{"family":"Gill","given":"Tiffany K."},{"family":"Gillum","given":"Richard F."},{"family":"Girmay","given":"Alem Abera"},{"family":"Girombelli","given":"Alessandro"},{"family":"Glasstetter","given":"Logan M."},{"family":"Glushkova","given":"Ekaterina Vladimirovna"},{"family":"Gnedovskaya","given":"Elena V."},{"family":"Göbölös","given":"Laszlo"},{"family":"Goel","given":"Amit"},{"family":"Goh","given":"Lay Hoon"},{"family":"Gohari","given":"Kimiya"},{"family":"Gohil","given":"Megha Nishith"},{"family":"Goldust","given":"Mohamad"},{"family":"Goleij","given":"Pouya"},{"family":"Golinelli","given":"Davide"},{"family":"Golkar","given":"Mohsen"},{"family":"Gomes-Neto","given":"Mansueto"},{"family":"Goodarzian","given":"MReza"},{"family":"Goshu","given":"Abel Tibebu"},{"family":"Goulart","given":"Alessandra C."},{"family":"Gregorio","given":"Ernesto Ramos"},{"family":"Grivna","given":"Michal"},{"family":"Grover","given":"Ashna"},{"family":"Guadie","given":"Habtamu Alganeh"},{"family":"Guan","given":"Shi-Yang"},{"family":"Guan","given":"Zhongyang"},{"family":"Guarducci","given":"Giovanni"},{"family":"Mohialdeen Gubari","given":"Mohammed Ibrahim"},{"family":"Guha","given":"Avirup"},{"family":"Guicciardi","given":"Stefano"},{"family":"Gulati","given":"Sheffali"},{"family":"Gulati","given":"Snigdha"},{"family":"Gunawardane","given":"Damitha Asanga"},{"family":"Gunturu","given":"Sasidhar"},{"family":"Guo","given":"Qianyu"},{"family":"Guo","given":"Xingzhi"},{"family":"Guo","given":"Zheng"},{"family":"Guo","given":"Zhifeng"},{"family":"Gupta","given":"Anish Kumar"},{"family":"Gupta","given":"Bhawna"},{"family":"Gupta","given":"Himanshu"},{"family":"Gupta","given":"Lalit"},{"family":"Gupta","given":"Rahul"},{"family":"Gupta","given":"Rajeev"},{"family":"Gupta","given":"Sapna"},{"family":"Gupta","given":"Vivek Kumar"},{"family":"Gutiérrez-Murillo","given":"Roberth Steven"},{"family":"Guzman-Esquivel","given":"Jose"},{"family":"Habibzadeh","given":"Adrina"},{"family":"Habibzadeh","given":"Farrokh"},{"family":"Tesfaye Habteyes","given":"Abrham Tesfaye"},{"family":"Habteyohannes","given":"Awoke Derbie"},{"family":"Hadei","given":"Mostafa"},{"family":"Hadi","given":"Najah R."},{"family":"Hadian","given":"Zahra"},{"family":"Haghdoost","given":"Faraidoon"},{"family":"Haghmorad","given":"Dariush"},{"family":"Haghtalab","given":"Arian"},{"family":"Haile","given":"Demewoz"},{"family":"Hailu","given":"Haimanot Ewnetu"},{"family":"Haj-Mirzaian","given":"Arvin"},{"family":"Halder","given":"Pritam"},{"family":"Halim","given":"Sobia Ahsan"},{"family":"Halwani","given":"Rabih"},{"family":"Hamad","given":"Islam M."},{"family":"Hamdy","given":"Nadia M."},{"family":"Hamidi","given":"Samer"},{"family":"Hamilton","given":"Erin B."},{"family":"Hammoud","given":"Ahmad"},{"family":"Hamza","given":"Mohammad"},{"family":"Hamza","given":"Umar Sabiu"},{"family":"Hanif","given":"Asif"},{"family":"Hanifi","given":"Nasrin"},{"family":"Hankey","given":"Graeme J."},{"family":"Hanna","given":"Fahad"},{"family":"Haque","given":"Moon Moon"},{"family":"Haque","given":"Obaid I."},{"family":"Hareru","given":"Habtamu Endashaw"},{"family":"Haro","given":"Josep Maria"},{"family":"Marah Has","given":"Eka Mishbahatul"},{"family":"Hasaballah","given":"Ahmed I."},{"family":"Hasan","given":"Faizul"},{"family":"Hasan","given":"Md Kamrul"},{"family":"Hasani","given":"Hamidreza"},{"family":"Hasanpour- Dehkordi","given":"Ali"},{"family":"Hashemian","given":"Maryam"},{"family":"Hashempour","given":"Zahra"},{"family":"Hashempur","given":"Mohammad Hashem"},{"family":"Hashim","given":"Nada Tawfig"},{"family":"Saquib Hasnain","given":"Md"},{"family":"Hassan","given":"Amr"},{"family":"Hassan","given":"Ikrama Ibrahim"},{"family":"Hassan","given":"Md Imtaiyaz"},{"family":"Hassan","given":"Muhammad"},{"family":"Hassan","given":"Shoaib"},{"family":"Hassan Wada","given":"Yusuf Wada"},{"family":"Hassan Zadeh Tabatabaei","given":"Mahgol Sadat"},{"family":"Hassankhani","given":"Hadi"},{"family":"Haubold","given":"Johannes"},{"family":"Havmoeller","given":"Rasmus J."},{"family":"Hawat","given":"Angie"},{"family":"Hay","given":"Simon I."},{"family":"He","given":"Guohua"},{"family":"He","given":"Jiawei"},{"family":"He","given":"Qiang"},{"family":"Hebert","given":"Jeffrey J."},{"family":"Heidari","given":"Golnaz"},{"family":"Heidari","given":"Mohammad"},{"family":"Ali Heidari Gorji","given":"Mohammad"},{"family":"Hemmati","given":"Mehdi"},{"family":"Hesami","given":"Hamed"},{"family":"Hewage","given":"Sumudu Avanthi"},{"family":"Heydari","given":"Majid"},{"family":"Heydari","given":"Mojtaba"},{"family":"Hezam","given":"Kamal"},{"family":"Hikibu","given":"Mitiku Desalegn"},{"family":"Hiraike","given":"Yuta"},{"family":"Holla","given":"Ramesh"},{"family":"Hong","given":"Young-Rock"},{"family":"Hopkins","given":"Ashley Mark"},{"family":"Hoseinzadeh","given":"Mehdi"},{"family":"Hossain","given":"Alamgir"},{"family":"Hossain","given":"Lubna"},{"family":"Hossain","given":"Md Belal"},{"family":"Hossain","given":"Md Mahbub"},{"family":"Hossain","given":"Md Sabbir"},{"family":"Hossain","given":"Mohammad Bellal"},{"family":"mohammadi","given":"negin","non-dropping-particle":"hosseini","dropping-particle":"sadat"},{"family":"Hosseinzadeh","given":"Hassan"},{"family":"Hostiuc","given":"Mihaela"},{"family":"Hostiuc","given":"Sorin"},{"family":"Hotwani","given":"Priya"},{"family":"Hoven","given":"Hanno"},{"family":"Hsairi","given":"Mohamed"},{"family":"Hu","given":"Ben"},{"family":"Hu","given":"Chengxi"},{"family":"Huang","given":"Junjie"},{"family":"Huang","given":"Yu-Song"},{"family":"Huang","given":"Zunnan"},{"family":"Hundie","given":"Tsegaye Gebreyes"},{"family":"Hushmandi","given":"Kiavash"},{"family":"Hussain","given":"Javid"},{"family":"Hussain","given":"M Azhar"},{"family":"Hussein","given":"Dursa"},{"family":"Husseiny","given":"Mohamed Ibrahim"},{"family":"Hwang","given":"Bing-Fang"},{"family":"Iavicoli","given":"Ivo"},{"family":"Ibitoye","given":"Segun Emmanuel"},{"family":"Ibrahim","given":"Khalid S."},{"family":"Ibrahim","given":"Ramzi"},{"family":"Ibrahim","given":"Umar Idris"},{"family":"Ikeda","given":"Nayu"},{"family":"Ikiroma","given":"Adalia"},{"family":"Ilesanmi","given":"Olayinka Stephen"},{"family":"Ilic","given":"Irena M."},{"family":"Ilic","given":"Milena D."},{"family":"Ilyas","given":"Muhana Fawwazy"},{"family":"Imam","given":"Mohammad Tarique"},{"family":"Immurana","given":"Mustapha"},{"family":"Imoh","given":"Lucius Chidiebere"},{"family":"Inok","given":"Arit"},{"family":"Iqhrammullah","given":"Muhammad"},{"family":"Isa","given":"Mustafa Alhaji"},{"family":"Iskandar","given":"Benni"},{"family":"Iskander","given":"Teresa R."},{"family":"Islam","given":"Md Fakrul"},{"family":"Islam","given":"Md Rabiul"},{"family":"Islam","given":"Md Sahidul"},{"family":"Islam","given":"Md Saiful"},{"family":"Islam","given":"Md Shariful"},{"family":"Islam","given":"Rakibul M."},{"family":"Ismail","given":"Faisal"},{"family":"Ismail","given":"Nahlah Elkudssiah"},{"family":"Ismoldayev","given":"Yerlan"},{"family":"Iso","given":"Hiroyasu"},{"family":"Isola","given":"Gaetano"},{"family":"Issa","given":"Ramzy"},{"family":"Ituka","given":"Mosimah Charles"},{"family":"Iwagami","given":"Masao"},{"family":"Iyasu","given":"Assefa N."},{"family":"Jaafari","given":"Jalil"},{"family":"Jacob","given":"Louis"},{"family":"Jafari-Khounigh","given":"Ali"},{"family":"Jaffar","given":"Shabbar"},{"family":"Jaganathan","given":"Vennila"},{"family":"Jaganathasamy","given":"Nagaraj"},{"family":"Jahan","given":"Shafkat"},{"family":"Jahangiri","given":"Soodeh"},{"family":"Jahani","given":"Shima"},{"family":"Jahrami","given":"Haitham"},{"family":"Jain","given":"Akhil"},{"family":"Jain","given":"Ayushi"},{"family":"Jain","given":"Pragati"},{"family":"Jairoun","given":"Ammar Abdulrahman"},{"family":"Jaiswal","given":"Swati"},{"family":"Jakovljevic","given":"Mihajlo"},{"family":"Jaliliyan","given":"Ali"},{"family":"Jalloh","given":"Mohamed"},{"family":"Jamal","given":"Armaan"},{"family":"Sajid Jamal","given":"Qazi Mohammad"},{"family":"Jamali","given":"Navid"},{"family":"Jameie","given":"Melika"},{"family":"Jamshidi","given":"Masoud"},{"family":"Janardhanan","given":"Rajiv"},{"family":"Javadi","given":"Nilofer"},{"family":"Javaid","given":"Syed Sarmad"},{"family":"Javankiani","given":"Sepide"},{"family":"Javanmardi","given":"Anita"},{"family":"Jayanna","given":"Krishnamurthy"},{"family":"Jayapal","given":"Sathish Kumar"},{"family":"Jayaram","given":"Shubha"},{"family":"Duminda Jayasinghe","given":"Ruwan"},{"family":"Jayatilleke","given":"Achala Upendra"},{"family":"Jeong","given":"Seogsong"},{"family":"Jeswani","given":"Bijay Mukesh"},{"family":"Jha","given":"Anil K."},{"family":"Ji","given":"Zixiang"},{"family":"Jiang","given":"Min"},{"family":"Jin","given":"Wenyi"},{"family":"Jokar","given":"Mohammad"},{"family":"Jonas","given":"Jost B."},{"family":"Joo","given":"Tamas"},{"family":"Jor","given":"Abu"},{"family":"Jose","given":"Jobin"},{"family":"Jose","given":"Jobinse"},{"family":"Joseph","given":"Nitin"},{"family":"Joshua","given":"Charity Ehimwenma"},{"family":"Josten","given":"Kripa"},{"family":"Joukar","given":"Farahnaz"},{"family":"Jozwiak","given":"Jacek Jerzy"},{"family":"Jürisson","given":"Mikk"},{"family":"Juweid","given":"Malik E."},{"family":"Kaambwa","given":"Billingsley"},{"family":"Kabir","given":"Ali"},{"family":"Kabir","given":"Zubair"},{"family":"Kadashetti","given":"Vidya"},{"family":"Kader","given":"Avan"},{"family":"Kader","given":"Md Lutful"},{"family":"Kadir","given":"Dler Hussein"},{"family":"Kaibullayeva","given":"Jamilya"},{"family":"Kakkar","given":"Ashish Kumar"},{"family":"Kalankesh","given":"Leila R."},{"family":"Kalra","given":"Sanjay"},{"family":"Kamal","given":"Manoj"},{"family":"Kamarajah","given":"Sivesh Kathir"},{"family":"Kamath","given":"Ashwin"},{"family":"Kamel","given":"Ibrahim"},{"family":"Kamireddy","given":"Arun"},{"family":"Kamyari","given":"Naser"},{"family":"Kamyshnyi","given":"Oleksandr"},{"family":"Kan","given":"Haidong"},{"family":"Kanaan","given":"Mona"},{"family":"Kanaan","given":"Saddam Fuad"},{"family":"Kankam","given":"Samuel Berchi"},{"family":"Kazeem Kanmodi","given":"Kehinde"},{"family":"Kansal","given":"Sushil Kumar"},{"family":"Kantar","given":"Rami S."},{"family":"Kar","given":"Sujita Kumar"},{"family":"Karagiannidis","given":"Efstratios"},{"family":"Karakasis","given":"Paschalis"},{"family":"Karami","given":"Jafar"},{"family":"Karch","given":"André"},{"family":"Kariman","given":"Arian"},{"family":"Karimi","given":"Aliasghar"},{"family":"Karimtabar","given":"Hajar"},{"family":"Karki","given":"Prabin"},{"family":"Karobari","given":"Mohmed Isaqali"},{"family":"Karpiński","given":"Tomasz M."},{"family":"Kasa","given":"Ayele Semachew"},{"family":"Kasozi","given":"Derrick"},{"family":"Kasraei","given":"Hengameh"},{"family":"Kassa","given":"Tigabu Hailu"},{"family":"Kassar","given":"Ahmad M."},{"family":"Kassebaum","given":"Nicholas J."},{"family":"Kattea","given":"Mohammad Obadah"},{"family":"Kazemian","given":"Sina"},{"family":"Kedir","given":"Shemsu"},{"family":"Keivanlou","given":"Mohammad-Hossein"},{"family":"Kelly","given":"Jaimon Terence"},{"family":"Kempegowda","given":"Swetha N."},{"family":"Keshwani","given":"Ariz"},{"family":"Kesse-Guyot","given":"Emmanuelle"},{"family":"Keykhaei","given":"Mohammad"},{"family":"Khadembashiri","given":"Mohamad Mehdi"},{"family":"Khadembashiri","given":"Mohammad Amin"},{"family":"Khademi","given":"Reza"},{"family":"Khader","given":"Yousef Saleh"},{"family":"Khaing","given":"Inn Kynn"},{"family":"Khajuria","given":"Himanshu"},{"family":"Khaksar","given":"Mohammad Ali"},{"family":"Khalid","given":"Nauman"},{"family":"Khalil","given":"Anees Ahmed"},{"family":"Khalili","given":"Pantea"},{"family":"khalis","given":"Mohamed"},{"family":"Khan","given":"Ajmal"},{"family":"Khan","given":"Asaduzzaman"},{"family":"Khan","given":"Faiz Ullah"},{"family":"Khan","given":"Fayaz"},{"family":"Khan","given":"Iman Waheed"},{"family":"Khan","given":"Maseer"},{"family":"Saeed Khan","given":"Md Abdullah"},{"family":"Khan","given":"Moien AB."},{"family":"Khan","given":"Muhammad Hamza"},{"family":"Khan","given":"Muhammad Mueed"},{"family":"Khan","given":"Muhammad Umer"},{"family":"Khan","given":"Salman Ali"},{"family":"Khan","given":"Serab"},{"family":"Khan","given":"Sumaiya Khan"},{"family":"Khan","given":"Ubaid"},{"family":"Khan","given":"Yusuf Saleem"},{"family":"Khanal","given":"Vishnu"},{"family":"Khashim","given":"Zenith"},{"family":"Khatab","given":"Prof Khaled"},{"family":"Khatatbeh","given":"Moawiah Mohammad"},{"family":"Khatib","given":"Mahalaqua Nazli"},{"family":"Khayat Kashani","given":"Hamid Reza"},{"family":"Khazaei","given":"Afshin"},{"family":"Kheirallah","given":"Khalid A."},{"family":"Zarandi","given":"Peyman Kheirandish"},{"family":"Kheradmand","given":"Daniel"},{"family":"Khidri","given":"Feriha Fatima"},{"family":"Khokhar","given":"Manoj"},{"family":"Khokhar","given":"Sunil Kumar"},{"family":"Khoshrou","given":"Alireza"},{"family":"Khoshvaght","given":"Parisa"},{"family":"Khosla","given":"Atulya Aman"},{"family":"Khosravi","given":"Ahmad"},{"family":"Khosravi","given":"Majid"},{"family":"Khosravi","given":"Sepehr"},{"family":"Khosrowjerdi","given":"Mahmood"},{"family":"Khuman","given":"P Ratan"},{"family":"Kifle","given":"Zemene Demelash"},{"family":"Kim","given":"Jinho"},{"family":"Kim","given":"Kwanghyun"},{"family":"Kim","given":"Sungroul"},{"family":"Kim","given":"Yun Jin"},{"family":"Kimokoti","given":"Ruth W."},{"family":"Kinfu","given":"Yohannes"},{"family":"Kisa","given":"Adnan"},{"family":"Kisa","given":"Sezer"},{"family":"Kivimäki","given":"Mika"},{"family":"Km","given":"Shivakumar"},{"family":"Kobyliak","given":"Nazarii"},{"family":"Kogi","given":"Robert"},{"family":"Kohansal","given":"Erfan"},{"family":"Kokkorakis","given":"Michail"},{"family":"Kolahi","given":"Ali-Asghar"},{"family":"Kolte","given":"Dhaval"},{"family":"Kompani","given":"Farzad"},{"family":"Koohestani","given":"Hamid Reza"},{"family":"Koren","given":"Gerbrand"},{"family":"Kormoker","given":"Tapos"},{"family":"Korshunov","given":"Vladimir Andreevich"},{"family":"Korzh","given":"Oleksii"},{"family":"Koscik","given":"Michal"},{"family":"Kostev","given":"Karel"},{"family":"Kothari","given":"Nikhil"},{"family":"Kothari","given":"Yash Lalit"},{"family":"Kotnis","given":"Ashwin Laxmikant"},{"family":"Koul","given":"Parvaiz A."},{"family":"Koulmane Laxminarayana","given":"Sindhura Lakshmi"},{"family":"Kretchy","given":"James-Paul"},{"family":"Krishan","given":"Kewal"},{"family":"Krishna","given":"Varun"},{"family":"Król","given":"Zbigniew J."},{"family":"Kua","given":"Chong-Han"},{"family":"Hassan Kuchay","given":"Raja Amir"},{"family":"Bicer","given":"Burcu Kucuk"},{"family":"Kuddus","given":"Mohammed"},{"family":"Kukreti","given":"Shikha"},{"family":"Kulimbet","given":"Mukhtar"},{"family":"Kulkarni","given":"Vishnutheertha"},{"family":"Kumar","given":"Ashish"},{"family":"Kumar","given":"Dewesh"},{"family":"Kumar","given":"G Anil"},{"family":"Kumar","given":"Kamal"},{"family":"Kumar","given":"Manasi"},{"family":"Kumar","given":"Mukesh"},{"family":"Kumar","given":"Narendar"},{"family":"Kumar","given":"Nithin"},{"family":"Kumar","given":"Rakesh"},{"family":"Kumar","given":"Tushar"},{"family":"Kumar","given":"Vijay"},{"family":"Kundu","given":"Amartya"},{"family":"Kunutsor","given":"Setor K."},{"family":"Kurmi","given":"Om P."},{"family":"Kurniasari","given":"Maria Dyah"},{"family":"Kusnali","given":"Asep"},{"family":"Yeni Kustanti","given":"Christina Yeni"},{"family":"Kusuma","given":"Dian"},{"family":"Kuttybayev","given":"Assylkhan"},{"family":"Patrick Kwong","given":"Wai Hang"},{"family":"Kytö","given":"Ville"},{"family":"C","given":"Pallavi L."},{"family":"Vecchia","given":"Carlo La"},{"family":"Lahariya","given":"Chandrakant"},{"family":"Ching Lai","given":"Daphne Teck"},{"family":"Lakanova","given":"Balzhan"},{"family":"Lallukka","given":"Tea"},{"family":"Lám","given":"Judit"},{"family":"Lanfranchi","given":"Francesco"},{"family":"Lasrado","given":"Savita"},{"family":"Latif","given":"Areeba"},{"family":"Lee Lau","given":"Kenney Ki"},{"family":"Lawal","given":"Basira Kankia"},{"family":"Lawan","given":"Aliyu"},{"family":"Thanh Le","given":"Huyen Thi"},{"family":"Thu Le","given":"Thao Thi"},{"family":"Le","given":"Thoa"},{"family":"Thanh Le","given":"Trang Diep"},{"family":"Bich Le","given":"Trang Thi"},{"family":"Leasher","given":"Janet L."},{"family":"Lee","given":"Ivan"},{"family":"Lee","given":"Paul H."},{"family":"Lee","given":"Seung Won"},{"family":"Lee","given":"Wei-Chen"},{"family":"Leivaditis","given":"Vasileios"},{"family":"Leonardi","given":"Matilde"},{"family":"Leong","given":"Elvynna"},{"family":"Letafatkar","given":"Negin"},{"family":"Li","given":"An"},{"family":"Li","given":"Daisong"},{"family":"Li","given":"Jiaying"},{"family":"Li","given":"Jie"},{"family":"Li","given":"Ming-Chieh"},{"family":"Li","given":"Wei"},{"family":"Li","given":"Weilong"},{"family":"Li","given":"Wenjie"},{"family":"Li","given":"Yichong"},{"family":"Li","given":"Zhaolong Adrian"},{"family":"Li","given":"Zhihui"},{"family":"Lim","given":"Lee-Ling"},{"family":"Lim","given":"Stephen S."},{"family":"Lin","given":"Jialing"},{"family":"Lin","given":"Queran"},{"family":"Lin","given":"Ro-Ting"},{"family":"Lindholm","given":"Daniel"},{"family":"Liu","given":"Gang"},{"family":"Liu","given":"Haipeng"},{"family":"Liu","given":"Xiaofeng"},{"family":"Liu","given":"Xuefeng"},{"family":"Liu","given":"Zhe"},{"family":"Llanaj","given":"Erand"},{"family":"Lohner","given":"Valerie"},{"family":"Lonimath","given":"Ashwini"},{"family":"López-Gil","given":"José Francisco"},{"family":"Lopukhov","given":"Platon D."},{"family":"Lorenzovici","given":"László"},{"family":"Lorkowski","given":"Stefan"},{"family":"Lotufo","given":"Paulo A."},{"family":"Lourembam","given":"Surbala Devi"},{"family":"Lucchetti","given":"Giancarlo"},{"family":"Lugo","given":"Alessandra"},{"family":"Luo","given":"Peng"},{"family":"Lutambi","given":"Angelina M."},{"family":"Lv","given":"Hengliang"},{"family":"Lv","given":"Lei"},{"family":"Lwin","given":"Kaung Suu"},{"family":"Lytras","given":"Dimitrios"},{"family":"Lytras","given":"Miltiadis D."},{"family":"Lytvyak","given":"Ellina"},{"family":"Ma","given":"Kevin Sheng-Kai"},{"family":"Ma","given":"Zheng Feei"},{"family":"Mabrok","given":"Mahmoud"},{"family":"Machoy","given":"Monika"},{"family":"Madadi","given":"Firoozeh"},{"family":"Madinezad","given":"Seyed Ataollah"},{"family":"Madureira-Carvalho","given":"Aurea Marilia"},{"family":"Maffia","given":"Pasquale"},{"family":"Magaña Gómez","given":"Javier A."},{"family":"Maghazachi","given":"Azzam A."},{"family":"Mahalingam","given":"Sasikumar"},{"family":"Mahalleh","given":"Mehrdad"},{"family":"Mahalwar","given":"Gauranga"},{"family":"Mahamed","given":"Abdulahi Abdiwali"},{"family":"Mahamed","given":"Samatar Abshir"},{"family":"Mahasha","given":"Phetole Walter"},{"family":"Mahjoob","given":"Monireh"},{"family":"Mahmood","given":"Nozad Hussein"},{"family":"Mahmoudi","given":"Elham"},{"family":"Mahmoudi","given":"Farhad"},{"family":"Maiti","given":"Rituparna"},{"family":"Majmundar","given":"Vidit D."},{"family":"Malagón-Rojas","given":"Jeadran N."},{"family":"Rad","given":"Elaheh Malakan"},{"family":"Malekzadeh","given":"Reza"},{"family":"Singh Malhotra","given":"Hardeep"},{"family":"Malik","given":"Ahmad Azam"},{"family":"Ahmed Malik","given":"Muhammad Sajeel"},{"family":"Malik","given":"Shahid"},{"family":"Malik","given":"Tabarak"},{"family":"Malta","given":"Deborah Carvalho"},{"family":"Mangdow","given":"Mustapha"},{"family":"Manirambona","given":"Emery"},{"family":"Manjani","given":"Lokesh"},{"family":"Manla","given":"Yosef"},{"family":"Mannan","given":"Fahmida"},{"family":"Mannethodi","given":"Kamaruddeen"},{"family":"Mansoor","given":"Farheen"},{"family":"Mansouri","given":"Vahid"},{"family":"Mansourian","given":"Marjan"},{"family":"Mansournia","given":"Mohammad Ali"},{"family":"Manu","given":"Emmanuel"},{"family":"Maqsood","given":"Sajid"},{"family":"Marasini","given":"Bishnu P."},{"family":"Marateb","given":"Hamid Reza"},{"family":"Marino","given":"Mirko"},{"family":"Marks-Hultström","given":"Michael"},{"family":"Marques","given":"Adilson"},{"family":"Martinez-Piedra","given":"Ramon"},{"family":"Martins-Melo","given":"Francisco Rogerlândio"},{"family":"Martorell","given":"Miquel"},{"family":"März","given":"Winfried"},{"family":"Rillera Marzo","given":"Roy"},{"family":"Marzouk","given":"Sammer"},{"family":"Masi","given":"Stefano"},{"family":"Masoudi","given":"Alireza"},{"family":"Masrouri","given":"Soroush"},{"family":"Matei","given":"Clara N."},{"family":"Mathangasinghe","given":"Yasith"},{"family":"Mathew","given":"Don"},{"family":"Mathur","given":"Medha"},{"family":"Mathur","given":"Neeta"},{"family":"Penido Matozinhos","given":"Fernanda"},{"family":"Mattiello","given":"Rita"},{"family":"Mattoo","given":"Khurshid A."},{"family":"Maude","given":"Richard James"},{"family":"Maugeri","given":"Andrea"},{"family":"Mazidi","given":"Mohsen"},{"family":"Mazzaglia","given":"Giampiero"},{"family":"McPhail","given":"Steven M."},{"family":"Medel Salas","given":"María Paz"},{"family":"Mehboob","given":"Riffat"},{"family":"Mehmood","given":"Asim"},{"family":"Mehravar","given":"Fatemeh"},{"family":"Mehrotra","given":"Ravi"},{"family":"Mehta","given":"Vini"},{"family":"Meto","given":"Tesfahun Mekene"},{"family":"Mekonnen","given":"Berhanu Abebaw"},{"family":"Mekonnen","given":"Eskedar Getie"},{"family":"Meles","given":"Hadush Negash"},{"family":"Melisa","given":"Septi"},{"family":"Memish","given":"Ziad Ahmed"},{"family":"Mendoza","given":"Walter"},{"family":"Menezes","given":"Godfred Antony"},{"family":"Menezes","given":"Ritesh G."},{"family":"Mengesha","given":"Endalkachew Worku"},{"family":"Mengistie","given":"Emiru Ayalew"},{"family":"Mentis","given":"Alexios-Fotios A"},{"family":"Mercogliano","given":"Michelangelo"},{"family":"Meretoja","given":"Atte"},{"family":"Mestrovic","given":"Tomislav"},{"family":"Kukulege Mettananda","given":"Chamila Dinushi"},{"family":"Mettananda","given":"Sachith"},{"family":"Metwally","given":"Mohamed"},{"family":"Miezah","given":"Dennis"},{"family":"Miller","given":"Ted R."},{"family":"Minervini","given":"Giuseppe"},{"family":"Ming","given":"Wai-kit"},{"family":"Mini","given":"G. K."},{"family":"Mirdamadi","given":"Arian"},{"family":"Mirdamadi","given":"Niloofar"},{"family":"Mirghafourvand","given":"Mojgan"},{"family":"Mirrakhimov","given":"Erkin M."},{"family":"Mirzaei","given":"Roya"},{"family":"Mishra","given":"Amaresh"},{"family":"Mishra","given":"Archana"},{"family":"Mishra","given":"Shivangi"},{"family":"Mishra","given":"Vinaytosh"},{"family":"Mithra","given":"Prasanna"},{"family":"Mittal","given":"Chaitanya"},{"family":"Mobayen","given":"Mohammadreza"},{"family":"Modi","given":"Natansh Deepak"},{"family":"Mogessie","given":"Yidnek"},{"family":"Mohamed","given":"Abdalla Z."},{"family":"Mohamed","given":"Ahmed Ismail"},{"family":"Mohamed","given":"Heba M."},{"family":"Mohamed","given":"Hebatalla"},{"family":"Mohamed","given":"Jama"},{"family":"Mohamed","given":"Mona Gamal"},{"family":"Mohamed","given":"Nouh Saad"},{"family":"Mohammad","given":"Ameen Mosa"},{"family":"Mohammad","given":"Taj"},{"family":"Mohammad-Alizadeh-Charandabi","given":"Sakineh"},{"family":"Mohammadi","given":"Abdolreza"},{"family":"Mohammadi","given":"Ida"},{"family":"Mohammadi","given":"Saeed"},{"family":"Mohammadi","given":"Sammy"},{"family":"Mohammadi","given":"Seyed Omid"},{"family":"Mohammadian-Hafshejani","given":"Abdollah"},{"family":"Mohammadpour","given":"Saeed"},{"family":"Mohammadzadeh","given":"Ibrahim"},{"family":"Mohammed","given":"Hussen"},{"family":"Mohammed","given":"Shafiu"},{"family":"Mohammed","given":"Yahaya"},{"family":"Mohan","given":"Syam"},{"family":"Mohsen","given":"Yazan"},{"family":"Mohsenzadeh","given":"Amin"},{"family":"Mohsin","given":"Aleenah"},{"family":"Mokdad","given":"Ali H."},{"family":"Mokhirev","given":"Alexandr"},{"family":"Vardanjani","given":"Hossein Molavi"},{"family":"Molinaro","given":"Sabrina"},{"family":"Momani","given":"Shaher"},{"family":"Momeni","given":"Hamidreza"},{"family":"Monasta","given":"Lorenzo"},{"family":"Monazzami","given":"Amirabbas"},{"family":"Moni","given":"Mohammad Ali"},{"family":"Mons","given":"Ute"},{"family":"Namin","given":"Sara Montazeri"},{"family":"Moradi","given":"Tayebeh"},{"family":"Moraga","given":"Paula"},{"family":"Morales-Juárez","given":"Linda"},{"family":"Morawska","given":"Lidia"},{"family":"Moreira","given":"Rafael Silveira"},{"family":"Morgan","given":"Anthony Kwame"},{"family":"Morovatdar","given":"Negar"},{"family":"Morsy","given":"Mahmoud M."},{"family":"Morze","given":"Jakub"},{"family":"Mossialos","given":"Prof Elias"},{"family":"Motaharinezhad","given":"Fatemeh"},{"family":"Motappa","given":"Rohith"},{"family":"Motavvef","given":"Maha"},{"family":"Motiei","given":"Mahsa"},{"family":"Mousavi","given":"Parsa"},{"family":"Khaneghah","given":"Amin Mousavi"},{"family":"Sadegh Mousavi Kiasary","given":"Seyed Mohamad"},{"family":"Mowafy","given":"Hagar"},{"family":"Mozafar","given":"Mehrdad"},{"family":"MozafaryBazargany","given":"Mohammadhossein"},{"family":"Yousefi","given":"Kimia Mozahheb"},{"family":"Mubarik","given":"Sumaira"},{"family":"Muccioli","given":"Lorenzo"},{"family":"Mueller","given":"Ulrich Otto"},{"family":"Mukherjee","given":"Sumoni"},{"family":"Mukoro","given":"George Duke"},{"family":"Mulatu","given":"Sileshi"},{"family":"Mulita","given":"Admir"},{"family":"Mulita","given":"Francesk"},{"family":"Mulu","given":"Getaneh Baye"},{"family":"Muneer","given":"Muneeb Ahmad"},{"family":"Muniyandi","given":"Malaisamy"},{"family":"Munjal","given":"Kavita"},{"family":"Munkhsaikhan","given":"Yanjinlkham"},{"family":"Munshi","given":"Anjana"},{"family":"Murillo-Zamora","given":"Efren"},{"family":"Musa","given":"Abbas"},{"family":"Musa","given":"Sani"},{"family":"Mushtaq","given":"Ali"},{"family":"Mustafa","given":"Ahmad"},{"family":"Mustafa","given":"Ghulam"},{"family":"Muthu","given":"Sathish"},{"family":"Muthupandian","given":"Saravanan"},{"family":"Muvunyi","given":"Claude Mambo"},{"family":"Muzaffar","given":"Muhammad"},{"family":"Mwita","given":"Julius C."},{"family":"Myung","given":"Woojae"},{"family":"Nafei","given":"Ayoub"},{"family":"Nagarajan","given":"Ahamarshan Jayaraman"},{"family":"Naghavi","given":"Pirouz"},{"family":"Naghshbandi","given":"Mobin"},{"family":"Naik","given":"Ganesh R."},{"family":"Naik","given":"Gurudatta"},{"family":"Naik","given":"Hiten"},{"family":"Nainu","given":"Firzan"},{"family":"Nair","given":"Sanjeev"},{"family":"Najafi","given":"Mohammad Sadeq"},{"family":"Rashid Najmuldeen","given":"Hastyar Hama"},{"family":"Nakhostin Ansari","given":"Noureddin"},{"family":"Nambi","given":"Gopal"},{"family":"Nanavaty","given":"Dhairya P."},{"family":"Nangia","given":"Vinay"},{"family":"Naqvi","given":"Atta Abbas"},{"family":"Swamy","given":"Sreenivas Narasimha"},{"family":"Nargus","given":"Shumaila"},{"family":"Nascimento","given":"Bruno Ramos"},{"family":"Nascimento","given":"Gustavo G."},{"family":"Naser","given":"Mohammad"},{"family":"Nashwan","given":"Abdulqadir J."},{"family":"Nasrollahizadeh","given":"Ali"},{"family":"Nasrollahizadeh","given":"Amir"},{"family":"Nassar","given":"Mahmoud"},{"family":"Natto","given":"Zuhair S."},{"family":"Nauman","given":"Javaid"},{"family":"Naureen","given":"Zakira"},{"family":"Kumari Navaratna","given":"Samidi Nirasha"},{"family":"Nayak","given":"Biswa Prakash"},{"family":"Ganesh Nayak","given":"Shalini Ganesh"},{"family":"Shahariar Nayon","given":"Md Fahad"},{"family":"Nchanji","given":"G Takop"},{"family":"Ndejjo","given":"Rawlance"},{"family":"Ndungu","given":"Anthony Wainaina"},{"family":"Neal","given":"Bruce"},{"family":"Nega","given":"Amanuel Tebabal"},{"family":"Negahdary","given":"Masoud"},{"family":"Negash","given":"Wubshet D."},{"family":"Negru","given":"Alina Gabriela"},{"family":"Nejjari","given":"Chakib"},{"family":"Nekouei","given":"Omid"},{"family":"Nematollahi","given":"Mohammad Hadi"},{"family":"Nepal","given":"Gaurav"},{"family":"Netsere","given":"Henok Biresaw"},{"family":"Nezameslami","given":"Ahmadreza"},{"family":"Ng","given":"Marie"},{"family":"Ngunjiri","given":"Josephine W."},{"family":"Nguyen","given":"Cuong Tat"},{"family":"Nguyen","given":"Dang"},{"family":"Hien Nguyen","given":"Hau Thi"},{"family":"Nguyen","given":"Hien Quang"},{"family":"Nhi Nguyen","given":"Kieu Viet"},{"family":"Nguyen","given":"Long"},{"family":"Nguyen","given":"The Phuong"},{"family":"Nguyen","given":"Van Thanh"},{"family":"Niazi","given":"Robina Khan"},{"family":"Nieddu","given":"Luciano"},{"family":"Nikoobar","given":"Ali"},{"family":"Nikravangolsefid","given":"Nasrin"},{"family":"Niranjan","given":"Vikram"},{"family":"Niroomand","given":"Behnaz"},{"family":"Vianney Niyonsenga","given":"Jean Marie"},{"family":"Nizam","given":"Muhammad A."},{"family":"Afia Nkrumah-Boateng","given":"Princess Afia"},{"family":"Nnaji","given":"Chukwudi A."},{"family":"Nomura","given":"Shuhei"},{"family":"Ahmed Noor","given":"Syed Toukir"},{"family":"Noormohammadpour","given":"Pardis"},{"family":"Noreen","given":"Mamoona"},{"family":"Noroozi","given":"Masoud"},{"family":"Noubiap","given":"Jean Jacques"},{"family":"Nouri","given":"Mehran"},{"family":"Nriagu","given":"Valentine C."},{"family":"Nri-Ezedi","given":"Chisom Adaobi"},{"family":"Ntsekhe","given":"Mpiko"},{"family":"Nugen","given":"Fred"},{"family":"Nuh","given":"Abdulkadir Mohamed"},{"family":"Nurchis","given":"Mario Cesare"},{"family":"Dodzi Nyadanu","given":"Sylvester Dodzi"},{"family":"Nyande","given":"Felix Kwasi"},{"family":"Oancea","given":"Bogdan"},{"family":"Odat","given":"Ramez M."},{"family":"Oddi","given":"Fabio Massimo"},{"family":"Odukoya","given":"Oluwakemi Ololade"},{"family":"Oduro","given":"Michael Safo"},{"family":"Oghenetega","given":"Onome Bright"},{"family":"Ogundeko-Olugbami","given":"Oluwafunmilayo Tosin"},{"family":"Oguta","given":"James Odhiambo"},{"family":"Oh","given":"Sarah"},{"family":"O'Hagan","given":"Edel T."},{"family":"Ojedoyin","given":"Olusegun Olatunji"},{"family":"Ojo-Akosile","given":"Tolulope R."},{"family":"Okati-Aliabad","given":"Hassan"},{"family":"Okeke","given":"Sylvester Reuben"},{"family":"Okekunle","given":"Akinkunmi Paul"},{"family":"Okesanya","given":"Olalekan John"},{"family":"Okonji","given":"Osaretin Christabel"},{"family":"Okwute","given":"Patrick Godwin"},{"family":"Olabisi","given":"Oluwaseyi Isaiah"},{"family":"Olagunju","given":"Andrew T."},{"family":"Olalusi","given":"Oladotun Victor"},{"family":"Olanrewaju","given":"Timothy Olusegun"},{"family":"Olatubi","given":"Matthew Idowu"},{"family":"Oliveira","given":"Arão Belitardo"},{"family":"Moraes Oliveira","given":"Gláucia Maria"},{"family":"Olorukooba","given":"Abdulhakeem Abayomi"},{"family":"Oludoye","given":"Oluseye Olalekan"},{"family":"Olum","given":"Ronald"},{"family":"Oluwole","given":"Oluwafemi G."},{"family":"Omage","given":"Folorunsho Bright"},{"family":"Omer","given":"Goran Latif"},{"family":"Omonisi","given":"Abidemi E."},{"family":"Ong","given":"Sok King"},{"family":"Onyeaghala","given":"Chizaram A."},{"family":"Oommen","given":"Anu Mary"},{"family":"Opitz","given":"Marcel"},{"family":"Ordak","given":"Michal"},{"family":"Orscelik","given":"Atakan"},{"family":"Ortiz","given":"Alberto"},{"family":"Ortiz-Prado","given":"Esteban"},{"family":"Osborne","given":"Augustus"},{"family":"Osman","given":"Alaa A. M."},{"family":"Osman","given":"Wael M. S."},{"family":"Ostrominski","given":"John W."},{"family":"Osuagwu","given":"Uchechukwu Levi"},{"family":"Othman","given":"Elham H."},{"family":"Otorkpa","given":"Oche Joseph"},{"family":"Oumer","given":"Abdu"},{"family":"Ouyahia","given":"Amel"},{"family":"Owolabi","given":"Mayowa O."},{"family":"Owusu","given":"Irene Amoakoh"},{"family":"Oyebanji","given":"Oladayo Ayobami"},{"family":"Oyebola","given":"Kolapo"},{"family":"Oyelade","given":"Tope"},{"family":"A","given":"Mahesh P."},{"family":"Padda","given":"Inderbir"},{"family":"Padron-Monedero","given":"Alicia"},{"family":"Padubidri","given":"Jagadish Rao"},{"family":"Palladino","given":"Raffaele"},{"family":"Pan","given":"Hai-Feng"},{"family":"Panda","given":"Sujogya Kumar"},{"family":"Panda-Jonas","given":"Songhomitra"},{"family":"Katare","given":"Deepshikha Pande"},{"family":"Pandey","given":"Ashok"},{"family":"Able Panelo","given":"Carlo Irwin"},{"family":"Pang","given":"Ke"},{"family":"Pani","given":"Paola"},{"family":"Panigrahi","given":"Sunil Kumar"},{"family":"Panos","given":"Georgios D."},{"family":"Panos","given":"Leonidas D."},{"family":"Pant","given":"Suman"},{"family":"Pantazopoulos","given":"Ioannis"},{"family":"Stoian","given":"Anca Pantea"},{"family":"Papadimopoulos","given":"Ilias"},{"family":"Papadopoulou","given":"Paraskevi"},{"family":"Parekh","given":"Utsav"},{"family":"Roudsari","given":"Peyvand Parhizkar"},{"family":"Parikh","given":"Romil R."},{"family":"Park","given":"Chulwoo"},{"family":"Park","given":"Seoyeon"},{"family":"Parmar","given":"Arpit Jashwantbhai"},{"family":"parvandi","given":"Ava"},{"family":"Pashaei","given":"Ava"},{"family":"Passera","given":"Roberto"},{"family":"Patel","given":"Hemal M."},{"family":"Patel","given":"Jay"},{"family":"Patel","given":"Riya Jayesh"},{"family":"Patel","given":"Sangram Kishor"},{"family":"Patil","given":"Prof Shankargouda"},{"family":"Patoulias","given":"Dimitrios"},{"family":"Pattnaik","given":"Snigdha"},{"family":"Paudel","given":"Deepak"},{"family":"Paudel","given":"Susan"},{"family":"Pawar","given":"Shrikant"},{"family":"Pawar","given":"Shubhadarshini"},{"family":"Toroudi","given":"Hamidreza Pazoki"},{"family":"Pedersini","given":"Paolo"},{"family":"Pekarcikova","given":"Jarmila"},{"family":"Pensato","given":"Umberto"},{"family":"Filipino Pepito","given":"Veincent Christian"},{"family":"Peprah","given":"Emmanuel K."},{"family":"Peprah","given":"Prince"},{"family":"Pereira","given":"Gavin"},{"family":"Pereira","given":"Maria Odete"},{"family":"Perico","given":"Norberto"},{"family":"Perna","given":"Simone"},{"family":"Peter","given":"Olumuyiwa James"},{"family":"Pham","given":"Hoang Nhat"},{"family":"Pham","given":"Hoang Tran"},{"family":"Pham","given":"Tung Thanh"},{"family":"Phillips","given":"Michael R."},{"family":"Piradov","given":"Michael A."},{"family":"Pirera","given":"Edoardo"},{"family":"Pisoni","given":"Enrico"},{"family":"Plotnikov","given":"Evgenii"},{"family":"Poddighe","given":"Dimitri"},{"family":"Polibin","given":"Roman V."},{"family":"Pollner","given":"Peter"},{"family":"Poluru","given":"Ramesh"},{"family":"Avudaiappan","given":"Arjun Pon"},{"family":"Porntaveetus","given":"Thantrira"},{"family":"Pourbabaki","given":"Reza"},{"family":"Pourghazi","given":"Farzad"},{"family":"Pourkand","given":"Donya"},{"family":"Poursadeqiyan","given":"Mohsen"},{"family":"Pourshams","given":"Akram"},{"family":"Prabhu","given":"Ravindra Attur"},{"family":"Pradhan","given":"Jalandhar"},{"family":"Singh Pradhan","given":"Pranil Man"},{"family":"Prakash","given":"Prem"},{"family":"Prakash","given":"V."},{"family":"Prasad","given":"Ananya"},{"family":"Prashant","given":"Akila"},{"family":"Angga Pribadi","given":"Dimas Ria"},{"family":"Purohit","given":"Jyotirekha"},{"family":"Puvvula","given":"Jagadeesh"},{"family":"Qanash","given":"Husam"},{"family":"Qasim","given":"Nameer Hashim"},{"family":"Qattea","given":"Ibrahim"},{"family":"Qi","given":"Xiang"},{"family":"Qi","given":"Zhipeng"},{"family":"Qian","given":"Gangzhen"},{"family":"Qiu","given":"Jia-Yong"},{"family":"Rabiee","given":"Navid"},{"family":"Radhakrishnan","given":"Venkatraman"},{"family":"Radojčić","given":"Maja R."},{"family":"Radpour","given":"Negar"},{"family":"Rafiei","given":"Deniz"},{"family":"Raghuveer","given":"Pracheth"},{"family":"Rahim","given":"Fakher"},{"family":"Mohammed-Amin Rahim","given":"Hawbash"},{"family":"Rahimi","given":"Mehran"},{"family":"Rahimian","given":"Zahra"},{"family":"Rahimifard","given":"Mahban"},{"family":"Rahman","given":"Fryad Majeed"},{"family":"Ur Rahman","given":"Mohammad Hifz"},{"family":"Rahman","given":"Mohammad Meshbahur"},{"family":"Rahman","given":"Mosiur"},{"family":"Rahman","given":"Muhammad Aziz"},{"family":"Rahmani","given":"Amir Masoud"},{"family":"Rahmani","given":"Saeed"},{"family":"Rahmanian","given":"Nazanin"},{"family":"Rahmati","given":"Masoud"},{"family":"Rahmawaty","given":"Setyaningrum"},{"family":"Rahmoune","given":"Hakim"},{"family":"Rai","given":"Pramila"},{"family":"Raina","given":"Sunil Kumar"},{"family":"Raj","given":"Jeffrey Pradeep"},{"family":"Raja","given":"Sandesh"},{"family":"Rajaa","given":"Sathish"},{"family":"Rajabi","given":"Erta"},{"family":"Rajendran","given":"Gunaseelan"},{"family":"Rajendran","given":"Judah"},{"family":"Rajendran","given":"Vinoth"},{"family":"Rajpurohit","given":"Siddheesh"},{"family":"Rajput","given":"Prashant"},{"family":"Ramadan","given":"Mahmoud Mohammed"},{"family":"Ramadan","given":"Majed"},{"family":"Ramadhan","given":"Kadar"},{"family":"Ramasamy","given":"Chitra"},{"family":"Ramasamy","given":"Shakthi Kumaran"},{"family":"Ramírez-Vélez","given":"Robinson"},{"family":"Ramphul","given":"Kamleshun"},{"family":"Rana","given":"Kritika"},{"family":"Rana","given":"Rishabh Kumar"},{"family":"Ranabhat","given":"Chhabi Lal"},{"family":"Rancic","given":"Nemanja"},{"family":"Rao","given":"Mithun"},{"family":"Rao","given":"Sowmya J."},{"family":"Rashedi","given":"Sina"},{"family":"Rashedi","given":"Vahid"},{"family":"Rashid","given":"Mamunur"},{"family":"Rashidi","given":"Mohammad-Mahdi"},{"family":"Rashidian","given":"Pegah"},{"family":"Rasouli","given":"Mohammad Aziz"},{"family":"Rasouli-Saravani","given":"Ashkan"},{"family":"Rauniyar","given":"Santosh Kumar"},{"family":"Rautalin","given":"Ilari"},{"family":"Rawaf","given":"David Laith"},{"family":"Rawaf","given":"Salman"},{"family":"Rawassizadeh","given":"Reza"},{"family":"Rawlley","given":"Bharat"},{"family":"Rayati","given":"Mohammad"},{"family":"Razo","given":"Christian"},{"family":"Rebelo","given":"Artur"},{"family":"Rama Krishna Reddy","given":"Murali Mohan"},{"family":"Redwan","given":"Elrashdy"},{"family":"Rege","given":"Sanika"},{"family":"Rehman","given":"Aqeeb Ur"},{"family":"Rehman","given":"Wajiha"},{"family":"Reifels","given":"Lennart"},{"family":"Reis-Mendes","given":"Ana"},{"family":"Remuzzi","given":"Giuseppe"},{"family":"Rengasamy","given":"Kannan RR."},{"family":"Rezaei","given":"Nazila"},{"family":"Rezaeian","given":"Mohsen"},{"family":"Eidgahi","given":"Donya Rezazadeh"},{"family":"Rhee","given":"Taeho Gregory"},{"family":"Rias","given":"Yohanes Andy"},{"family":"Riaz","given":"Mavra A."},{"family":"P Ribeiro","given":"Antonio Luiz"},{"family":"Rizvi","given":"Moattar Raza"},{"family":"Lima Rocha","given":"Hermano Alexandre"},{"family":"Rocha-Gomes","given":"João Rocha"},{"family":"Rodrigues da Silva","given":"Thales Philipe"},{"family":"Buendia Rodriguez","given":"Jefferson Antonio"},{"family":"Roever","given":"Leonardo"},{"family":"Rojas-Rueda","given":"David"},{"family":"Romadlon","given":"Debby Syahru"},{"family":"Ronfani","given":"Luca"},{"family":"Rong","given":"Jian"},{"family":"Roshandel","given":"Gholamreza"},{"family":"Roshanshad","given":"Amirhossein"},{"family":"Rotimi","given":"Kunle"},{"family":"Sekhar Rout","given":"Prof Himanshu"},{"family":"Rouzbahani","given":"Shiva"},{"family":"Roy","given":"Adrija"},{"family":"Roy","given":"Bedanta"},{"family":"Roy","given":"Nitai"},{"family":"Roy","given":"Poulami"},{"family":"Roy","given":"Sharmistha"},{"family":"Roy","given":"Shubhanjali"},{"family":"Roy","given":"Simanta"},{"family":"Russo","given":"Michele"},{"family":"Rwegerera","given":"Godfrey M."},{"family":"N","given":"Chandan S."},{"family":"Eddin","given":"Adnan Saad"},{"family":"Saadatian","given":"Zahra"},{"family":"Saber","given":"Korosh"},{"family":"Saber-Ayad","given":"Maha Mohamed"},{"family":"Sabet","given":"Cameron John"},{"family":"Sabour","given":"Siamak"},{"family":"Sachdev","given":"Perminder S."},{"family":"Sachdeva","given":"Rajesh"},{"family":"Sadarangani","given":"Kabir P."},{"family":"Saddik","given":"Basema Ahmad"},{"family":"Sadee","given":"Bashdar Abuzed"},{"family":"Sadegh","given":"Tarannom"},{"family":"Sadeghi-Ghyassi","given":"Fatemeh"},{"family":"Saeed","given":"Umar"},{"family":"Safari","given":"Mehdi"},{"family":"Sagar","given":"Rajesh"},{"family":"Saghafi","given":"Alireza"},{"family":"Saghazadeh","given":"Amene"},{"family":"Sagoe","given":"Dominic"},{"family":"Saha","given":"Nondo"},{"family":"Sharif-Askari","given":"Fatemeh Saheb"},{"family":"Sharif-Askari","given":"Narjes Saheb"},{"family":"Sahebkar","given":"Amirhossein"},{"family":"Sahiledengle","given":"Biniyam"},{"family":"Sahoo","given":"Pragyan Monalisa"},{"family":"Sahu","given":"Kirti Sundar"},{"family":"Sahu","given":"Monalisha"},{"family":"Sajadi","given":"S Mohammad"},{"family":"Uz Zaman Sajib","given":"Md Refat"},{"family":"Sajid","given":"Mirza Rizwan"},{"family":"Salabat","given":"Dorsa"},{"family":"Salami","given":"Afeez Abolarinwa"},{"family":"Salarabedi","given":"Mohammad-Mahdi"},{"family":"Salau","given":"Ibrahim Layi"},{"family":"Saleh","given":"Mohamed A."},{"family":"Salehi","given":"Mahdi"},{"family":"Salehi","given":"Sana"},{"family":"Salehi","given":"Sara"},{"family":"Omran","given":"Hossein Salehi"},{"family":"Salem","given":"Marwa Rashad"},{"family":"Y Salem","given":"Mohammed Z."},{"family":"Salimi","given":"Sohrab"},{"family":"Samadzadeh","given":"Sara"},{"family":"Samargandy","given":"Saad"},{"family":"Samimisedeh","given":"Parham"},{"family":"Samodra","given":"Yoseph Leonardo"},{"family":"Samuel","given":"Nahom Samuel"},{"family":"Samuel","given":"Vijaya Paul"},{"family":"Samy","given":"Abdallah M."},{"family":"Sanabria","given":"Juan"},{"family":"Sangle","given":"Sandeep G."},{"family":"Sanjari","given":"Elaheh"},{"family":"Sanjeev","given":"Rama Krishna"},{"family":"Santos","given":"Itamar S."},{"family":"Santos","given":"Lucas H. C. C."},{"family":"Santric-Milicevic","given":"Milena M."},{"family":"Sao Jose","given":"Bruno Piassi"},{"family":"Sapkota","given":"Krishna Prasad"},{"family":"Sarami","given":"Marjan"},{"family":"Sarasmita","given":"Made Ary"},{"family":"Saravanan","given":"Aswini"},{"family":"Saravi","given":"Babak"},{"family":"Sarikhani","given":"Mahshad"},{"family":"Sarikhani","given":"Yaser"},{"family":"Sarkar","given":"Tanmay"},{"family":"Sarlak","given":"Hamid"},{"family":"Sarma","given":"Hemen"},{"family":"Sarmadi","given":"Mohammad"},{"family":"Sarode","given":"Gargi Sachin"},{"family":"Sarode","given":"Sachin C."},{"family":"Sarrafzadegan","given":"Nizal"},{"family":"Sassano","given":"Michele"},{"family":"Sathian","given":"Brijesh"},{"family":"Sathya Narayanan","given":"Mukesh Kumar"},{"family":"Satpathy","given":"Maheswar"},{"family":"Sattarpour","given":"Reza"},{"family":"Saulam","given":"Jennifer"},{"family":"Far","given":"Mehrdad Savabi"},{"family":"Saxena","given":"Sangeeta Gopal"},{"family":"Saya","given":"Ganesh Kumar"},{"family":"Sayeed","given":"Abu"},{"family":"Schaarschmidt","given":"Benedikt Michael"},{"family":"Schinckus","given":"Christophe"},{"family":"Schmidt","given":"Maria Inês"},{"family":"Schuermans","given":"Art"},{"family":"Schumacher","given":"Austin E."},{"family":"Schutte","given":"Aletta Elisabeth"},{"family":"Schwebel","given":"David C."},{"family":"Schwendicke","given":"Falk"},{"family":"Sebastian","given":"Sneha Annie"},{"family":"Seboka","given":"Binyam Tariku"},{"family":"Semreen","given":"Mohammad H."},{"family":"Sendekie","given":"Ashenafi Kibret"},{"family":"Sengupta","given":"Pallav"},{"family":"Senol","given":"Yigit Can"},{"family":"Senthilkumaran","given":"Subramanian"},{"family":"Sepanlou","given":"Sadaf G."},{"family":"Serban","given":"Andreea Claudia"},{"family":"Serban","given":"Dragos"},{"family":"Sethi","given":"Yashendra"},{"family":"Sewor","given":"Christian"},{"family":"Seyed Alshohadaei","given":"Seyed Mohammad"},{"family":"Seylani","given":"Allen"},{"family":"Seyoum","given":"Abebaw B."},{"family":"Sha'aban","given":"Abubakar"},{"family":"Shafie","given":"Mahan"},{"family":"Shahab","given":"Muhammad"},{"family":"Shaharudin","given":"Shazlin"},{"family":"Shahid","given":"Izza"},{"family":"Shahid","given":"Samiah"},{"family":"Ahsan Shahid","given":"Syed Ahsan"},{"family":"Shahid","given":"Wajeehah"},{"family":"Shahkarami","given":"Farshad"},{"family":"Shahrahmani","given":"Fatemeh"},{"family":"Shahsavari","given":"Hamid R."},{"family":"Shahwan","given":"Moyad Jamal"},{"family":"Shaikh","given":"Masood Ali"},{"family":"Shaikh","given":"Nafhat"},{"family":"Shamim","given":"Muhammad Aaqib"},{"family":"Shams-Beyranvand","given":"Mehran"},{"family":"Shamshad","given":"Hina"},{"family":"Shamsi","given":"Anas"},{"family":"Shamsutdinova","given":"Alfiya"},{"family":"Shan","given":"Dan"},{"family":"Shanawaz","given":"Mohd"},{"family":"Shanmugasundaram","given":"Devika"},{"family":"Sharath","given":"Medha"},{"family":"Sharew","given":"Nigussie Tadesse"},{"family":"Hassan Sharif","given":"Muhammad Junaid"},{"family":"Sharifan","given":"Amin"},{"family":"Sharma","given":"Avimanu"},{"family":"Sharma","given":"Bunty"},{"family":"Sharma","given":"Prof Kamal"},{"family":"Sharma","given":"Prof Manoj"},{"family":"Sharma","given":"Ujjawal"},{"family":"Sharma","given":"Vishal"},{"family":"Shastry","given":"Shamee"},{"family":"Shawahna","given":"Ramzi"},{"family":"Shawel","given":"Samrawit"},{"family":"Shayan","given":"Amir Mehdi"},{"family":"Bappah","given":"Babangida Shehu"},{"family":"Sheida","given":"Fateme"},{"family":"Sheidaei","given":"Ali"},{"family":"Shekhar","given":"Shashank"},{"family":"Shen","given":"Jiabin"},{"family":"Shenoy","given":"Rekha Raghuveer"},{"family":"Shetty","given":"Pavanchand H."},{"family":"Shi","given":"Hui-Zhong"},{"family":"Shi","given":"Wenming"},{"family":"Shibuya","given":"Prof Kenji"},{"family":"Shiferaw","given":"Desalegn"},{"family":"Shimaponda-Mataa","given":"Nzooma Munkwangu"},{"family":"Shimels","given":"Tariku"},{"family":"Hossain Shimul","given":"Md Monir"},{"family":"Shin","given":"Min-Jeong"},{"family":"Shiri","given":"Rahman"},{"family":"Shittu","given":"Aminu"},{"family":"Shivarov","given":"Velizar"},{"family":"Shlobin","given":"Nathan A."},{"family":"Shoaib","given":"Ambreen"},{"family":"Shojaie","given":"Shima"},{"family":"Eshkiki","given":"Zahra Shokati"},{"family":"Shool","given":"Sina"},{"family":"Shorofi","given":"Seyed Afshin"},{"family":"Shrestha","given":"Sunil"},{"family":"Shuval","given":"Kerem"},{"family":"Si","given":"Lei"},{"family":"Si","given":"Yafei"},{"family":"Sibuyi","given":"Nicole R. S."},{"family":"Siddig","given":"Emmanuel Edwar"},{"family":"Siddiqi","given":"Ahmed Kamal"},{"family":"Sidiq","given":"Mohammad"},{"family":"Siegel","given":"Martin"},{"family":"Sikdar","given":"Mithun"},{"family":"Manuel Lopes Rodrigues Silva","given":"Prof Luís"},{"family":"Simegn","given":"Gizeaddis Lamesgin"},{"family":"Simkhada","given":"Padam Prasad"},{"family":"Singh","given":"Abhinav"},{"family":"Singh","given":"Ambrish"},{"family":"Singh","given":"Baljinder"},{"family":"Singh","given":"Bhim Pratap"},{"family":"Singh","given":"Harmanjit"},{"family":"Singh","given":"Harpreet"},{"family":"Singh","given":"Jasvinder A."},{"family":"Singh","given":"Lucky"},{"family":"Singh","given":"Paramdeep"},{"family":"Singh","given":"Poornima Suryanath"},{"family":"Singh","given":"Puneetpal"},{"family":"Singh","given":"Surendra"},{"family":"Singh","given":"Surjit"},{"family":"Sinha","given":"Mukesh Kumar"},{"family":"Sinha","given":"Ratnesh"},{"family":"Sivaramakrishnan","given":"Gowri"},{"family":"Siwal","given":"Samarjeet Singh"},{"family":"Skhvitaridze","given":"Natia"},{"family":"Sleet","given":"David A."},{"family":"Sliwa","given":"Karen"},{"family":"Sohal","given":"Aalam"},{"family":"Sohrabi","given":"Somaye"},{"family":"Sokhal","given":"Balamrit Singh"},{"family":"Solanki","given":"Shipra"},{"family":"Solikhah","given":"Solikhah"},{"family":"Soliman","given":"Ahmed M."},{"family":"Soliman","given":"Sameh S. M."},{"family":"Howyzeh","given":"Mehdi Soltani"},{"family":"Song","given":"Weiyi"},{"family":"Soni","given":"Mansi"},{"family":"Soni","given":"Suha"},{"family":"Sood","given":"Aayushi"},{"family":"Sood","given":"Prashant"},{"family":"Soraneh","given":"Soroush"},{"family":"Soriano","given":"Joan B."},{"family":"Sorrentino","given":"Michele"},{"family":"Sousa","given":"Marco Aurelio"},{"family":"Souza","given":"Tamires C. M."},{"family":"Soyiri","given":"Ireneous N."},{"family":"Spartalis","given":"Michael"},{"family":"Spearman","given":"Sandra"},{"family":"Chandrashekhar T Sreeramareddy","given":"Prof"},{"family":"Srichawla","given":"Bahadar S."},{"family":"Srinivasamurthy","given":"Suresh Kumar"},{"family":"Stachteas","given":"Panagiotis"},{"family":"Stafford","given":"Lauryn K."},{"family":"Stanaway","given":"Jeffrey D."},{"family":"Stanikzai","given":"Muhammad Haroon"},{"family":"Starodubova","given":"Antonina V."},{"family":"Steckling-Muschack","given":"Nadine"},{"family":"Steiropoulos","given":"Paschalis"},{"family":"Maree Stephan","given":"Blossom Christa"},{"family":"Stevanović","given":"Aleksandar"},{"family":"Stockfelt","given":"Leo"},{"family":"Stortecky","given":"Stefan"},{"family":"Stubbs","given":"Peter"},{"family":"Subedi","given":"Narayan"},{"family":"Sukaew","given":"Thitiporn"},{"family":"Kamilu Sulaiman","given":"Surajo Kamilu"},{"family":"Suleiman","given":"Auwal Garba"},{"family":"Suleiman Odidi","given":"Muritala Odidi"},{"family":"Suleman","given":"Muhammad"},{"family":"Sulistiyorini","given":"Desy"},{"family":"M Sullman","given":"Mark J."},{"family":"Meo","given":"Anusha Sultan"},{"family":"Sun","given":"Jing"},{"family":"Sun","given":"Xiaohui"},{"family":"Sun","given":"Zhong"},{"family":"Sundaram","given":"Shanthosh Priyan"},{"family":"Sundström","given":"Johan"},{"family":"Sunny","given":"Sumam"},{"family":"Sunuwar","given":"Dev Ram"},{"family":"Susianti","given":"Hani"},{"family":"Swain","given":"Chandan Kumar"},{"family":"Swami Vetha","given":"Berwin Singh"},{"family":"Szarpak","given":"Prof Lukasz"},{"family":"Damavandi","given":"Payam Tabaee"},{"family":"Tabarés-Seisdedos","given":"Rafael"},{"family":"Tabatabaei","given":"Seyyed Mohammad"},{"family":"Tabche","given":"Celine"},{"family":"Tabibi","given":"Ramin"},{"family":"Tabish","given":"Mohammad"},{"family":"Tabuchi","given":"Takahiro"},{"family":"Tadesse","given":"Getu Ferenji"},{"family":"Tafida","given":"Buhari Abdullahi"},{"family":"Arashlow","given":"Farzin Tahmasbi"},{"family":"Taiba","given":"Jabeen"},{"family":"Tajabadi","given":"Shima"},{"family":"Takele","given":"Wubet Worku"},{"family":"Talaat","given":"Iman M."},{"family":"Talic","given":"Stella"},{"family":"Tampa","given":"Mircea"},{"family":"Tamuzi","given":"Jacques Lukenze"},{"family":"Tanashat","given":"Mohammad"},{"family":"Tang","given":"Haosu"},{"family":"Tantisattamo","given":"Ekamol"},{"family":"Tarekegn","given":"Gebrekidan Ewnetu"},{"family":"Tariq","given":"Saba"},{"family":"Tavakoli","given":"Kiarash"},{"family":"Tavangar","given":"Seyed Mohammad"},{"family":"Tavasol","given":"Arian"},{"family":"Tekola","given":"Abainash"},{"family":"Temesgen","given":"Worku Animaw"},{"family":"Temsah","given":"Mohamad-Hani"},{"family":"Teramoto","given":"Masayuki"},{"family":"Tewari","given":"Jay"},{"family":"Teye-Kwadjo","given":"Enoch"},{"family":"Teymourzadeh","given":"Azin"},{"family":"Raman Thankappan","given":"Prof Kavumpurathu"},{"family":"Thapa","given":"Rajshree"},{"family":"Thapar","given":"Rekha"},{"family":"Thavamani","given":"Aravind"},{"family":"Sundaram","given":"Mahalakshmi Thayumana"},{"family":"Thiruvengadam","given":"Muthu"},{"family":"Thomas","given":"Joe"},{"family":"Tian","given":"Wei"},{"family":"Vera Ticoalu","given":"Jansje Henny"},{"family":"Tilakaratne","given":"Pramitha Gishan"},{"family":"Tiwari","given":"Krishna"},{"family":"Tleshev","given":"Madi"},{"family":"Tomo","given":"Sojit"},{"family":"Tonelli","given":"Prof Marcello"},{"family":"Topor-Madry","given":"Roman"},{"family":"Touvier","given":"Mathilde"},{"family":"Tovani-Palone","given":"Marcos Roberto"},{"family":"Trabelsi","given":"Khaled"},{"family":"Tran","given":"Nghia Minh"},{"family":"Tran","given":"Ngoc Ha"},{"family":"Huong Tran","given":"Quynh Thuy"},{"family":"Minh Tran","given":"Tam Quoc"},{"family":"Tran","given":"Thang Huu"},{"family":"Minh Duc","given":"Nguyen Tran"},{"family":"Trico","given":"Domenico"},{"family":"Trihandini","given":"Indang"},{"family":"Tripathi","given":"Manjari"},{"family":"Tripathi","given":"Tulika"},{"family":"Tripathy","given":"Jaya Prasad"},{"family":"Tromans","given":"Samuel Joseph"},{"family":"Nguyen Truong","given":"Quynh Xuan"},{"family":"Tri Tai Truyen","given":"Thien Tan"},{"family":"Hsiang-Te Tsai","given":"Daniel"},{"family":"Tse","given":"Gary"},{"family":"Tsermpini","given":"Evangelia Eirini"},{"family":"Tuglo","given":"Lawrence Sena"},{"family":"Tumkur Narayanappa","given":"Santhosh Kumar"},{"family":"Tumurkhuu","given":"Munkhtuya"},{"family":"Tusa","given":"Biruk Shalmeno"},{"family":"Tye","given":"Sok Cin"},{"family":"Tyrovolas","given":"Stefanos"},{"family":"Udoakang","given":"Aniefiok John"},{"family":"Ulhaq","given":"Inam"},{"family":"Ullah","given":"Atta"},{"family":"Ullah","given":"Saeed"},{"family":"Ullah","given":"Shahid"},{"family":"Umair","given":"Muhammad"},{"family":"Onozasi Umar","given":"Hauwa Onozasi"},{"family":"Umar","given":"Lawan"},{"family":"Umar","given":"Muhammad"},{"family":"Unim","given":"Brigid"},{"family":"Unnikrishnan","given":"Bhaskaran"},{"family":"Upadhya","given":"Dinesh"},{"family":"Upadhyay","given":"Era"},{"family":"Uppal","given":"Dipan"},{"family":"Urmey","given":"Jeba Mahiad"},{"family":"Urso","given":"Daniele"},{"family":"Usman","given":"Jibrin Sammani"},{"family":"Ussai","given":"Silvia"},{"family":"Ustunsoz","given":"Damla"},{"family":"Ozsahin","given":"Dilber Uzun"},{"family":"Uzunçıbuk","given":"Hande"},{"family":"Uzzaman","given":"Nazim"},{"family":"Vadagam","given":"Pratyusha"},{"family":"Vahdati","given":"Sanaz"},{"family":"Vaithinathan","given":"Asokan Govindaraj"},{"family":"Vakilian","given":"Alireza"},{"family":"Vakilpour","given":"Azin"},{"family":"Valizadeh","given":"Gelareh"},{"family":"Daalen","given":"Kim Robin","non-dropping-particle":"van"},{"family":"Eynde","given":"Jef Van","non-dropping-particle":"den"},{"family":"Varghese","given":"Joe"},{"family":"Varma","given":"Ravi Prasad"},{"family":"Varthya","given":"Shoban Babu"},{"family":"Varughese","given":"Santosh"},{"family":"Vasankari","given":"Tommi Juhani"},{"family":"Vasudevan","given":"Srivatsa Surya"},{"family":"Vellingiri","given":"Balachandar"},{"family":"Venketasubramanian","given":"Narayanaswamy"},{"family":"Venkidasamy","given":"Baskar"},{"family":"Verras","given":"Georgios-Ioannis"},{"family":"Vervoort","given":"Dominique"},{"family":"Vijayageetha","given":"Mathavaswami"},{"family":"Villafañe","given":"Jorge Hugo"},{"family":"Villani","given":"Leonardo"},{"family":"Vipparthy","given":"Sharath Chaitanya"},{"family":"Vishwakarma","given":"Mukesh"},{"family":"Vlassov","given":"Vasily"},{"family":"Volovat","given":"Simona Ruxandra"},{"family":"Vosoughi","given":"Mehdi"},{"family":"Vounzoulaki","given":"Elpida"},{"family":"Vujcic","given":"Isidora S."},{"family":"Wada","given":"Abubakar Sadiq"},{"family":"Wadhwa","given":"Medha"},{"family":"Wafula","given":"Solomon T."},{"family":"Waheed","given":"Yasir"},{"family":"Wahidin","given":"Mugi"},{"family":"Wahiduzzaman","given":"Mohammad"},{"family":"Wahood","given":"Samer"},{"family":"Wan","given":"Jin-Yi"},{"family":"Wang","given":"Kongjia"},{"family":"Wang","given":"Liang"},{"family":"Wang","given":"Minmin"},{"family":"Wang","given":"Nelson"},{"family":"Wang","given":"Shu"},{"family":"Wang","given":"Wei"},{"family":"Wang","given":"Yanzhong"},{"family":"Wang","given":"Yuan-Pang"},{"family":"Wanjau","given":"Mary Njeri"},{"family":"Bilal Waqar","given":"Ahmed"},{"family":"Waqas","given":"Muhammad"},{"family":"Wassie","given":"Gizachew Tadesse"},{"family":"Gayan Weerakoon","given":"Kosala"},{"family":"Weerasekara","given":"Ishanka"},{"family":"Weintraub","given":"Robert G."},{"family":"Westerman","given":"Ronny"},{"family":"Wiangkham","given":"Taweewat"},{"family":"Wibowo","given":"Yohanes Cakrapradipta"},{"family":"Wicaksana","given":"Anggi Lukman"},{"family":"Wickramasinghe","given":"Dakshitha Praneeth"},{"family":"Darshana Wickramasinghe","given":"Nuwan Darshana"},{"family":"Wijarnpreecha","given":"Karn"},{"family":"Wijayanto","given":"Matthew Aldo"},{"family":"Wilandika","given":"Angga"},{"family":"Willeit","given":"Prof Peter"},{"family":"Wireko","given":"Andrew Awuah"},{"family":"Wirtu","given":"Gemechu Kumera"},{"family":"Wojewodzic","given":"Marcin W."},{"family":"Wojtyniak","given":"Bogdan"},{"family":"Wonde","given":"Tewodros Eshete"},{"family":"Wondmeneh","given":"Yohannes Chemere"},{"family":"Wongnaah","given":"Florence Gyembuzie"},{"family":"Chanie Worku","given":"Minichil Chanie"},{"family":"Wu","given":"Prof Felicia"},{"family":"Wu","given":"James Fan"},{"family":"Wu","given":"Jiayuan"},{"family":"Wu","given":"Junhui"},{"family":"Wu","given":"Zenghong"},{"family":"Miskir Wubie","given":"Yihun Miskir"},{"family":"Xiao","given":"Lishun"},{"family":"Xie","given":"Wanqing"},{"family":"Xu","given":"Site"},{"family":"Xu","given":"Wanqing"},{"family":"Xu","given":"Xiaoyue"},{"family":"Xue","given":"Mingyang"},{"family":"Yadav","given":"Vikas"},{"family":"Yadollahi","given":"Mahnaz"},{"family":"Yaghoubi","given":"Sajad"},{"family":"Yahoo (Syed)","given":"Saba"},{"family":"Yahya","given":"Galal"},{"family":"Yang","given":"Xinxin"},{"family":"Yano","given":"Yuichiro"},{"family":"Yao","given":"Haiqiang"},{"family":"Yao","given":"Laiang"},{"family":"Yarahmadi","given":"Amir"},{"family":"Melesse","given":"Debas Yaregal"},{"family":"Yasufuku","given":"Yuichi"},{"family":"Yavari","given":"Mohammadjavad"},{"family":"Yaya","given":"Sanni"},{"family":"Yayeh","given":"Melesse Belayneh"},{"family":"Ye","given":"Pengpeng"},{"family":"Yeganeh","given":"Meghdad"},{"family":"Yekdeş","given":"Ali Cem"},{"family":"Yesodharan","given":"Renjulal"},{"family":"Yesuf","given":"Subah Abderehim"},{"family":"Yezengaw","given":"Telksew Yelma"},{"family":"Yezli","given":"Saber"},{"family":"Yi","given":"Siyan"},{"family":"Yin","given":"Dehui"},{"family":"Keon Yon","given":"Dong"},{"family":"Yonemoto","given":"Naohiro"},{"family":"Youm","given":"Yoosik"},{"family":"Yousefi","given":"Zabihollah"},{"family":"Yousefzadeh-Chabok","given":"Shahrokh"},{"family":"Yu","given":"Chuanhua"},{"family":"Yu","given":"Hairui"},{"family":"Yu","given":"Yong"},{"family":"Yuce","given":"Deniz"},{"family":"Yunusa","given":"Ismaeel"},{"family":"Yunusa","given":"Umar"},{"family":"Zaghampour","given":"Manijeh"},{"family":"Abidin","given":"Emilia Zainal"},{"family":"Zairov","given":"Dilmurat"},{"family":"Zakham","given":"Fathiah"},{"family":"Zamagni","given":"Giulia"},{"family":"Zanghì","given":"Aurora"},{"family":"Zare","given":"Iman"},{"family":"Zaresharifi","given":"Shirin"},{"family":"Zarinfar","given":"Yasaman"},{"family":"Zastrozhin","given":"Michael"},{"family":"Zawiah","given":"Mohammed"},{"family":"Ali Zazouli","given":"Mohammad"},{"family":"Zeariya","given":"Mohammed G. M."},{"family":"Birara Zemariam","given":"Alemu Birara"},{"family":"Zensen","given":"Sebastian"},{"family":"Zhan","given":"Tiansong"},{"family":"Zhang","given":"Casper J. P."},{"family":"Zhang","given":"Haijun"},{"family":"Zhang","given":"Jinpeng"},{"family":"Zhang","given":"Lin"},{"family":"Zhang","given":"Liqun"},{"family":"Zhang","given":"Xiaoyi"},{"family":"Zhang","given":"Yunquan"},{"family":"Zhang","given":"Zhiqiang"},{"family":"Zhao","given":"Hanqing"},{"family":"Zhao","given":"Zhenping"},{"family":"Zheng","given":"David X."},{"family":"Zheng","given":"Jinxin"},{"family":"Zheng","given":"Ming-Hua"},{"family":"Zhong","given":"Anthony"},{"family":"Zhou","given":"Jiayan"},{"family":"Zhou","given":"Juexiao"},{"family":"Zhou","given":"Shuduo"},{"family":"Zhou","given":"Xianghong"},{"family":"Zhou","given":"Xiao-Dong"},{"family":"Zhu","given":"Bin"},{"family":"Zhu","given":"Wei"},{"family":"Zhumagaliuly","given":"Abzal"},{"family":"Ziegelmayer","given":"Sebastian"},{"family":"Zielińska","given":"Magdalena"},{"family":"Zoghi","given":"Ghazal"},{"family":"Ali Zoromba","given":"Mohamed Ali"},{"family":"Zou","given":"Prof Zhiyong"},{"family":"Zuber","given":"Mohammed"},{"family":"Zyoud","given":"Ahed H."},{"family":"Zyoud","given":"Sa'ed H."},{"family":"Zyoud","given":"Shaher H."},{"family":"L Murray","given":"Christopher J."},{"family":"Mensah","given":"George A."},{"family":"Roth","given":"Gregory A."}],"issued":{"date-parts":[["2025",12,2]]}}},{"id":466,"uris":["http://zotero.org/users/19172719/items/WXLLFV97"],"itemData":{"id":466,"type":"article-journal","abstract":"Background:Individuals of South Asian ancestry represent 23% of the global population, corresponding to 1.8 billion people, and have substantially higher risk of atherosclerotic cardiovascular disease compared with most other ethnicities. US practice guidelines now recognize South Asian ancestry as an important risk-enhancing factor. The magnitude of enhanced risk within the context of contemporary clinical care, the extent to which it is captured by existing risk estimators, and its potential mechanisms warrant additional study.Methods:Within the UK Biobank prospective cohort study, 8124 middle-aged participants of South Asian ancestry and 449 349 participants of European ancestry who were free of atherosclerotic cardiovascular disease at the time of enrollment were examined. The relationship of ancestry to risk of incident atherosclerotic cardiovascular disease—defined as myocardial infarction, coronary revascularization, or ischemic stroke—was assessed with Cox proportional hazards regression, along with examination of a broad range of clinical, anthropometric, and lifestyle mediators.Results:The mean age at study enrollment was 57 years, and 202 405 (44%) were male. Over a median follow-up of 11 years, 554 of 8124 (6.8%) individuals of South Asian ancestry experienced an atherosclerotic cardiovascular disease event compared with 19 756 of 449 349 (4.4%) individuals of European ancestry, corresponding to an adjusted hazard ratio of 2.03 (95% CI, 1.86–2.22; P&lt;0.001). This higher relative risk was largely consistent across a range of age, sex, and clinical subgroups. Despite the &gt;2-fold higher observed risk, the predicted 10-year risk of cardiovascular disease according to the American Heart Association/American College of Cardiology Pooled Cohort equations and QRISK3 equations was nearly identical for individuals of South Asian and European ancestry. Adjustment for a broad range of clinical, anthropometric, and lifestyle risk factors led to only modest attenuation of the observed hazard ratio to 1.45 (95% CI, 1.28–1.65, P&lt;0.001). Assessment of variance explained by 18 candidate risk factors suggested greater importance of hypertension, diabetes, and central adiposity in South Asian individuals.Conclusions:Within a large prospective study, South Asian individuals had substantially higher risk of atherosclerotic cardiovascular disease compared with individuals of European ancestry, and this risk was not captured by the Pooled Cohort Equations.","container-title":"Circulation","DOI":"10.1161/CIRCULATIONAHA.120.052430","issue":"6","note":"publisher: American Heart Association","page":"410-422","source":"ahajournals.org (Atypon)","title":"Quantifying and Understanding the Higher Risk of Atherosclerotic Cardiovascular Disease Among South Asian Individuals","volume":"144","author":[{"family":"Patel","given":"Aniruddh P."},{"family":"Wang","given":"Minxian"},{"family":"Kartoun","given":"Uri"},{"family":"Ng","given":"Kenney"},{"family":"Khera","given":"Amit V."}],"issued":{"date-parts":[["2021",8,10]]}}}],"schema":"https://github.com/citation-style-language/schema/raw/master/csl-citation.json"} </w:instrText>
      </w:r>
      <w:r w:rsidR="00C4030A" w:rsidRPr="007F6A38">
        <w:rPr>
          <w:rFonts w:ascii="Arial" w:hAnsi="Arial" w:cs="Arial"/>
        </w:rPr>
        <w:fldChar w:fldCharType="separate"/>
      </w:r>
      <w:r w:rsidR="00B9388A" w:rsidRPr="007F6A38">
        <w:rPr>
          <w:rFonts w:ascii="Arial" w:hAnsi="Arial" w:cs="Arial"/>
        </w:rPr>
        <w:t>(1–3)</w:t>
      </w:r>
      <w:r w:rsidR="00C4030A" w:rsidRPr="007F6A38">
        <w:rPr>
          <w:rFonts w:ascii="Arial" w:hAnsi="Arial" w:cs="Arial"/>
        </w:rPr>
        <w:fldChar w:fldCharType="end"/>
      </w:r>
      <w:r w:rsidR="00C4030A" w:rsidRPr="007F6A38">
        <w:rPr>
          <w:rFonts w:ascii="Arial" w:hAnsi="Arial" w:cs="Arial"/>
        </w:rPr>
        <w:t>.</w:t>
      </w:r>
      <w:r w:rsidR="00DB771E" w:rsidRPr="007F6A38">
        <w:rPr>
          <w:rFonts w:ascii="Arial" w:hAnsi="Arial" w:cs="Arial"/>
        </w:rPr>
        <w:t xml:space="preserve"> </w:t>
      </w:r>
      <w:commentRangeEnd w:id="1"/>
      <w:r w:rsidR="00B715B4">
        <w:rPr>
          <w:rStyle w:val="CommentReference"/>
        </w:rPr>
        <w:commentReference w:id="1"/>
      </w:r>
      <w:r w:rsidR="0026478E" w:rsidRPr="007F6A38">
        <w:rPr>
          <w:rFonts w:ascii="Arial" w:hAnsi="Arial" w:cs="Arial"/>
        </w:rPr>
        <w:t>South Asians experience a disproportionately high burden of cardiovascular disease at younger ages and at lower body mass index compared with other populations</w:t>
      </w:r>
      <w:r w:rsidR="00356512" w:rsidRPr="007F6A38">
        <w:rPr>
          <w:rFonts w:ascii="Arial" w:hAnsi="Arial" w:cs="Arial"/>
        </w:rPr>
        <w:t>. This pattern</w:t>
      </w:r>
      <w:r w:rsidR="0026478E" w:rsidRPr="007F6A38">
        <w:rPr>
          <w:rFonts w:ascii="Arial" w:hAnsi="Arial" w:cs="Arial"/>
        </w:rPr>
        <w:t xml:space="preserve"> is not adequately explained by traditional risk assessment models</w:t>
      </w:r>
      <w:r w:rsidR="00070829" w:rsidRPr="007F6A38">
        <w:rPr>
          <w:rFonts w:ascii="Arial" w:hAnsi="Arial" w:cs="Arial"/>
        </w:rPr>
        <w:t xml:space="preserve"> </w:t>
      </w:r>
      <w:r w:rsidR="00070829" w:rsidRPr="007F6A38">
        <w:rPr>
          <w:rFonts w:ascii="Arial" w:hAnsi="Arial" w:cs="Arial"/>
        </w:rPr>
        <w:fldChar w:fldCharType="begin"/>
      </w:r>
      <w:r w:rsidR="00B9388A" w:rsidRPr="007F6A38">
        <w:rPr>
          <w:rFonts w:ascii="Arial" w:hAnsi="Arial" w:cs="Arial"/>
        </w:rPr>
        <w:instrText xml:space="preserve"> ADDIN ZOTERO_ITEM CSL_CITATION {"citationID":"n0KKtw9P","properties":{"formattedCitation":"(4,5)","plainCitation":"(4,5)","noteIndex":0},"citationItems":[{"id":406,"uris":["http://zotero.org/users/19172719/items/ANL6RSA7"],"itemData":{"id":406,"type":"article-journal","abstract":"Abstract\nnull\n\nPurpose\n Bangladesh has experienced a rapid epidemiological transition from communicable to non-communicable diseases (NCDs) in recent decades. There is, however, limited evidence about multidimensional determinants of NCDs in this population. The BangladEsh Longitudinal Investigation of Emerging Vascular and nonvascular Events (BELIEVE) study is a household-based prospective cohort study established to investigate biological, behavioural, environmental and broader determinants of NCDs.\n\nParticipants\nBetween January 2016 and March 2020, 73 883 participants (aged 11 years or older) were recruited from 30 817 households across urban, urban-poor (‘slum’) and rural settings in Bangladesh. A structured questionnaire was administered by trained personnel recording participants’ demographic, socioeconomic, behavioural, medical, environmental and other factors. Anthropometric measurements and blood pressure were recorded for each participant. Biological specimens were collected and aliquoted for long-term storage and analysis.\n\nFindings to date\nOf the 73 883 study participants (mean [SD] baseline age: 39 [15] years), 43 470 (59%) were females, and 38 848 (52%) had no or only primary-level education. Focusing only on the 65 822 adult participants aged 20–79 years at baseline, 15 411 (23%) reported being diagnosed with hypertension; 10 578 (16%) with type 2 diabetes and 7624 (12%) with hypercholesterolaemia. Age and sex-standardised prevalences of these conditions were much higher in urban than slum and rural settings. Overall, the mean (SD) body mass index (BMI) was 25 (5) kg/m2, with 10 442 (16%) participants aged 20–79, classified as obese (ie, BMI≥30 kg/m2). Mean BMI was also higher in urban than slum and rural areas.\n\nFuture plans\nThe collection of information during the baseline visit was completed in 2020. Regular longitudinal follow-up is ongoing for ascertainment and adjudication of a range of fatal and non-fatal health outcomes among participants. This cohort will provide a powerful resource to investigate multidimensional determinants of incident NCDs across diverse settings in Bangladesh, helping to advance scientific discovery and public health action in an archetypal low-middle-income country with pressing public health needs.","container-title":"BMJ Open","DOI":"10.1136/bmjopen-2024-088338","ISSN":"2044-6055","issue":"1","journalAbbreviation":"BMJ Open","note":"PMID: 39843382\nPMCID: PMC11784369","page":"e088338","source":"PubMed Central","title":"Cohort profile: the BangladEsh Longitudinal Investigation of Emerging Vascular and nonvascular Events (BELIEVE) cohort study","title-short":"Cohort profile","volume":"15","author":[{"family":"Chowdhury","given":"Rajiv"},{"family":"Khan","given":"Nusrat"},{"family":"Pennells","given":"Lisa"},{"family":"Iurilli","given":"Maria L C"},{"family":"Uddin Miah","given":"Md Taslim"},{"family":"Monower","given":"Md Mostafa"},{"family":"Rahman","given":"Khan Mohammad Thouhidur"},{"family":"Samin","given":"Sharraf"},{"family":"Saqeeb","given":"Kazi Nazmus"},{"family":"Tasmin","given":"Ishrat"},{"family":"Farrow","given":"Eleanor"},{"family":"Farrow","given":"Samantha"},{"family":"Michielsen","given":"Ank"},{"family":"Perry","given":"Catherine"},{"family":"Spackman","given":"Sarah"},{"family":"Coeverden","given":"Charlotte","non-dropping-particle":"van"},{"family":"Walker","given":"Matthew"},{"family":"Ahmed","given":"Tahmeed"},{"family":"Ajioka","given":"James"},{"family":"Awal","given":"Khondker Abdul Abdul"},{"family":"Butterworth","given":"Adam S"},{"family":"Chatzidiakou","given":"Evangelia"},{"family":"Feldmann","given":"Jörg"},{"family":"Fenner","given":"Richard"},{"family":"Flora","given":"Meerjady Sabrina"},{"family":"Haque","given":"Tuhin"},{"family":"Hawkes","given":"Sarah"},{"family":"Islam","given":"Syed Shariful"},{"family":"Islam","given":"Sirajul"},{"family":"Jones","given":"Roderic L"},{"family":"Kaptoge","given":"Stephen"},{"family":"Khan","given":"Kamrul Hasan"},{"family":"King","given":"Lawrence"},{"family":"Luhar","given":"Shammi"},{"family":"Malik","given":"Abdul"},{"family":"Malik","given":"Fazila-Tun-Nesa"},{"family":"Naved","given":"Ruchira T"},{"family":"Naheed","given":"Aliya"},{"family":"Popoola","given":"Olalekan"},{"family":"Raqib","given":"Rubhana"},{"family":"Shirin","given":"Tahmina"},{"family":"Sutton","given":"Stephen"},{"family":"Daalen","given":"Kim Robin","non-dropping-particle":"van"},{"family":"Wood","given":"Angela"},{"family":"Griffin","given":"Simon"},{"family":"Mascie Taylor","given":"Nicholas"},{"family":"Khalequzzaman","given":"Md"},{"family":"Khan","given":"Md Alfazal"},{"family":"Choudhury","given":"Sohel Reza"},{"family":"Di Angelantonio","given":"Emanuele"},{"family":"Danesh","given":"John"}],"issued":{"date-parts":[["2025",1,22]]}}},{"id":538,"uris":["http://zotero.org/users/19172719/items/C38UCQSL"],"itemData":{"id":538,"type":"article-journal","abstract":"BACKGROUND\nSouth Asians experience a disproportionately high burden of atherosclerotic cardiovascular disease at younger ages and at lower body mass index compared with other populations, a pattern that is not adequately explained by traditional risk assessment models. An inflammation centered framework explains this excess risk, with visceral adiposity and insulin resistance amplifying inflammatory tone and lipoprotein(a) acting as fuel.\nOBJECTIVE\nThe objective of this review is to synthesize current evidence supporting an inflammation-centered framework for cardiometabolic disease in South Asians and to translate these biological insights into population-specific strategies for risk assessment and clinical management.\nMETHODS\nEvidence is drawn from population-based cohorts, biobank analyses, pooled studies of inflammatory biomarkers, randomized trials of anti-inflammatory therapies, and mechanistic research in adipose immunobiology.\nRESULTS\nAcross sources, South Asians carry more visceral fat at a given body mass, display higher high-sensitivity C-reactive protein and interleukin-6, and experience earlier atherosclerotic events. Mendelian and interventional data support causal inflammatory pathways, and residual inflammatory risk often persists despite attainment of low-density lipoprotein cholesterol targets.\nCONCLUSION\nA pragmatic schema follows applying ethnicity aware adiposity thresholds, measuring lipoprotein(a) once in adulthood, pairing culturally familiar fiber-rich dietary patterns with guideline directed lipid lowering, and considering selective anti-inflammatory strategies such as low dose colchicine or cytokine inhibition in high-risk secondary prevention. Gaps remain for population-specific biomarker thresholds, equitable representation in trials, and implementation strategies tailored to diaspora communities. Framing prevention through inflammation, while addressing lipoprotein(a) as an accelerant, offers a clear path to narrow outcome gaps in cardiometabolic disease among South Asians.","container-title":"Journal of Clinical Lipidology","DOI":"10.1016/j.jacl.2025.10.068","ISSN":"1933-2874","journalAbbreviation":"Journal of Clinical Lipidology","source":"ScienceDirect","title":"Inflammation and cardiometabolic disease in South Asians: The fire and fire tenders","title-short":"Inflammation and cardiometabolic disease in South Asians","URL":"https://www.sciencedirect.com/science/article/pii/S1933287425004970","author":[{"family":"Balaji","given":"Keerthana"},{"family":"Chahil","given":"Vipanpreet"},{"family":"Shakoor","given":"Ahtisham"},{"family":"Kalra","given":"Dinesh"},{"family":"Vijayaraghavan","given":"Krishnaswami"}],"accessed":{"date-parts":[["2026",1,7]]},"issued":{"date-parts":[["2025",11,6]]}}}],"schema":"https://github.com/citation-style-language/schema/raw/master/csl-citation.json"} </w:instrText>
      </w:r>
      <w:r w:rsidR="00070829" w:rsidRPr="007F6A38">
        <w:rPr>
          <w:rFonts w:ascii="Arial" w:hAnsi="Arial" w:cs="Arial"/>
        </w:rPr>
        <w:fldChar w:fldCharType="separate"/>
      </w:r>
      <w:r w:rsidR="00B9388A" w:rsidRPr="007F6A38">
        <w:rPr>
          <w:rFonts w:ascii="Arial" w:hAnsi="Arial" w:cs="Arial"/>
        </w:rPr>
        <w:t>(4,5)</w:t>
      </w:r>
      <w:r w:rsidR="00070829" w:rsidRPr="007F6A38">
        <w:rPr>
          <w:rFonts w:ascii="Arial" w:hAnsi="Arial" w:cs="Arial"/>
        </w:rPr>
        <w:fldChar w:fldCharType="end"/>
      </w:r>
      <w:r w:rsidR="00070829" w:rsidRPr="007F6A38">
        <w:rPr>
          <w:rFonts w:ascii="Arial" w:hAnsi="Arial" w:cs="Arial"/>
        </w:rPr>
        <w:t xml:space="preserve">. </w:t>
      </w:r>
      <w:r w:rsidR="0026478E" w:rsidRPr="007F6A38">
        <w:rPr>
          <w:rFonts w:ascii="Arial" w:hAnsi="Arial" w:cs="Arial"/>
        </w:rPr>
        <w:t xml:space="preserve"> </w:t>
      </w:r>
      <w:r w:rsidR="00A031CA" w:rsidRPr="007F6A38">
        <w:rPr>
          <w:rFonts w:ascii="Arial" w:hAnsi="Arial" w:cs="Arial"/>
        </w:rPr>
        <w:t xml:space="preserve">Increasing cardio-metabolic risk among South Asians </w:t>
      </w:r>
      <w:r w:rsidR="008C7859" w:rsidRPr="007F6A38">
        <w:rPr>
          <w:rFonts w:ascii="Arial" w:hAnsi="Arial" w:cs="Arial"/>
        </w:rPr>
        <w:t xml:space="preserve">has been </w:t>
      </w:r>
      <w:r w:rsidR="00A031CA" w:rsidRPr="007F6A38">
        <w:rPr>
          <w:rFonts w:ascii="Arial" w:hAnsi="Arial" w:cs="Arial"/>
        </w:rPr>
        <w:t xml:space="preserve">observed </w:t>
      </w:r>
      <w:r w:rsidR="008C7859" w:rsidRPr="007F6A38">
        <w:rPr>
          <w:rFonts w:ascii="Arial" w:hAnsi="Arial" w:cs="Arial"/>
        </w:rPr>
        <w:t xml:space="preserve">with the rising prevalence of obesity </w:t>
      </w:r>
      <w:r w:rsidR="008C7859" w:rsidRPr="007F6A38">
        <w:rPr>
          <w:rFonts w:ascii="Arial" w:hAnsi="Arial" w:cs="Arial"/>
        </w:rPr>
        <w:fldChar w:fldCharType="begin"/>
      </w:r>
      <w:r w:rsidR="00DB6C0B" w:rsidRPr="007F6A38">
        <w:rPr>
          <w:rFonts w:ascii="Arial" w:hAnsi="Arial" w:cs="Arial"/>
        </w:rPr>
        <w:instrText xml:space="preserve"> ADDIN ZOTERO_ITEM CSL_CITATION {"citationID":"VjKEZDFm","properties":{"formattedCitation":"(6,7)","plainCitation":"(6,7)","noteIndex":0},"citationItems":[{"id":293,"uris":["http://zotero.org/users/19172719/items/T43UL7FC"],"itemData":{"id":293,"type":"article-journal","abstract":"Background\nNormal Weight Obesity (NWO) describes individuals with a normal body mass index (BMI) but elevated body fat percentage (BF%), placing them at increased risk for cardiometabolic complications. This condition is particularly relevant in Southeast Asian populations, where visceral adiposity occurs at lower BMI thresholds. However, regional pooled prevalence data are limited.\nMethods\nA systematic search was conducted in PubMed, EMBASE, Scopus, Web of Science, and Google Scholar for studies published between January 2010 and May 2025. Eligible studies included observational data on adults (≥18 years) from Southeast Asia reporting NWO prevalence, defined by normal BMI (18.5–24.9 kg/m2) with validated surrogate indices indicative of excess adiposity. Two reviewers independently conducted screening, data extraction, and quality appraisal using the Joanna Briggs Institute (JBI) tool. A random-effects meta-analysis was performed using the Freeman-Tukey double arcsine transformation, with heterogeneity assessed via the I2 statistic.\nResults\nEight studies involving 9028 participants from five Southeast Asian countries (Philippines, Malaysia, Thailand, Myanmar, Singapore) were included. The pooled prevalence of NWO was 57 % (95 % CI: 37 %–75 %), with study-specific estimates ranging from 22.8 % to 82 %. Heterogeneity was high (I2 = 98.9 %). Most studies used bioelectrical impedance analysis (BIA) for body fat assessment and were rated as moderate to high quality.\nConclusion\nNWO is common among adults in Southeast Asia, especially in women and young adults. These findings highlight the limitations of BMI as a screening tool and support the integration of body fat assessments into public health screening and clinical protocols for early risk detection.","container-title":"Metabolism Open","DOI":"10.1016/j.metop.2025.100416","ISSN":"2589-9368","journalAbbreviation":"Metabolism Open","page":"100416","source":"ScienceDirect","title":"Prevalence of normal weight obesity among adults in Southeast Asia: Insights from a systematic review and meta-analysis","title-short":"Prevalence of normal weight obesity among adults in Southeast Asia","volume":"28","author":[{"family":"Sruthi","given":"K. G."},{"family":"Aditya","given":"C."},{"family":"Panda","given":"Paramjot"},{"family":"Ranjan Mohanty","given":"Jyoti"},{"family":"Behera","given":"Manas Ranjan"}],"issued":{"date-parts":[["2025",12,1]]}}},{"id":544,"uris":["http://zotero.org/users/19172719/items/WZAUGTB8"],"itemData":{"id":544,"type":"article-journal","abstract":"Cardiovascular disease remains a leading cause of morbidity and mortality worldwide, with South Asians carrying a disproportionate burden. Compared to other ethnic groups, South Asians experience a decade earlier onset of atherosclerotic cardiovascular disease, often before age 60, and have higher rates of ischemic heart disease and stroke. This elevated risk reflects a complex interaction of biological, environmental, and sociocultural factors that are not fully accounted for by existing research models. This review summarizes current evidence on the epidemiology, pathophysiology, and risk factors contributing to the atherosclerotic cardiovascular disease risk in South Asians. Key risk factors include hypertension, diabetes, dyslipidemia, central obesity, and dietary patterns high in refined carbohydrates and saturated fats. Nontraditional factors—such as elevated pro-inflammatory biomarkers and epigenetic programming—may further accelerate atherosclerosis in this population. Despite progress in reducing mortality, underrepresentation in cardiovascular research and limited access to preventive care continue to hinder effective management. Culturally tailored prevention programs and earlier screening, combined with advancements in research, are critical to improving outcomes. Collaborative efforts across research and clinical practice are needed to reduce the burden and create effective interventions.","container-title":"Cardiology in Review","DOI":"10.1097/CRD.0000000000001144","source":"Ovid OCE","title":"Atherosclerotic Cardiovascular Disease in South Asians: Epidemiology, Risk Factors, and Management","title-short":"Atherosclerotic Cardiovascular Disease in South Asians","URL":"https://oce.ovid.com/article/00045415-990000000-00688","volume":"Publish Ahead of Print","author":[{"family":"Gera","given":"Priyanka"},{"family":"Frishman","given":"William H."},{"family":"Aronow","given":"Wilbert S."}],"accessed":{"date-parts":[["2026",1,7]]},"issued":{"date-parts":[["2025",12,10]]}}}],"schema":"https://github.com/citation-style-language/schema/raw/master/csl-citation.json"} </w:instrText>
      </w:r>
      <w:r w:rsidR="008C7859" w:rsidRPr="007F6A38">
        <w:rPr>
          <w:rFonts w:ascii="Arial" w:hAnsi="Arial" w:cs="Arial"/>
        </w:rPr>
        <w:fldChar w:fldCharType="separate"/>
      </w:r>
      <w:r w:rsidR="00DB6C0B" w:rsidRPr="007F6A38">
        <w:rPr>
          <w:rFonts w:ascii="Arial" w:hAnsi="Arial" w:cs="Arial"/>
        </w:rPr>
        <w:t>(6,7)</w:t>
      </w:r>
      <w:r w:rsidR="008C7859" w:rsidRPr="007F6A38">
        <w:rPr>
          <w:rFonts w:ascii="Arial" w:hAnsi="Arial" w:cs="Arial"/>
        </w:rPr>
        <w:fldChar w:fldCharType="end"/>
      </w:r>
      <w:r w:rsidR="008C7859" w:rsidRPr="007F6A38">
        <w:rPr>
          <w:rFonts w:ascii="Arial" w:hAnsi="Arial" w:cs="Arial"/>
        </w:rPr>
        <w:t xml:space="preserve">. </w:t>
      </w:r>
      <w:r w:rsidR="00356512" w:rsidRPr="007F6A38">
        <w:rPr>
          <w:rFonts w:ascii="Arial" w:hAnsi="Arial" w:cs="Arial"/>
        </w:rPr>
        <w:t xml:space="preserve">The World Health Organization (WHO) defines Asian population BMI thresholds for public health action as 23 kg/m² for an increased risk and 27.5 kg/m² for a high risk </w:t>
      </w:r>
      <w:r w:rsidR="00356512" w:rsidRPr="007F6A38">
        <w:rPr>
          <w:rFonts w:ascii="Arial" w:hAnsi="Arial" w:cs="Arial"/>
        </w:rPr>
        <w:fldChar w:fldCharType="begin"/>
      </w:r>
      <w:r w:rsidR="00356512" w:rsidRPr="007F6A38">
        <w:rPr>
          <w:rFonts w:ascii="Arial" w:hAnsi="Arial" w:cs="Arial"/>
        </w:rPr>
        <w:instrText xml:space="preserve"> ADDIN ZOTERO_ITEM CSL_CITATION {"citationID":"TDCCiwhx","properties":{"formattedCitation":"(8)","plainCitation":"(8)","noteIndex":0},"citationItems":[{"id":762,"uris":["http://zotero.org/users/19172719/items/2EGHWDJI"],"itemData":{"id":762,"type":"article-journal","abstract":"A WHO expert consultation addressed the debate about interpretation of recommended body-mass index (BMI) cut-off points for determining overweight and obesity in Asian populations, and considered whether population-specific cut-off points for BMI are necessary. They reviewed scientific evidence that suggests that Asian populations have different associations between BMI, percentage of body fat, and health risks than do European populations. The consultation concluded that the proportion of Asian people with a high risk of type 2 diabetes and cardiovascular disease is substantial at BMIs lower than the existing WHO cut-off point for overweight (</w:instrText>
      </w:r>
      <w:r w:rsidR="00356512" w:rsidRPr="007F6A38">
        <w:rPr>
          <w:rFonts w:ascii="Cambria Math" w:hAnsi="Cambria Math" w:cs="Cambria Math"/>
        </w:rPr>
        <w:instrText>⩾</w:instrText>
      </w:r>
      <w:r w:rsidR="00356512" w:rsidRPr="007F6A38">
        <w:rPr>
          <w:rFonts w:ascii="Arial" w:hAnsi="Arial" w:cs="Arial"/>
        </w:rPr>
        <w:instrText xml:space="preserve">25 kg/m2). However, available data do not necessarily indicate a clear BMI cut-off point for all Asians for overweight or obesity. The cut-off point for observed risk varies from 22kg/m2 to 25kg/m2 in different Asian populations; for high risk it varies from 26kg/m2 to 31kg/m2. No attempt was made, therefore, to redefine cut-off points for each population separately. The consultation also agreed that the WHO BMI cut-off points should be retained as international classifications. The consultation identified further potential public health action points (23·0, 27·5, 32·5, and 37·5 kg/m2) along the continuum of BMI, and proposed methods by which countries could make decisions about the definitions of increased risk for their population.","container-title":"The Lancet","DOI":"10.1016/S0140-6736(03)15268-3","ISSN":"0140-6736","issue":"9403","journalAbbreviation":"The Lancet","page":"157-163","source":"ScienceDirect","title":"Appropriate body-mass index for Asian populations and its implications for policy and intervention strategies","volume":"363","issued":{"date-parts":[["2004",1,10]]}}}],"schema":"https://github.com/citation-style-language/schema/raw/master/csl-citation.json"} </w:instrText>
      </w:r>
      <w:r w:rsidR="00356512" w:rsidRPr="007F6A38">
        <w:rPr>
          <w:rFonts w:ascii="Arial" w:hAnsi="Arial" w:cs="Arial"/>
        </w:rPr>
        <w:fldChar w:fldCharType="separate"/>
      </w:r>
      <w:r w:rsidR="00356512" w:rsidRPr="007F6A38">
        <w:rPr>
          <w:rFonts w:ascii="Arial" w:hAnsi="Arial" w:cs="Arial"/>
        </w:rPr>
        <w:t>(8)</w:t>
      </w:r>
      <w:r w:rsidR="00356512" w:rsidRPr="007F6A38">
        <w:rPr>
          <w:rFonts w:ascii="Arial" w:hAnsi="Arial" w:cs="Arial"/>
        </w:rPr>
        <w:fldChar w:fldCharType="end"/>
      </w:r>
      <w:r w:rsidR="000A0B81" w:rsidRPr="007F6A38">
        <w:rPr>
          <w:rFonts w:ascii="Arial" w:hAnsi="Arial" w:cs="Arial"/>
        </w:rPr>
        <w:t xml:space="preserve">. However, BMI does not </w:t>
      </w:r>
      <w:r w:rsidR="00FB40B8" w:rsidRPr="007F6A38">
        <w:rPr>
          <w:rFonts w:ascii="Arial" w:hAnsi="Arial" w:cs="Arial"/>
        </w:rPr>
        <w:t>accurately reflect visceral fat, which plays a crucial role in cardiovascular and metabolic</w:t>
      </w:r>
      <w:r w:rsidR="000A0B81" w:rsidRPr="007F6A38">
        <w:rPr>
          <w:rFonts w:ascii="Arial" w:hAnsi="Arial" w:cs="Arial"/>
        </w:rPr>
        <w:t xml:space="preserve"> risk </w:t>
      </w:r>
      <w:r w:rsidR="000A0B81" w:rsidRPr="007F6A38">
        <w:rPr>
          <w:rFonts w:ascii="Arial" w:hAnsi="Arial" w:cs="Arial"/>
        </w:rPr>
        <w:fldChar w:fldCharType="begin"/>
      </w:r>
      <w:r w:rsidR="00E739B9" w:rsidRPr="007F6A38">
        <w:rPr>
          <w:rFonts w:ascii="Arial" w:hAnsi="Arial" w:cs="Arial"/>
        </w:rPr>
        <w:instrText xml:space="preserve"> ADDIN ZOTERO_ITEM CSL_CITATION {"citationID":"qEN5xmUR","properties":{"formattedCitation":"(9\\uc0\\u8211{}11)","plainCitation":"(9–11)","noteIndex":0},"citationItems":[{"id":188,"uris":["http://zotero.org/users/19172719/items/ZFCKF4EQ"],"itemData":{"id":188,"type":"article-journal","abstract":"BACKGROUND: Body mass index (BMI) is widely used to assess health risk but overlooks fat and lean mass. This limitation is particularly salient for Indigenous/Tribal South Asian populations, who exhibit distinct body composition and cardiometabolic profiles. This study explores the distributions of BMI, fat mass index (FMI), and fat-free mass Index (FFMI) among the Hmar tribe of Northeast India, and evaluates their predictive utility for hypertension, with sex-specific focus.\nMETHODS: A cross-sectional study was conducted on 1207 adults (598 men, 609 women) using anthropometry, skinfolds, and bioelectrical impedance. BMI was classified using WHO (1995) and WHO Asia-Pacific (2000) criteria. Polynomial regressions generated sex-specific FFMI and FMI reference ranges. ROC analysis evaluated the predictive utility of BMI, FMI, and FFMI for hypertension.\nRESULTS: FFMI/BFMI ranged 16.3-19.2/2.2-5.8 kg/m2 (men) and 15.1-17.5/3.5-7.6 kg/m2 (women) under WHO cutoffs; narrower under Asia-Pacific: 16.3-18.5/2.2-4.5 (men), 15.1-16.7/3.5-6.3 (women), differing from other populations reflecting ethnic variability. Overweight and/or obesity prevalence increased from 32.06% (WHO, 1995) to 49.96% (WHO, 2000). Despite similar BMI and FFMI across sexes, significant differences were observed in FMI (WHO 1995: χ2 = 8.26, p &lt; 0.05; WHO 2000 χ2 = 9.46, p &lt; 0.05). Hypertension affected 21% of participants. FFMI emerged as the strongest predictor of hypertension in men (AUC = 0.704), while BMI was more predictive in women (AUC = 0.761).\nCONCLUSION: BMI alone is insufficient for assessing cardiometabolic risk among the Hmars. Sex-specific differences in FMI and FFMI, and their predictive value for hypertension, highlight the need for body composition-based population-sensitive screening strategies.","container-title":"Journal of Racial and Ethnic Health Disparities","DOI":"10.1007/s40615-025-02698-x","ISSN":"2196-8837","journalAbbreviation":"J Racial Ethn Health Disparities","language":"eng","note":"PMID: 41107698","source":"PubMed","title":"Is BMI Enough? Body Composition Profiles and Cardiometabolic Risk in Hmar Tribe of Northeast India","title-short":"Is BMI Enough?","author":[{"family":"Lalnuneng","given":"Abigail"}],"issued":{"date-parts":[["2025",10,17]]}}},{"id":386,"uris":["http://zotero.org/users/19172719/items/7VT7N5V7"],"itemData":{"id":386,"type":"article-journal","abstract":"Central pattern of fat distribution, especially fat accumulation within the intraabdominal cavity increases risks for cardiometabolic diseases. Portal hypothesis combined with a pathological remodeling in visceral fat is considered the major etiological factor explaining the independent contribution of visceral obesity to cardiometabolic diseases. Excessive remodeling in visceral fat during development of obesity leads to dysfunctions in the depot, characterized by hypertrophy and death of adipocytes, hypoxia, inflammation, and fibrosis. Dysfunctional visceral fat secretes elevated levels of fatty acids, glycerol, and proinflammatory and profibrotic cytokines into the portal vein directly impacting the liver, the central regulator of systemic metabolism. These metabolic and endocrine products induce ectopic fat accumulation, insulin resistance, inflammation, and fibrosis in the liver, which in turn causes or exacerbates systemic metabolic derangements. Elucidation of underlying mechanisms that lead to the pathological remodeling and higher degree of dysfunctions in visceral adipose tissue is therefore, critical for the development of therapeutics to prevent deleterious sequelae in obesity. We review depot differences in metabolic and endocrine properties and expendabilities as well as underlying mechanisms that contribute to the pathophysiological aspects of visceral adiposity in cardiometabolic diseases. We also discuss impacts of different weight loss interventions on visceral adiposity and cardiometabolic diseases.","container-title":"Biochemical pharmacology","DOI":"10.1016/j.bcp.2024.116116","ISSN":"0006-2952","journalAbbreviation":"Biochem Pharmacol","note":"PMID: 38460909\nPMCID: PMC11407912","page":"116116","source":"PubMed Central","title":"The pathophysiology of visceral adipose tissues in cardiometabolic diseases","volume":"222","author":[{"family":"Lee","given":"Mi-Jeong"},{"family":"Kim","given":"Jeehoon"}],"issued":{"date-parts":[["2024",4]]}}},{"id":393,"uris":["http://zotero.org/users/19172719/items/HW5V37VD"],"itemData":{"id":393,"type":"article-journal","abstract":"Background\nVisceral fat area (VFA) is a good surrogate marker of obesity-related disorders, such as hypertension, dyslipidemia and glucose intolerance. Although estimating the VFA by X-ray computed tomography (CT) is the primary index for visceral obesity, it is expensive and requires invasive radiation exposure. Dual bioelectrical impedance analysis (BIA) is a simple and reliable method to estimate VFA; however, the clinical usefulness of dual BIA remains unclear in patients with type 2 diabetes (T2D).\n\nMethods\nWe estimated the VFAs by dual BIA and CT in 98 patients with T2D and assessed anthropometric parameters, blood test results, and the presence of comorbid hypertension and dyslipidemia. We compared the correlation between the VFAs examined by dual BIA and CT. Furthermore, we performed the receiver operating characteristic (ROC) analyses for the VFAs to detect the presence of comorbid hypertension and/or dyslipidemia with T2D, which are major comorbidities of visceral obesity, and estimated the area under the curve (AUC).\n\nResults\nThe measurement error between the VFAs by dual BIA and CT was significantly higher among patients with brain natriuretic peptide (BNP) ≥ 100 pg/mL than those with BNP &lt; 100 pg/mL (39.2% ± 31.1% vs. 24.1% ± 18.6%, P &lt; 0.05). After excluding patients with BNP ≥ 100 pg/mL, the VFA by dual BIA significantly correlated with the VFA by CT (r = 0.917; P &lt; 0.0001). The AUC in the ROC analysis for the VFA by dual BIA to detect the presence of comorbid hypertension and/or dyslipidemia with T2D was almost equivalent to that for the VFA by CT.\n\nConclusions\nIn patients with T2D without elevated BNP &gt; 100 pg/mL as indicator for fluid accumulation interfering with BIA, estimation of the VFA by dual BIA significantly correlated with that by CT and also detected comorbid hypertension and/or dyslipidemia with T2D equivalent to those detected by CT. Hence, dual BIA could be an alternative to CT as a standard method for estimating the VFA in patients with diabetes.","container-title":"Cardiovascular Diabetology","DOI":"10.1186/s12933-019-0941-y","ISSN":"1475-2840","journalAbbreviation":"Cardiovasc Diabetol","note":"PMID: 31640702\nPMCID: PMC6805489","page":"137","source":"PubMed Central","title":"Efficacy of visceral fat estimation by dual bioelectrical impedance analysis in detecting cardiovascular risk factors in patients with type 2 diabetes","volume":"18","author":[{"family":"Omura-Ohata","given":"Yoko"},{"family":"Son","given":"Cheol"},{"family":"Makino","given":"Hisashi"},{"family":"Koezuka","given":"Ryo"},{"family":"Tochiya","given":"Mayu"},{"family":"Tamanaha","given":"Tamiko"},{"family":"Kishimoto","given":"Ichiro"},{"family":"Hosoda","given":"Kiminori"}],"issued":{"date-parts":[["2019",10,22]]}}}],"schema":"https://github.com/citation-style-language/schema/raw/master/csl-citation.json"} </w:instrText>
      </w:r>
      <w:r w:rsidR="000A0B81" w:rsidRPr="007F6A38">
        <w:rPr>
          <w:rFonts w:ascii="Arial" w:hAnsi="Arial" w:cs="Arial"/>
        </w:rPr>
        <w:fldChar w:fldCharType="separate"/>
      </w:r>
      <w:r w:rsidR="00E739B9" w:rsidRPr="007F6A38">
        <w:rPr>
          <w:rFonts w:ascii="Arial" w:hAnsi="Arial" w:cs="Arial"/>
        </w:rPr>
        <w:t>(9–11)</w:t>
      </w:r>
      <w:r w:rsidR="000A0B81" w:rsidRPr="007F6A38">
        <w:rPr>
          <w:rFonts w:ascii="Arial" w:hAnsi="Arial" w:cs="Arial"/>
        </w:rPr>
        <w:fldChar w:fldCharType="end"/>
      </w:r>
      <w:r w:rsidR="000A0B81" w:rsidRPr="007F6A38">
        <w:rPr>
          <w:rFonts w:ascii="Arial" w:hAnsi="Arial" w:cs="Arial"/>
        </w:rPr>
        <w:t>. There is growing eviden</w:t>
      </w:r>
      <w:r w:rsidR="00DD4B5B" w:rsidRPr="007F6A38">
        <w:rPr>
          <w:rFonts w:ascii="Arial" w:hAnsi="Arial" w:cs="Arial"/>
        </w:rPr>
        <w:t>ce to suggest that individuals</w:t>
      </w:r>
      <w:r w:rsidR="000A0B81" w:rsidRPr="007F6A38">
        <w:rPr>
          <w:rFonts w:ascii="Arial" w:hAnsi="Arial" w:cs="Arial"/>
        </w:rPr>
        <w:t xml:space="preserve"> with normal BMI (18.5–24.9 kg/m</w:t>
      </w:r>
      <w:r w:rsidR="000A0B81" w:rsidRPr="007F6A38">
        <w:rPr>
          <w:rFonts w:ascii="Arial" w:hAnsi="Arial" w:cs="Arial"/>
          <w:vertAlign w:val="superscript"/>
        </w:rPr>
        <w:t>2</w:t>
      </w:r>
      <w:r w:rsidR="000A0B81" w:rsidRPr="007F6A38">
        <w:rPr>
          <w:rFonts w:ascii="Arial" w:hAnsi="Arial" w:cs="Arial"/>
        </w:rPr>
        <w:t xml:space="preserve">) may still exhibit elevated percentage body fat, predisposing them to insulin resistance, dyslipidemia, and hypertension </w:t>
      </w:r>
      <w:r w:rsidR="000A0B81" w:rsidRPr="007F6A38">
        <w:rPr>
          <w:rFonts w:ascii="Arial" w:hAnsi="Arial" w:cs="Arial"/>
        </w:rPr>
        <w:fldChar w:fldCharType="begin"/>
      </w:r>
      <w:r w:rsidR="00E739B9" w:rsidRPr="007F6A38">
        <w:rPr>
          <w:rFonts w:ascii="Arial" w:hAnsi="Arial" w:cs="Arial"/>
        </w:rPr>
        <w:instrText xml:space="preserve"> ADDIN ZOTERO_ITEM CSL_CITATION {"citationID":"CNLVuLj6","properties":{"formattedCitation":"(12\\uc0\\u8211{}14)","plainCitation":"(12–14)","noteIndex":0},"citationItems":[{"id":513,"uris":["http://zotero.org/users/19172719/items/RMPGMG5M"],"itemData":{"id":513,"type":"article-journal","abstract":"BACKGROUND: Although body mass index (BMI) is the most widely accepted parameter for defining obesity, recent studies have indicated a unique set of patients who exhibit normal BMI and excess body fat (BF), which is termed as normal weight obesity (NWO). Increased BF is an established risk factor for atherosclerosis. However, it is unclear whether NWO subjects already have a higher degree of vascular inflammation compared to normal weight lean (NWL) subjects; moreover, the association of BF with vascular inflammation in normal weight subjects is largely unknown.\nMETHODS: NWO and NWL subjects (n = 82 in each group) without any history of significant vascular disease were identified from a 3-year database of consecutively recruited patients undergoing 18 F-fluorodeoxyglucose positron emission tomography/computed tomography (18 F-FDG-PET/CT) at a self-referred Healthcare Promotion Program. The degree of subclinical vascular inflammation was evaluated using the mean and maximum target-to-background ratios (TBRmean and TBRmax) of the carotid artery, which were measured by 18 F-FDG-PET/CT (a noninvasive tool for assessing vascular inflammation).\nRESULTS: We found that metabolically dysregulation was greater in NWO subjects than in NWL subjects, with a significantly higher blood pressure, higher fasting glucose level, and worse lipid profile. Moreover, NWO subjects exhibited higher TBR than NWL subjects (TBRmean: 1.33 ± 0.16 versus 1.45 ± 0.19, p &lt; 0.001; TBRmax: 1.52 ± 0.23 versus 1.67 ± 0.25, p &lt; 0.001). TBR was significantly associated with total BF (TBRmean: r = 0.267, p = 0.001; TBRmax: r = 0.289, p &lt; 0.001), age (TBRmean: r = 0.170, p = 0.029; TBRmax: r = 0.165, p = 0.035), BMI (TBRmean: r = 0.184, p = 0.018; TBRmax: r = 0.206, p = 0.008), and fasting glucose level (TBRmean: r = 0.157, p = 0.044; TBRmax: r = 0.182, p = 0.020). In multiple linear regression analysis, BF was an independent determinant of TBRmean and TBRmax, after adjusting for age, BMI, and fasting glucose level (TBRmean: regression coefficient = 0.020, p = 0.008; TBRmax: regression coefficient = 0.028, p = 0.005). Compared to NWL, NWO was also independently associated with elevated TBRmax values, after adjusting for confounding factors (odds ratio = 2.887, 95% confidence interval 1.206-6.914, p = 0.017).\nCONCLUSIONS: NWO is associated with a higher degree of subclinical vascular inflammation, of which BF is a major contributing factor. These results warrant investigations for subclinical atherosclerosis in NWO patients.","container-title":"Cardiovascular Diabetology","DOI":"10.1186/1475-2840-13-70","ISSN":"1475-2840","journalAbbreviation":"Cardiovasc Diabetol","language":"eng","note":"PMID: 24708764\nPMCID: PMC3994236","page":"70","source":"PubMed","title":"Subclinical vascular inflammation in subjects with normal weight obesity and its association with body fat: an 18 F-FDG-PET/CT study","title-short":"Subclinical vascular inflammation in subjects with normal weight obesity and its association with body fat","volume":"13","author":[{"family":"Kang","given":"Shinae"},{"family":"Kyung","given":"Chanhee"},{"family":"Park","given":"Jong Suk"},{"family":"Kim","given":"Sohee"},{"family":"Lee","given":"Seung-Pyo"},{"family":"Kim","given":"Min Kyung"},{"family":"Kim","given":"Hye Kyung"},{"family":"Kim","given":"Kyung Rae"},{"family":"Jeon","given":"Tae Joo"},{"family":"Ahn","given":"Chul Woo"}],"issued":{"date-parts":[["2014",4,4]]}}},{"id":511,"uris":["http://zotero.org/users/19172719/items/2EIBSZFW"],"itemData":{"id":511,"type":"article-journal","abstract":"Objective This study investigated the number of Korean adults who had a normal body mass index (BMI) but high body-fat percentage (BF%) and determined their increased risk factors for cardiovascular diseases, including high blood pressure, hyperglycemia, and dyslipidemia. Design and Methods This cross-sectional study was based on 12,386 subjects (6,534 men and 5,852 women), with a normal BMI, between 30 and 49 years of age. Subjects were categorized into two groups by BF% (normal BF% group, BF% &lt;25 for men, and BF% &lt;30 for women; high BF(%) group, BF% ≥25 for men, and BF% ≥30 for women). Results The proportion of subjects with a normal BMI and high BF% was 12.7% (n = 1,572; 291 [4.5%] men and 1,281 [21.9%] women). Subjects with a high BF% had a significantly higher prevalence of high blood pressure (men only), hyperglycemia, and dyslipidemia. Multiple logistic regression analyses revealed that subjects with a normal BMI and high BF% had a 1.63 (adjusted odds ratio, 95% confidence interval: 1.21–2.19) in men and 1.56 (adjusted odds ratio, 95% confidence interval: 1.36–1.80) in women increased risk of one or more cardiovascular risk factors compared to subjects in the normal BMI and normal BF% group, even after adjusting for abdominal obesity. Conclusion High BF% is associated with a high cardiometabolic risks, regardless of abdominal obesity, in normal-weight Korean adults. Thus, follow-up screening of those with a high BF% may be necessary to detect and prevent cardiometabolic diseases, particularly for women with a normal BMI.","container-title":"Obesity","DOI":"10.1002/oby.20020","ISSN":"1930-739X","issue":"8","language":"en","license":"Copyright © 2012 The Obesity Society","note":"_eprint: https://onlinelibrary.wiley.com/doi/pdf/10.1002/oby.20020","page":"1571-1577","source":"Wiley Online Library","title":"Implication of high-body-fat percentage on cardiometabolic risk in middle-aged, healthy, normal-weight adults","volume":"21","author":[{"family":"Kim","given":"Ji Young"},{"family":"Han","given":"Sang-Hwan"},{"family":"Yang","given":"Bong-Min"}],"issued":{"date-parts":[["2013"]]}}},{"id":509,"uris":["http://zotero.org/users/19172719/items/UMQMHSXV"],"itemData":{"id":509,"type":"article-journal","abstract":"BACKGROUND AND AIMS: Nearly 25% of normal weight individuals display abnormal metabolic profiles associated with obesity. As a wide range in body fat percentage (%BF) exists for BMI-defined normal weight individuals, we investigated whether elevated %BF (determined using DXA) was associated with cardiometabolic dysregulation among 977 normal weight subjects (192 men, 785 women) from the Canadian province of Newfoundland and Labrador.\nMETHODS AND RESULTS: BMI and %BF were measured after a 12-h fasting period. Cardiometabolic abnormalities considered included elevated triglyceride, glucose and hsCRP levels, decreased HDL cholesterol, insulin resistance, and hypertension. Subjects were classified as metabolically healthy (0 or 1 cardiometabolic abnormality) or abnormal (≥2 cardiometabolic abnormalities) and divided into sex-specific %BF tertiles as follows: low (≤15.2% men, ≤29.7% women), medium (15.3-20.7%% men, 29.8-34.9%% women) and high (≥20.8% men, ≥35.0% women). The prevalence of the metabolically abnormal phenotype was higher among medium and high %BF subjects (12.0% and 19.5%, respectively) compared to the low group (7.4%; p &lt; 0.05). Furthermore, the odds of being metabolically abnormal were 1.61 (95% CI 0.94-2.77) for medium %BF subjects compared to the low group and nearly tripled for high %BF subjects (OR 2.73, 95% CI 1.63-4.86). ORs remained significant after further adjustment for waist circumference.\nCONCLUSION: Our findings indicate that those with elevated %BF are at increased risk of developing cardiometabolic disease despite having a normal BMI. Future development of adequate screening tools to identify these individuals is crucial to the prevention of obesity-associated disease.","container-title":"Nutrition, metabolism, and cardiovascular diseases: NMCD","DOI":"10.1016/j.numecd.2010.11.009","ISSN":"1590-3729","issue":"9","journalAbbreviation":"Nutr Metab Cardiovasc Dis","language":"eng","note":"PMID: 21215604","page":"741-747","source":"PubMed","title":"Body fat percentage is associated with cardiometabolic dysregulation in BMI-defined normal weight subjects","volume":"22","author":[{"family":"Shea","given":"J. L."},{"family":"King","given":"M. T. C."},{"family":"Yi","given":"Y."},{"family":"Gulliver","given":"W."},{"family":"Sun","given":"G."}],"issued":{"date-parts":[["2012",9]]}}}],"schema":"https://github.com/citation-style-language/schema/raw/master/csl-citation.json"} </w:instrText>
      </w:r>
      <w:r w:rsidR="000A0B81" w:rsidRPr="007F6A38">
        <w:rPr>
          <w:rFonts w:ascii="Arial" w:hAnsi="Arial" w:cs="Arial"/>
        </w:rPr>
        <w:fldChar w:fldCharType="separate"/>
      </w:r>
      <w:r w:rsidR="00E739B9" w:rsidRPr="007F6A38">
        <w:rPr>
          <w:rFonts w:ascii="Arial" w:hAnsi="Arial" w:cs="Arial"/>
        </w:rPr>
        <w:t>(12–14)</w:t>
      </w:r>
      <w:r w:rsidR="000A0B81" w:rsidRPr="007F6A38">
        <w:rPr>
          <w:rFonts w:ascii="Arial" w:hAnsi="Arial" w:cs="Arial"/>
        </w:rPr>
        <w:fldChar w:fldCharType="end"/>
      </w:r>
      <w:r w:rsidR="000A0B81" w:rsidRPr="007F6A38">
        <w:rPr>
          <w:rFonts w:ascii="Arial" w:hAnsi="Arial" w:cs="Arial"/>
        </w:rPr>
        <w:t xml:space="preserve">. This Normal Weight Obesity (NWO) phenotype is commonly seen in </w:t>
      </w:r>
      <w:r w:rsidR="00FB40B8" w:rsidRPr="007F6A38">
        <w:rPr>
          <w:rFonts w:ascii="Arial" w:hAnsi="Arial" w:cs="Arial"/>
        </w:rPr>
        <w:t>South Asi</w:t>
      </w:r>
      <w:r w:rsidR="00F12EA4" w:rsidRPr="007F6A38">
        <w:rPr>
          <w:rFonts w:ascii="Arial" w:hAnsi="Arial" w:cs="Arial"/>
        </w:rPr>
        <w:t>an populations, with many</w:t>
      </w:r>
      <w:r w:rsidR="00FB40B8" w:rsidRPr="007F6A38">
        <w:rPr>
          <w:rFonts w:ascii="Arial" w:hAnsi="Arial" w:cs="Arial"/>
        </w:rPr>
        <w:t xml:space="preserve"> </w:t>
      </w:r>
      <w:r w:rsidR="00F12EA4" w:rsidRPr="007F6A38">
        <w:rPr>
          <w:rFonts w:ascii="Arial" w:hAnsi="Arial" w:cs="Arial"/>
        </w:rPr>
        <w:t>remaining</w:t>
      </w:r>
      <w:r w:rsidR="00FB40B8" w:rsidRPr="007F6A38">
        <w:rPr>
          <w:rFonts w:ascii="Arial" w:hAnsi="Arial" w:cs="Arial"/>
        </w:rPr>
        <w:t xml:space="preserve"> clinically undiagnosed due to their normal weight</w:t>
      </w:r>
      <w:r w:rsidR="00934F6F" w:rsidRPr="007F6A38">
        <w:rPr>
          <w:rFonts w:ascii="Arial" w:hAnsi="Arial" w:cs="Arial"/>
        </w:rPr>
        <w:t xml:space="preserve"> </w:t>
      </w:r>
      <w:r w:rsidR="00FB40B8" w:rsidRPr="007F6A38">
        <w:rPr>
          <w:rFonts w:ascii="Arial" w:hAnsi="Arial" w:cs="Arial"/>
        </w:rPr>
        <w:fldChar w:fldCharType="begin"/>
      </w:r>
      <w:r w:rsidR="00E739B9" w:rsidRPr="007F6A38">
        <w:rPr>
          <w:rFonts w:ascii="Arial" w:hAnsi="Arial" w:cs="Arial"/>
        </w:rPr>
        <w:instrText xml:space="preserve"> ADDIN ZOTERO_ITEM CSL_CITATION {"citationID":"JzvN9WAW","properties":{"formattedCitation":"(15,16)","plainCitation":"(15,16)","noteIndex":0},"citationItems":[{"id":198,"uris":["http://zotero.org/users/19172719/items/4IVPNZEZ"],"itemData":{"id":198,"type":"article-journal","abstract":"Normal-weight obesity (NWO) has been shown to be associated with cardiometabolic dysfunction. However, little is known regarding this potential relationship in early adulthood. The aim of this study was to investigate the associations between NWO and cardiometabolic risk factors in a large population of Colombian young adults. A cross-sectional study was conducted on 1354 subjects (61% women), aged from 18 to 30. Anthropometric data, including body mass index (BMI) and waist circumference (WC), were estimated, and the percentage of fat mass was measured through bioelectrical impedance analysis (BIA). Muscular fitness was determined by using a handgrip strength test and normalized grip strength (NGS = handgrip (kg)/body mass (kg)). A cardiometabolic risk Z-score was derived by assessing WC, triglycerides, high-density lipoprotein cholesterol (HDL-C) cholesterol, fasting glucose, and systolic blood pressure. NWO was defined by the combination of excess %BF (over 25.5% for men and 38.9% for women) and a BMI &lt; 25 kg/m(2). The overall prevalence of NWO was 29.1%. Subjects with NWO have an increased risk of cardiometabolic risk compared to the normal-weight lean group (OR = 3.10). Moreover, NWO was associated with an increased risk of presenting low HDL-C (OR = 2.34), high abdominal obesity (OR = 7.27), and low NGS (OR = 3.30), p &lt; 0.001. There is a high prevalence of NWO in American Latin young adults and this condition is associated with an increased cardiovascular risk, high blood pressure, low HDL-C, high abdominal obesity, and low muscular strength early in life. Screening for adiposity in subjects with a normal BMI could help to identify young adults at a high risk of cardiometabolic abnormalities.","container-title":"Nutrients","DOI":"10.3390/nu12041106","ISSN":"2072-6643","issue":"4","journalAbbreviation":"Nutrients","language":"English","note":"number-of-pages: 13\npublisher-place: Basel\npublisher: MDPI\nWeb of Science ID: WOS:000531831300226","page":"1106","source":"Clarivate Analytics Web of Science","title":"Normal-Weight Obesity Is Associated with Increased Cardiometabolic Risk in Young Adults","volume":"12","author":[{"family":"Correa-Rodriguez","given":"Maria"},{"family":"Gonzalez-Ruiz","given":"Katherine"},{"family":"Rincon-Pabon","given":"David"},{"family":"Izquierdo","given":"Mikel"},{"family":"Garcia-Hermoso","given":"Antonio"},{"family":"Agostinis-Sobrinho","given":"Cesar"},{"family":"Sanchez-Capacho","given":"Nohora"},{"family":"America Roa-Cubaque","given":"Marcela"},{"family":"Ramirez-Velez","given":"Robinson"}],"issued":{"date-parts":[["2020",4]]}}},{"id":287,"uris":["http://zotero.org/users/19172719/items/X57L2FKS"],"itemData":{"id":287,"type":"article-journal","abstract":"OBJECTIVE: To evaluate the prevalence of excessive adiposity among normal-weight individuals, and their cardiometabolic risk.\nMETHODS: This cross-sectional study included 3,001 participants (ages 20-95, 52% men, BMI 28.0 ± 5.5 kg/m2) who completed an anthropometric evaluation, dual x-ray absorptiometry (DXA) scan to measure body composition, and cardiometabolic blood markers. Excess adiposity was defined as ≥25% for men and ≥ 35% for women.\nRESULTS: Of the entire study participants, 967 were in normal BMI (18.5-24.9 kg/m2) with a wide body fat distribution (4-49%). Of them, 26% of men and 38% of women were classified with excess adiposity. As compared to normal-weight lean participants, normal-weight obese men and women had higher triglycerides (76.5 ± 37.3 vs. 101.2 ± 50.3 mg/dL, p = 0.004 and 84 ± 44.2 vs. 101.4 ± 91.1 mg/dL, p = 0.030; respectively) and elevated low-density lipoprotein cholesterol (103.3 ± 31.7 vs. 119.6 ± 45.5 mg/dL, p = 0.011) and total cholesterol (171.5 ± 40.3 vs. 190.2 ± 39 mg/dL, p = 0.007) for men only. Among NWO, abdominal circumference was prevalent in 60% of the females with NWO (≥88 cm), but only in 4% of males (≥102 cm).\nCONCLUSION: Higher adiposity, even within normal weight, increases cardiometabolic risk, and abdominal waist circumference misclassified obesity in normal-weight individuals. This study highlights the need for a body composition evaluation to determine cardiometabolic risk for adults with normal body weight.","container-title":"Frontiers in Nutrition","DOI":"10.3389/fnut.2023.1173488","ISSN":"2296-861X","journalAbbreviation":"Front Nutr","language":"eng","note":"PMID: 37360304\nPMCID: PMC10287971","page":"1173488","source":"PubMed","title":"The paradox of obesity with normal weight; a cross-sectional study","volume":"10","author":[{"family":"Lahav","given":"Yair"},{"family":"Kfir","given":"Aviv"},{"family":"Gepner","given":"Yftach"}],"issued":{"date-parts":[["2023"]]}}}],"schema":"https://github.com/citation-style-language/schema/raw/master/csl-citation.json"} </w:instrText>
      </w:r>
      <w:r w:rsidR="00FB40B8" w:rsidRPr="007F6A38">
        <w:rPr>
          <w:rFonts w:ascii="Arial" w:hAnsi="Arial" w:cs="Arial"/>
        </w:rPr>
        <w:fldChar w:fldCharType="separate"/>
      </w:r>
      <w:r w:rsidR="00E739B9" w:rsidRPr="007F6A38">
        <w:rPr>
          <w:rFonts w:ascii="Arial" w:hAnsi="Arial" w:cs="Arial"/>
        </w:rPr>
        <w:t>(15,16)</w:t>
      </w:r>
      <w:r w:rsidR="00FB40B8" w:rsidRPr="007F6A38">
        <w:rPr>
          <w:rFonts w:ascii="Arial" w:hAnsi="Arial" w:cs="Arial"/>
        </w:rPr>
        <w:fldChar w:fldCharType="end"/>
      </w:r>
      <w:r w:rsidR="00FB40B8" w:rsidRPr="007F6A38">
        <w:rPr>
          <w:rFonts w:ascii="Arial" w:hAnsi="Arial" w:cs="Arial"/>
        </w:rPr>
        <w:t>.</w:t>
      </w:r>
      <w:r w:rsidR="00DD4B5B" w:rsidRPr="007F6A38">
        <w:rPr>
          <w:rFonts w:ascii="Arial" w:hAnsi="Arial" w:cs="Arial"/>
        </w:rPr>
        <w:t xml:space="preserve"> </w:t>
      </w:r>
      <w:r w:rsidR="00A557C0" w:rsidRPr="007F6A38">
        <w:rPr>
          <w:rFonts w:ascii="Arial" w:hAnsi="Arial" w:cs="Arial"/>
        </w:rPr>
        <w:t>In Bangladesh</w:t>
      </w:r>
      <w:r w:rsidR="00692978" w:rsidRPr="007F6A38">
        <w:rPr>
          <w:rFonts w:ascii="Arial" w:hAnsi="Arial" w:cs="Arial"/>
        </w:rPr>
        <w:t xml:space="preserve"> (</w:t>
      </w:r>
      <w:commentRangeStart w:id="2"/>
      <w:r w:rsidR="00692978" w:rsidRPr="00995064">
        <w:rPr>
          <w:rFonts w:ascii="Arial" w:hAnsi="Arial" w:cs="Arial"/>
          <w:b/>
          <w:bCs/>
          <w:rPrChange w:id="3" w:author="S.K. Kaptoge" w:date="2026-01-16T09:35:00Z" w16du:dateUtc="2026-01-16T09:35:00Z">
            <w:rPr>
              <w:rFonts w:ascii="Arial" w:hAnsi="Arial" w:cs="Arial"/>
            </w:rPr>
          </w:rPrChange>
        </w:rPr>
        <w:t>Figure 1</w:t>
      </w:r>
      <w:commentRangeEnd w:id="2"/>
      <w:r w:rsidR="00995064">
        <w:rPr>
          <w:rStyle w:val="CommentReference"/>
        </w:rPr>
        <w:commentReference w:id="2"/>
      </w:r>
      <w:r w:rsidR="00692978" w:rsidRPr="007F6A38">
        <w:rPr>
          <w:rFonts w:ascii="Arial" w:hAnsi="Arial" w:cs="Arial"/>
        </w:rPr>
        <w:t>)</w:t>
      </w:r>
      <w:r w:rsidR="00A557C0" w:rsidRPr="007F6A38">
        <w:rPr>
          <w:rFonts w:ascii="Arial" w:hAnsi="Arial" w:cs="Arial"/>
        </w:rPr>
        <w:t>, this</w:t>
      </w:r>
      <w:r w:rsidR="00DD4B5B" w:rsidRPr="007F6A38">
        <w:rPr>
          <w:rFonts w:ascii="Arial" w:hAnsi="Arial" w:cs="Arial"/>
        </w:rPr>
        <w:t xml:space="preserve"> </w:t>
      </w:r>
      <w:r w:rsidR="00E739B9" w:rsidRPr="007F6A38">
        <w:rPr>
          <w:rFonts w:ascii="Arial" w:hAnsi="Arial" w:cs="Arial"/>
        </w:rPr>
        <w:t xml:space="preserve">crisis </w:t>
      </w:r>
      <w:r w:rsidR="00A557C0" w:rsidRPr="007F6A38">
        <w:rPr>
          <w:rFonts w:ascii="Arial" w:hAnsi="Arial" w:cs="Arial"/>
        </w:rPr>
        <w:t xml:space="preserve">is driven by </w:t>
      </w:r>
      <w:r w:rsidR="00720DB0" w:rsidRPr="007F6A38">
        <w:rPr>
          <w:rFonts w:ascii="Arial" w:hAnsi="Arial" w:cs="Arial"/>
        </w:rPr>
        <w:t xml:space="preserve">the </w:t>
      </w:r>
      <w:r w:rsidR="00A557C0" w:rsidRPr="007F6A38">
        <w:rPr>
          <w:rFonts w:ascii="Arial" w:hAnsi="Arial" w:cs="Arial"/>
        </w:rPr>
        <w:t>interact</w:t>
      </w:r>
      <w:r w:rsidR="00720DB0" w:rsidRPr="007F6A38">
        <w:rPr>
          <w:rFonts w:ascii="Arial" w:hAnsi="Arial" w:cs="Arial"/>
        </w:rPr>
        <w:t>ion of biological risks such as hypertension and metabolic dysfunction,</w:t>
      </w:r>
      <w:r w:rsidR="00A557C0" w:rsidRPr="007F6A38">
        <w:rPr>
          <w:rFonts w:ascii="Arial" w:hAnsi="Arial" w:cs="Arial"/>
        </w:rPr>
        <w:t xml:space="preserve"> behavioural factors like h</w:t>
      </w:r>
      <w:r w:rsidR="00720DB0" w:rsidRPr="007F6A38">
        <w:rPr>
          <w:rFonts w:ascii="Arial" w:hAnsi="Arial" w:cs="Arial"/>
        </w:rPr>
        <w:t>igh salt,</w:t>
      </w:r>
      <w:r w:rsidR="00A557C0" w:rsidRPr="007F6A38">
        <w:rPr>
          <w:rFonts w:ascii="Arial" w:hAnsi="Arial" w:cs="Arial"/>
        </w:rPr>
        <w:t xml:space="preserve"> tobacco use, </w:t>
      </w:r>
      <w:r w:rsidR="00720DB0" w:rsidRPr="007F6A38">
        <w:rPr>
          <w:rFonts w:ascii="Arial" w:hAnsi="Arial" w:cs="Arial"/>
        </w:rPr>
        <w:t xml:space="preserve">physical inactivity, </w:t>
      </w:r>
      <w:r w:rsidR="00A557C0" w:rsidRPr="007F6A38">
        <w:rPr>
          <w:rFonts w:ascii="Arial" w:hAnsi="Arial" w:cs="Arial"/>
        </w:rPr>
        <w:t>and environmental factors like air pollution</w:t>
      </w:r>
      <w:r w:rsidR="005F3872" w:rsidRPr="007F6A38">
        <w:rPr>
          <w:rFonts w:ascii="Arial" w:hAnsi="Arial" w:cs="Arial"/>
        </w:rPr>
        <w:t xml:space="preserve"> </w:t>
      </w:r>
      <w:r w:rsidR="005F3872" w:rsidRPr="007F6A38">
        <w:rPr>
          <w:rFonts w:ascii="Arial" w:hAnsi="Arial" w:cs="Arial"/>
        </w:rPr>
        <w:fldChar w:fldCharType="begin"/>
      </w:r>
      <w:r w:rsidR="003660C1" w:rsidRPr="007F6A38">
        <w:rPr>
          <w:rFonts w:ascii="Arial" w:hAnsi="Arial" w:cs="Arial"/>
        </w:rPr>
        <w:instrText xml:space="preserve"> ADDIN ZOTERO_ITEM CSL_CITATION {"citationID":"8sprO5u3","properties":{"formattedCitation":"(17,18)","plainCitation":"(17,18)","noteIndex":0},"citationItems":[{"id":788,"uris":["http://zotero.org/users/19172719/items/7KAY5V7I"],"itemData":{"id":788,"type":"article-journal","abstract":"BackgroundCardiovascular diseases (CVDs) are the leading cause of mortality and are among the foremost causes of disability globally. CVD burden has continued to increase in most countries since 1990, with trends driven by changing exposures to harmful risk factors, population growth, and population aging.ObjectivesWe report estimates of global, national, and subnational CVD burden, including 18 subdiseases and 12 associated modifiable risk factors. We analyzed change in CVD burden from 1990 to 2023 and identified drivers of change including population growth, population aging, and risk factor exposure.MethodsThe Global Burden of Disease (GBD) 2023 study, a multinational collaborative research study, quantified burden due to 375 diseases including CVD burden and identified drivers of change from 1990 to 2023 using all available data and statistical models. GBD 2023 estimated the population-level burden of diseases in 204 countries and territories from 1990 to 2023.ResultsCVDs were the leading cause of disability-adjusted life years (DALYs) and deaths estimated in the GBD. As of 2023, there were 437 million (95% UI: 401 to 465 million) CVD DALYs globally, a 1.4-fold increase from the number in 1990 of 320 million (292 to 344 million). Ischemic heart disease, intracerebral hemorrhage, ischemic stroke, and hypertensive heart disease were the leading cardiovascular causes of DALYs in 2023 globally. As of 2023, age-standardized CVD DALY rates were highest in low and low-middle Socio-demographic Index (SDI) settings and lowest in high SDI settings. The number of CVD deaths increased globally from 13.1 million (95% UI: 12.2 to 14.0 million) in 1990 to 19.2 million (95% UI: 17.4 to 20.4 million) in 2023. The number of prevalent cases of CVD more than doubled since 1990, with 311 million (95% UI: 294 to 333 million) prevalent cases of CVD in 1990 and 626 million (95% UI: 591 to 672 million) prevalent cases in 2023 globally. A total of 79.6% (95% UI: 75.7% to 82.5%) of CVD burden is attributable to modifiable risk factors 347 million [95% UI: 318 to 373 million] DALYs in 2023). Globally, high systolic blood pressure, dietary risks, high low-density lipoprotein cholesterol, and air pollution were the modifiable risks responsible for most attributable CVD burden in 2023. Since 1990, changes in exposure to modifiable risk factors have had mixed effects on CVD burden, with increases in high body mass index, high fasting plasma glucose, and low physical activity leading to higher burden, while reductions in tobacco usage have mitigated some of these increases. Population growth and population aging were the main drivers of the increasing burden since 1990, adding 128 million (95% UI: 115 to 139 million) and 139 million (95% UI: 126 to 151 million) CVD DALYs to the increase in CVD burden since 1990.ConclusionsCVD remains the leading cause of disease burden and death worldwide with the greatest burden in low, low-middle, and middle SDI regions. Large variation exists in CVD burden even for countries at similar levels of development, a gap explained substantially by known, modifiable risk factors that are inadequately controlled. The decades-long increase in CVD burden was the result of population growth, population aging, and increased exposure to a subset of risk factors led by metabolic risks. Countries will need to adopt effective health system and public health strategies if they are to progress in achieving global goals to reduce the burden of CVD.","container-title":"JACC","DOI":"10.1016/j.jacc.2025.08.015","issue":"22","note":"publisher: American College of Cardiology Foundation","page":"2167-2243","source":"jacc.org (Atypon)","title":"Global, Regional, and National Burden of Cardiovascular Diseases and Risk Factors in 204 Countries and Territories, 1990-2023","volume":"86","author":[{"literal":"Global Burden of Cardiovascular Diseases and Risks 2023 Collaborators"}],"issued":{"date-parts":[["2025",12,2]]}}},{"id":789,"uris":["http://zotero.org/users/19172719/items/ZNRZH9ZW"],"itemData":{"id":789,"type":"article-journal","abstract":"Ever rising prevalence of Cardiovascular Diseases (CVD) is a major challenge for the health sector in Bangladesh. This study aimed to explore the prevalence of CVD and sociodemographic and lifestyle factors associated with it in Bangladesh. The data were collected through a cross-sectional survey following a two-stage cluster random sampling procedure. The present analysis was performed among 12,338 respondents aged ≥35 years, selected from rural areas and urban slums. Information was gathered using a structured questionnaire, whereas measurements were taken using standardized procedures. Logistic regression with exchangeable correlation structure among clusters was executed to explore the association. About 30% of participants had hypertension, 5% diabetes, 20% obesity; 77% were either smokers or consumed smokeless tobacco, and 28% were physically inactive. The prevalence of CVD was 4.5% (stroke: 1.8% and heart diseases: 3.2%). After adjusting for potential confounders, hypertension, diabetes, body mass index, extra salt intake, daily sleep, tiredness, age, gender, occupation, administrative division, and wealth quintile were found to be significantly associated with CVD. The study highlighted that the prevalence of CVD is high in Bangladesh, and its associated risk factors such as hypertension and diabetes are on the rise, especially in the older population, women, and high-income groups. Therefore, immediate public health intervention is warranted to address the issue.","container-title":"Journal of Epidemiology and Global Health","DOI":"10.2991/jegh.k.190531.001","ISSN":"2210-6006","issue":"3","journalAbbreviation":"J Epidemiol Glob Health","note":"PMID: 31529935\nPMCID: PMC7310816","page":"176-184","source":"PubMed Central","title":"Prevalence and Risk Factors of Cardiovascular Diseases among Bangladeshi Adults: Findings from a Cross-sectional Study","title-short":"Prevalence and Risk Factors of Cardiovascular Diseases among Bangladeshi Adults","volume":"9","author":[{"family":"Khanam","given":"Fouzia"},{"family":"Hossain","given":"Md. Belal"},{"family":"Mistry","given":"Sabuj Kanti"},{"family":"Afsana","given":"Kaosar"},{"family":"Rahman","given":"Mahfuzar"}],"issued":{"date-parts":[["2019",9]]}}}],"schema":"https://github.com/citation-style-language/schema/raw/master/csl-citation.json"} </w:instrText>
      </w:r>
      <w:r w:rsidR="005F3872" w:rsidRPr="007F6A38">
        <w:rPr>
          <w:rFonts w:ascii="Arial" w:hAnsi="Arial" w:cs="Arial"/>
        </w:rPr>
        <w:fldChar w:fldCharType="separate"/>
      </w:r>
      <w:r w:rsidR="003660C1" w:rsidRPr="007F6A38">
        <w:rPr>
          <w:rFonts w:ascii="Arial" w:hAnsi="Arial" w:cs="Arial"/>
        </w:rPr>
        <w:t>(17,18)</w:t>
      </w:r>
      <w:r w:rsidR="005F3872" w:rsidRPr="007F6A38">
        <w:rPr>
          <w:rFonts w:ascii="Arial" w:hAnsi="Arial" w:cs="Arial"/>
        </w:rPr>
        <w:fldChar w:fldCharType="end"/>
      </w:r>
      <w:r w:rsidR="00A557C0" w:rsidRPr="007F6A38">
        <w:rPr>
          <w:rFonts w:ascii="Arial" w:hAnsi="Arial" w:cs="Arial"/>
        </w:rPr>
        <w:t>.</w:t>
      </w:r>
      <w:r w:rsidR="00720DB0" w:rsidRPr="007F6A38">
        <w:rPr>
          <w:rFonts w:ascii="Arial" w:hAnsi="Arial" w:cs="Arial"/>
        </w:rPr>
        <w:t xml:space="preserve"> These risks are amplified by rapid, unplanned urbanization, socioeconomic deprivation, and weak health infrastructure </w:t>
      </w:r>
      <w:r w:rsidR="00F929B1" w:rsidRPr="007F6A38">
        <w:rPr>
          <w:rFonts w:ascii="Arial" w:hAnsi="Arial" w:cs="Arial"/>
        </w:rPr>
        <w:fldChar w:fldCharType="begin"/>
      </w:r>
      <w:r w:rsidR="003660C1" w:rsidRPr="007F6A38">
        <w:rPr>
          <w:rFonts w:ascii="Arial" w:hAnsi="Arial" w:cs="Arial"/>
        </w:rPr>
        <w:instrText xml:space="preserve"> ADDIN ZOTERO_ITEM CSL_CITATION {"citationID":"IizcpqXJ","properties":{"formattedCitation":"(19,20)","plainCitation":"(19,20)","noteIndex":0},"citationItems":[{"id":362,"uris":["http://zotero.org/users/19172719/items/P8BB2KTH"],"itemData":{"id":362,"type":"article-journal","abstract":"Purpose\nObesity has attained pandemic proportions across the world, and its prevalence in developing countries is also on the rise. Nevertheless, there is still a large gap in understanding the reasons behind a disproportionately high prevalence of diabetes as opposed to a lesser degree of obesity seen in individuals of South Asian origin. This research letter highlights the importance of identifying individuals with normal weight obesity, which may partially bridge this knowledge gap.\nMethods\nWe reviewed recently published evidence on normal weight obesity.\nFindings\nNormal weight obesity is a common public health problem and may be prevalent in up to one-third of individuals of certain Asian ethnicities. Literature is emerging on its pathophysiology and association with metabolic diseases, such as type 2 diabetes mellitus, hypertension, and dyslipidemia. More recently, normal weight obesity was also identified as an independent strong predictor of cardiovascular mortality. However, evidence is particularly lacking on its appropriate management.\nImplications\nNormal weight obesity is an underrecognized yet widely prevalent problem in individuals of Asian descent. Further research on pathogenic mechanisms, diagnostic modalities, and therapeutic options in individuals with normal weight obesity is needed to appropriately manage this condition.","container-title":"Clinical Therapeutics","DOI":"10.1016/j.clinthera.2019.05.016","ISSN":"0149-2918","issue":"8","journalAbbreviation":"Clinical Therapeutics","page":"1638-1642","source":"ScienceDirect","title":"Normal Weight Obesity: An Underrecognized Problem in Individuals of South Asian Descent","title-short":"Normal Weight Obesity","volume":"41","author":[{"family":"Kapoor","given":"Nitin"},{"family":"Furler","given":"John"},{"family":"Paul","given":"Thomas V."},{"family":"Thomas","given":"Nihal"},{"family":"Oldenburg","given":"Brian"}],"issued":{"date-parts":[["2019",8,1]]}}},{"id":428,"uris":["http://zotero.org/users/19172719/items/QLDZPJNR"],"itemData":{"id":428,"type":"article-journal","abstract":"Objective\nUrbanization is an important determinant of cardiovascular disease (CVD) risk. To determine location-based differences in CVD risk factors in India we performed studies among women in rural, urban-poor and urban middle-class locations.\n\nMethods\nPopulation-based cross-sectional studies in rural, urban-poor, and urban-middle class women (35–70y) were performed at multiple sites. We evaluated 6853 women (rural 2616, 5 sites; urban-poor 2008, 4 sites; urban middle-class 2229, 11 sites) for socioeconomic, lifestyle, anthropometric and biochemical risk factors. Descriptive statistics are reported.\n\nResults\nMean levels of body mass index (BMI), waist circumference, waist-hip ratio (WHR), systolic BP, fasting glucose and cholesterol in rural, urban-poor and urban-middle class women showed significantly increasing trends (ANOVAtrend, p &lt;0.001). Age-adjusted prevalence of diabetes and risk factors among rural, urban-poor and urban-middle class women, respectively was, diabetes (2.2, 9.3, 17.7%), overweight BMI ≥25 kg/m2 (22.5, 45.6, 57.4%), waist &gt;80 cm (28.3, 63.4, 61.9%), waist &gt;90 cm (8.4, 31.4, 38.2%), waist hip ratio (WHR) &gt;0.8 (60.4, 90.7, 88.5), WHR&gt;0.9 (13.0, 44.3, 56.1%), hypertension (31.6, 48.2, 59.0%) and hypercholesterolemia (13.5, 27.7, 37.4%) (Mantel Haenszel X2 ptrend &lt;0.01). Inverse trend was observed for tobacco use (41.6, 19.6, 9.4%). There was significant association of hypertension, hypercholesterolemia and diabetes with overweight and obesity (adjusted R2 0.89–0.99).\n\nConclusions\nThere are significant location based differences in cardiometabolic risk factors in India. The urban-middle class women have the highest risk compared to urban-poor and rural.","container-title":"PLoS ONE","DOI":"10.1371/journal.pone.0149437","ISSN":"1932-6203","issue":"2","journalAbbreviation":"PLoS One","note":"PMID: 26881429\nPMCID: PMC4755555","page":"e0149437","source":"PubMed Central","title":"Disparities in Prevalence of Cardiometablic Risk Factors in Rural, Urban-Poor, and Urban-Middle Class Women in India","volume":"11","author":[{"family":"Mohan","given":"Indu"},{"family":"Gupta","given":"Rajeev"},{"family":"Misra","given":"Anoop"},{"family":"Sharma","given":"Krishna Kumar"},{"family":"Agrawal","given":"Aachu"},{"family":"Vikram","given":"Naval K."},{"family":"Sharma","given":"Vinita"},{"family":"Shrivastava","given":"Usha"},{"family":"Pandey","given":"Ravindra M."}],"issued":{"date-parts":[["2016",2,16]]}}}],"schema":"https://github.com/citation-style-language/schema/raw/master/csl-citation.json"} </w:instrText>
      </w:r>
      <w:r w:rsidR="00F929B1" w:rsidRPr="007F6A38">
        <w:rPr>
          <w:rFonts w:ascii="Arial" w:hAnsi="Arial" w:cs="Arial"/>
        </w:rPr>
        <w:fldChar w:fldCharType="separate"/>
      </w:r>
      <w:r w:rsidR="003660C1" w:rsidRPr="007F6A38">
        <w:rPr>
          <w:rFonts w:ascii="Arial" w:hAnsi="Arial" w:cs="Arial"/>
        </w:rPr>
        <w:t>(19,20)</w:t>
      </w:r>
      <w:r w:rsidR="00F929B1" w:rsidRPr="007F6A38">
        <w:rPr>
          <w:rFonts w:ascii="Arial" w:hAnsi="Arial" w:cs="Arial"/>
        </w:rPr>
        <w:fldChar w:fldCharType="end"/>
      </w:r>
      <w:r w:rsidR="00F929B1" w:rsidRPr="007F6A38">
        <w:rPr>
          <w:rFonts w:ascii="Arial" w:hAnsi="Arial" w:cs="Arial"/>
        </w:rPr>
        <w:t>.</w:t>
      </w:r>
      <w:r w:rsidR="001273C3" w:rsidRPr="007F6A38">
        <w:rPr>
          <w:rFonts w:ascii="Arial" w:hAnsi="Arial" w:cs="Arial"/>
        </w:rPr>
        <w:t xml:space="preserve"> </w:t>
      </w:r>
      <w:r w:rsidR="00F929B1" w:rsidRPr="007F6A38">
        <w:rPr>
          <w:rFonts w:ascii="Arial" w:hAnsi="Arial" w:cs="Arial"/>
        </w:rPr>
        <w:t xml:space="preserve"> </w:t>
      </w:r>
      <w:r w:rsidR="005F3872" w:rsidRPr="007F6A38">
        <w:rPr>
          <w:rFonts w:ascii="Arial" w:hAnsi="Arial" w:cs="Arial"/>
        </w:rPr>
        <w:t xml:space="preserve">These drivers, a significant lack of awareness about </w:t>
      </w:r>
      <w:r w:rsidR="003660C1" w:rsidRPr="007F6A38">
        <w:rPr>
          <w:rFonts w:ascii="Arial" w:hAnsi="Arial" w:cs="Arial"/>
        </w:rPr>
        <w:t xml:space="preserve">the </w:t>
      </w:r>
      <w:r w:rsidR="005F3872" w:rsidRPr="007F6A38">
        <w:rPr>
          <w:rFonts w:ascii="Arial" w:hAnsi="Arial" w:cs="Arial"/>
        </w:rPr>
        <w:t xml:space="preserve">condition, </w:t>
      </w:r>
      <w:r w:rsidR="00720DB0" w:rsidRPr="007F6A38">
        <w:rPr>
          <w:rFonts w:ascii="Arial" w:hAnsi="Arial" w:cs="Arial"/>
        </w:rPr>
        <w:t>and a critical gap in screening</w:t>
      </w:r>
      <w:r w:rsidR="00857D65" w:rsidRPr="007F6A38">
        <w:rPr>
          <w:rFonts w:ascii="Arial" w:hAnsi="Arial" w:cs="Arial"/>
        </w:rPr>
        <w:t xml:space="preserve"> </w:t>
      </w:r>
      <w:r w:rsidR="00720DB0" w:rsidRPr="007F6A38">
        <w:rPr>
          <w:rFonts w:ascii="Arial" w:hAnsi="Arial" w:cs="Arial"/>
        </w:rPr>
        <w:t xml:space="preserve">mean we miss </w:t>
      </w:r>
      <w:r w:rsidR="005F3872" w:rsidRPr="007F6A38">
        <w:rPr>
          <w:rFonts w:ascii="Arial" w:hAnsi="Arial" w:cs="Arial"/>
        </w:rPr>
        <w:t>opportunities to</w:t>
      </w:r>
      <w:r w:rsidR="00857D65" w:rsidRPr="007F6A38">
        <w:rPr>
          <w:rFonts w:ascii="Arial" w:hAnsi="Arial" w:cs="Arial"/>
        </w:rPr>
        <w:t xml:space="preserve"> focus the </w:t>
      </w:r>
      <w:r w:rsidR="003660C1" w:rsidRPr="007F6A38">
        <w:rPr>
          <w:rFonts w:ascii="Arial" w:hAnsi="Arial" w:cs="Arial"/>
        </w:rPr>
        <w:t>existing</w:t>
      </w:r>
      <w:r w:rsidR="00857D65" w:rsidRPr="007F6A38">
        <w:rPr>
          <w:rFonts w:ascii="Arial" w:hAnsi="Arial" w:cs="Arial"/>
        </w:rPr>
        <w:t xml:space="preserve"> scarce resources</w:t>
      </w:r>
      <w:r w:rsidR="00567B51" w:rsidRPr="007F6A38">
        <w:rPr>
          <w:rFonts w:ascii="Arial" w:hAnsi="Arial" w:cs="Arial"/>
        </w:rPr>
        <w:t xml:space="preserve"> </w:t>
      </w:r>
      <w:r w:rsidR="00857D65" w:rsidRPr="007F6A38">
        <w:rPr>
          <w:rFonts w:ascii="Arial" w:hAnsi="Arial" w:cs="Arial"/>
        </w:rPr>
        <w:t xml:space="preserve">in preventive efforts that </w:t>
      </w:r>
      <w:r w:rsidR="00DD4B5B" w:rsidRPr="007F6A38">
        <w:rPr>
          <w:rFonts w:ascii="Arial" w:hAnsi="Arial" w:cs="Arial"/>
        </w:rPr>
        <w:t xml:space="preserve">identify </w:t>
      </w:r>
      <w:r w:rsidR="00857D65" w:rsidRPr="007F6A38">
        <w:rPr>
          <w:rFonts w:ascii="Arial" w:hAnsi="Arial" w:cs="Arial"/>
        </w:rPr>
        <w:t xml:space="preserve">individuals </w:t>
      </w:r>
      <w:r w:rsidR="00DD4B5B" w:rsidRPr="007F6A38">
        <w:rPr>
          <w:rFonts w:ascii="Arial" w:hAnsi="Arial" w:cs="Arial"/>
        </w:rPr>
        <w:t>with high</w:t>
      </w:r>
      <w:r w:rsidR="00857D65" w:rsidRPr="007F6A38">
        <w:rPr>
          <w:rFonts w:ascii="Arial" w:hAnsi="Arial" w:cs="Arial"/>
        </w:rPr>
        <w:t xml:space="preserve"> cardiovascular metabolic risk</w:t>
      </w:r>
      <w:r w:rsidR="00857D65" w:rsidRPr="007F6A38">
        <w:rPr>
          <w:rFonts w:ascii="Arial" w:hAnsi="Arial" w:cs="Arial"/>
        </w:rPr>
        <w:fldChar w:fldCharType="begin"/>
      </w:r>
      <w:r w:rsidR="003660C1" w:rsidRPr="007F6A38">
        <w:rPr>
          <w:rFonts w:ascii="Arial" w:hAnsi="Arial" w:cs="Arial"/>
        </w:rPr>
        <w:instrText xml:space="preserve"> ADDIN ZOTERO_ITEM CSL_CITATION {"citationID":"loO1RNc1","properties":{"formattedCitation":"(21,22)","plainCitation":"(21,22)","noteIndex":0},"citationItems":[{"id":755,"uris":["http://zotero.org/users/19172719/items/Y4BJUT3H"],"itemData":{"id":755,"type":"article-journal","abstract":"There is scant research examining income-based inequalities in risk factors of non-communicable diseases (NCDs) and inequities of preventive care services across the South Asian population.","container-title":"BMC Medicine","DOI":"10.1186/s12916-025-04308-3","ISSN":"1741-7015","issue":"1","journalAbbreviation":"BMC Med","language":"en","page":"504","source":"Springer Link","title":"Income-based inequalities in risk factors of NCDs and inequities of preventive care services amongst 202,682 adults: a cross-sectional study of South Asia Biobank","title-short":"Income-based inequalities in risk factors of NCDs and inequities of preventive care services amongst 202,682 adults","volume":"23","author":[{"family":"Andretti","given":"Bernardo"},{"family":"Atanasova","given":"Petya"},{"family":"Verdun","given":"Zoey"},{"family":"Wellappuli","given":"Nalinda Tharanga"},{"family":"Pradeepa","given":"Rajendra"},{"family":"Vasudevan","given":"Sudha"},{"family":"Tyagi","given":"Akansha"},{"family":"Ahsan","given":"Ali"},{"family":"Hossain","given":"Md. Mokbul"},{"family":"Shamim","given":"Abu Ahmed"},{"family":"Akter","given":"Fahmida"},{"family":"Mahmood","given":"Sara"},{"family":"Athauda","given":"Lathika"},{"family":"Gamage","given":"Manoja"},{"family":"Kaluarachchi","given":"Manuja"},{"family":"Burgoine","given":"Thomas"},{"family":"Brage","given":"Soren"},{"family":"Forouhi","given":"Nita G."},{"family":"Goon","given":"Ian"},{"family":"Loh","given":"Marie"},{"family":"Katulanda","given":"Prasad"},{"family":"Kasturiratne","given":"Anuradhani"},{"family":"Khawaja","given":"Khadija Irfan"},{"family":"Ahmad","given":"Sajjad"},{"family":"Mridha","given":"Malay K."},{"family":"Jha","given":"Vinitaa"},{"family":"Anjana","given":"Ranjit Mohan"},{"family":"Chambers","given":"John C."},{"family":"Frost","given":"Gary"},{"family":"Sassi","given":"Franco"},{"family":"Miraldo","given":"Marisa"}],"issued":{"date-parts":[["2025",8,29]]}}},{"id":792,"uris":["http://zotero.org/users/19172719/items/AGKYV92Y"],"itemData":{"id":792,"type":"article-journal","abstract":"Background Given the rising incidence of cardiovascular diseases (CVDs) in Bangladesh, an improved understanding of the epidemiology of CVD risk factors is needed. Therefore, we reviewed published studies on CVD modifiable risk factors e.g., Type 2 Diabetes Mellitus (T2DM), hypertension (HTN), dyslipidemia and smoking as well as studies on CVDs and conducted a meta-analysis of risk factors and disease prevalence. Methods We searched the GLOBAL HEALTH, MEDLINE, EMBASE ‘BanglaJol’ databases for all studies in English on CVDs and its associated modifiable risk factors. Random effects meta-analysis methods were used to estimate pooled prevalence. Results There were 74 eligible studies (outcome: T2DM = 32, HTN = 24, dyslipidaemia = 8 and smoking = 25; CVDs = 10). Due to high between study heterogeneity (p&lt;0.001, I2&gt; 95%) in the prevalence of CVD risk factors, we presented median and interquartile range (IQR) instead of the pooled estimates as the summary measures. Median (IQR) prevalence of T2DM, HTN, dyslipidemia and smoking were 5.9% (1.97%-8.25%); 15.1% (10.52%-17.60%); 34.35% (10.66%-48.50%) and 40.56% (0.80%-55.95%), respectively. The prevalence of T2DM and dyslipidemia were significantly higher in urban compared to rural populations (13.5 vs 6%, p&lt;0.001; 41.5 vs 30%, p = 0.007, respectively). Conclusions The prevalence of risk factors for CVDs is high in Bangladesh, more so in urban areas. Ageing of the population may be a factor but urbanization seems to have an influence, possibly related to changes in dietary and physical activity patterns. Further research, in particular longitudinal studies, is needed to explore the complex interaction of these factors and to inform policies and programs for the prevention and management of CVDs in Bangladesh.","container-title":"PLOS ONE","DOI":"10.1371/journal.pone.0160180","ISSN":"1932-6203","issue":"8","journalAbbreviation":"PLOS ONE","language":"en","note":"publisher: Public Library of Science","page":"e0160180","source":"PLoS Journals","title":"Prevalence of Risk Factors for Cardiovascular Diseases in Bangladesh: A Systematic Review and Meta-Analysis","title-short":"Prevalence of Risk Factors for Cardiovascular Diseases in Bangladesh","volume":"11","author":[{"family":"Fatema","given":"Kaniz"},{"family":"Zwar","given":"Nicholas Arnold"},{"family":"Milton","given":"Abul Hasnat"},{"family":"Ali","given":"Liaquat"},{"family":"Rahman","given":"Bayzidur"}],"issued":{"date-parts":[["2016",8,5]]}}}],"schema":"https://github.com/citation-style-language/schema/raw/master/csl-citation.json"} </w:instrText>
      </w:r>
      <w:r w:rsidR="00857D65" w:rsidRPr="007F6A38">
        <w:rPr>
          <w:rFonts w:ascii="Arial" w:hAnsi="Arial" w:cs="Arial"/>
        </w:rPr>
        <w:fldChar w:fldCharType="separate"/>
      </w:r>
      <w:r w:rsidR="003660C1" w:rsidRPr="007F6A38">
        <w:rPr>
          <w:rFonts w:ascii="Arial" w:hAnsi="Arial" w:cs="Arial"/>
        </w:rPr>
        <w:t>(21,22)</w:t>
      </w:r>
      <w:r w:rsidR="00857D65" w:rsidRPr="007F6A38">
        <w:rPr>
          <w:rFonts w:ascii="Arial" w:hAnsi="Arial" w:cs="Arial"/>
        </w:rPr>
        <w:fldChar w:fldCharType="end"/>
      </w:r>
    </w:p>
    <w:p w14:paraId="67932119" w14:textId="77777777" w:rsidR="00064EA3" w:rsidRPr="007F6A38" w:rsidRDefault="00DD4B5B" w:rsidP="00FC6F0C">
      <w:pPr>
        <w:spacing w:line="360" w:lineRule="auto"/>
        <w:jc w:val="both"/>
        <w:rPr>
          <w:rFonts w:ascii="Arial" w:hAnsi="Arial" w:cs="Arial"/>
        </w:rPr>
      </w:pPr>
      <w:r w:rsidRPr="007F6A38">
        <w:rPr>
          <w:rFonts w:ascii="Arial" w:hAnsi="Arial" w:cs="Arial"/>
        </w:rPr>
        <w:t xml:space="preserve">Accurate estimation of percentage fat </w:t>
      </w:r>
      <w:r w:rsidR="005068F9" w:rsidRPr="007F6A38">
        <w:rPr>
          <w:rFonts w:ascii="Arial" w:hAnsi="Arial" w:cs="Arial"/>
        </w:rPr>
        <w:t xml:space="preserve">with clear detection of visceral fat </w:t>
      </w:r>
      <w:r w:rsidRPr="007F6A38">
        <w:rPr>
          <w:rFonts w:ascii="Arial" w:hAnsi="Arial" w:cs="Arial"/>
        </w:rPr>
        <w:t>can be effective in identifying individuals at risk</w:t>
      </w:r>
      <w:r w:rsidRPr="007F6A38">
        <w:rPr>
          <w:rFonts w:ascii="Arial" w:hAnsi="Arial" w:cs="Arial"/>
        </w:rPr>
        <w:fldChar w:fldCharType="begin"/>
      </w:r>
      <w:r w:rsidR="003660C1" w:rsidRPr="007F6A38">
        <w:rPr>
          <w:rFonts w:ascii="Arial" w:hAnsi="Arial" w:cs="Arial"/>
        </w:rPr>
        <w:instrText xml:space="preserve"> ADDIN ZOTERO_ITEM CSL_CITATION {"citationID":"FjWXqM0b","properties":{"formattedCitation":"(19,23)","plainCitation":"(19,23)","noteIndex":0},"citationItems":[{"id":362,"uris":["http://zotero.org/users/19172719/items/P8BB2KTH"],"itemData":{"id":362,"type":"article-journal","abstract":"Purpose\nObesity has attained pandemic proportions across the world, and its prevalence in developing countries is also on the rise. Nevertheless, there is still a large gap in understanding the reasons behind a disproportionately high prevalence of diabetes as opposed to a lesser degree of obesity seen in individuals of South Asian origin. This research letter highlights the importance of identifying individuals with normal weight obesity, which may partially bridge this knowledge gap.\nMethods\nWe reviewed recently published evidence on normal weight obesity.\nFindings\nNormal weight obesity is a common public health problem and may be prevalent in up to one-third of individuals of certain Asian ethnicities. Literature is emerging on its pathophysiology and association with metabolic diseases, such as type 2 diabetes mellitus, hypertension, and dyslipidemia. More recently, normal weight obesity was also identified as an independent strong predictor of cardiovascular mortality. However, evidence is particularly lacking on its appropriate management.\nImplications\nNormal weight obesity is an underrecognized yet widely prevalent problem in individuals of Asian descent. Further research on pathogenic mechanisms, diagnostic modalities, and therapeutic options in individuals with normal weight obesity is needed to appropriately manage this condition.","container-title":"Clinical Therapeutics","DOI":"10.1016/j.clinthera.2019.05.016","ISSN":"0149-2918","issue":"8","journalAbbreviation":"Clinical Therapeutics","page":"1638-1642","source":"ScienceDirect","title":"Normal Weight Obesity: An Underrecognized Problem in Individuals of South Asian Descent","title-short":"Normal Weight Obesity","volume":"41","author":[{"family":"Kapoor","given":"Nitin"},{"family":"Furler","given":"John"},{"family":"Paul","given":"Thomas V."},{"family":"Thomas","given":"Nihal"},{"family":"Oldenburg","given":"Brian"}],"issued":{"date-parts":[["2019",8,1]]}}},{"id":195,"uris":["http://zotero.org/users/19172719/items/654I9GW2"],"itemData":{"id":195,"type":"article-journal","abstract":"BackgroundStudies investigating obesity and cardiometabolic risk have focused on at-risk' populations and methodological inconsistencies have produced equivocal findings. The present cross-sectional study investigated indices of body composition as predictors of cardiometabolic risk and their relationship with inflammation in apparently healthy young adults. MethodsA fasting blood sample was taken from consenting adults (160 males, 32 females, aged 18-40years) for assessment of cardiometabolic risk markers (blood pressure, lipid profiles and insulin resistance) and inflammatory markers (C-reactive protein, tumour necrosis factor-, interleukin-6, interleukin-10 and adiponectin). Together with anthropometry, fat mass (FM) and fat-free mass (FFM) were determined by dual-energy X-ray absorptiometry. FM was expressed in absolute terms (kg), as well as relative to total body weight (%), height [FM index (FMI, kgm(-2))] and FFM (FM:FFM,%). ResultsAlthough anthropometric indices were associated with most cardiometabolic risk markers, the strongest relationship was observed with FMI. Relative to having a low cardiometabolic risk (2 markers above clinically relevant cut-offs), each kgm(-2) increase in FMI, increased the likelihood of having an increased cardiometabolic risk by 29% (odds ratio=1.29; 95% confidence interval=1.12-1.49). Inflammatory markers were not associated with body composition or cardiometabolic risk. ConclusionsFMI was the strongest predictor of overall cardiometabolic risk but not inflammation per se. However, anthropometric indices, such as body mass index and waist-to-height ratio, remain valuable surrogate measures of adiposity in this group, particularly when risk markers are considered independently.","container-title":"Journal of Human Nutrition and Dietetics","DOI":"10.1111/jhn.12295","ISSN":"0952-3871, 1365-277X","issue":"1","journalAbbreviation":"J. Hum. Nutr. Diet.","language":"English","note":"number-of-pages: 12\npublisher-place: Hoboken\npublisher: Wiley\nWeb of Science ID: WOS:000369167500003","page":"26-37","source":"Clarivate Analytics Web of Science","title":"Indices of adiposity as predictors of cardiometabolic risk and inflammation in young adults","volume":"29","author":[{"family":"Pourshahidi","given":"L. K."},{"family":"Wallace","given":"J. M. W."},{"family":"Mulhern","given":"M. S."},{"family":"Horigan","given":"G."},{"family":"Strain","given":"J. J."},{"family":"McSorley","given":"E. M."},{"family":"Magee","given":"P. J."},{"family":"Bonham","given":"M. P."},{"family":"Livingstone","given":"M. B. E."}],"issued":{"date-parts":[["2016",2]]}}}],"schema":"https://github.com/citation-style-language/schema/raw/master/csl-citation.json"} </w:instrText>
      </w:r>
      <w:r w:rsidRPr="007F6A38">
        <w:rPr>
          <w:rFonts w:ascii="Arial" w:hAnsi="Arial" w:cs="Arial"/>
        </w:rPr>
        <w:fldChar w:fldCharType="separate"/>
      </w:r>
      <w:r w:rsidR="003660C1" w:rsidRPr="007F6A38">
        <w:rPr>
          <w:rFonts w:ascii="Arial" w:hAnsi="Arial" w:cs="Arial"/>
        </w:rPr>
        <w:t>(19,23)</w:t>
      </w:r>
      <w:r w:rsidRPr="007F6A38">
        <w:rPr>
          <w:rFonts w:ascii="Arial" w:hAnsi="Arial" w:cs="Arial"/>
        </w:rPr>
        <w:fldChar w:fldCharType="end"/>
      </w:r>
      <w:r w:rsidR="005068F9" w:rsidRPr="007F6A38">
        <w:rPr>
          <w:rFonts w:ascii="Arial" w:hAnsi="Arial" w:cs="Arial"/>
        </w:rPr>
        <w:t xml:space="preserve">. This can be done using Magnetic Resonance Imaging (MRI), Computed Tomography (CT), or </w:t>
      </w:r>
      <w:r w:rsidR="005D0CB4" w:rsidRPr="007F6A38">
        <w:rPr>
          <w:rFonts w:ascii="Arial" w:hAnsi="Arial" w:cs="Arial"/>
        </w:rPr>
        <w:t xml:space="preserve">Dual-energy X-ray absorptiometry (DXA) scans, all of which are limited by cost, availability, and the </w:t>
      </w:r>
      <w:r w:rsidR="005068F9" w:rsidRPr="007F6A38">
        <w:rPr>
          <w:rFonts w:ascii="Arial" w:hAnsi="Arial" w:cs="Arial"/>
        </w:rPr>
        <w:t xml:space="preserve">expertise required </w:t>
      </w:r>
      <w:r w:rsidR="00C85355" w:rsidRPr="007F6A38">
        <w:rPr>
          <w:rFonts w:ascii="Arial" w:hAnsi="Arial" w:cs="Arial"/>
        </w:rPr>
        <w:t>in LMICs</w:t>
      </w:r>
      <w:r w:rsidR="005068F9" w:rsidRPr="007F6A38">
        <w:rPr>
          <w:rFonts w:ascii="Arial" w:hAnsi="Arial" w:cs="Arial"/>
        </w:rPr>
        <w:t xml:space="preserve"> </w:t>
      </w:r>
      <w:r w:rsidR="005068F9" w:rsidRPr="007F6A38">
        <w:rPr>
          <w:rFonts w:ascii="Arial" w:hAnsi="Arial" w:cs="Arial"/>
        </w:rPr>
        <w:fldChar w:fldCharType="begin"/>
      </w:r>
      <w:r w:rsidR="003660C1" w:rsidRPr="007F6A38">
        <w:rPr>
          <w:rFonts w:ascii="Arial" w:hAnsi="Arial" w:cs="Arial"/>
        </w:rPr>
        <w:instrText xml:space="preserve"> ADDIN ZOTERO_ITEM CSL_CITATION {"citationID":"S5otVCSN","properties":{"formattedCitation":"(24,25)","plainCitation":"(24,25)","noteIndex":0},"citationItems":[{"id":391,"uris":["http://zotero.org/users/19172719/items/7PP9IVTG"],"itemData":{"id":391,"type":"article-journal","abstract":"Visceral adipose tissue (VAT) has been linked to systemic proinflammatory characteristics, and measuring it accurately usually requires sophisticated instruments. This study aimed to estimate VAT applying a simpler method that uses total subcutaneous fat and total body fat (BF) measurements.","container-title":"International Journal of Obesity","DOI":"10.1038/s41366-023-01400-7","ISSN":"1476-5497","issue":"2","journalAbbreviation":"Int J Obes","language":"en","license":"2023 The Author(s)","note":"publisher: Nature Publishing Group","page":"209-217","source":"www.nature.com","title":"A new approach to quantify visceral fat via bioelectrical impedance analysis and ultrasound compared to MRI","volume":"48","author":[{"family":"Hoffmann","given":"Jana"},{"family":"Thiele","given":"Jens"},{"family":"Kwast","given":"Stefan"},{"family":"Borger","given":"Michael Andrew"},{"family":"Schröter","given":"Thomas"},{"family":"Schmidt","given":"Jochen"},{"family":"Busse","given":"Martin"}],"issued":{"date-parts":[["2024",2]]}}},{"id":409,"uris":["http://zotero.org/users/19172719/items/YYFNSSV4"],"itemData":{"id":409,"type":"article-journal","abstract":"Background &amp; aims\nAccurate diagnosis of obesity relies on valid body composition assessment methods. Dual-energy X-ray absorptiometry (DEXA) is the clinical gold standard for assessing body composition. Still, it is costly, leading to the widespread use of bioelectrical impedance analysis (BIA) scales, which often yield values that differ from those obtained with DEXA. This study aimed to: (a) quantify the error between anthropometric variables measured by BIA and DEXA; (b) identify variables with the highest and lowest errors, including sex- and body mass index (BMI)- specific analyses; and (c) propose a percentile-based calibration and ordinary least squares (OLS) linear regression method to reduce measurement error.\nMethods\nSixty-one participants (33 men, 28 women; aged 24–63 years) underwent height, weight, BMI, and body composition assessments using BIA and DEXA. A mirrored dataset was created using both methods. A linear-percentile calibration and OLS approach was used to align empirical quantiles, adjusting BIA measurements to DEXA standards.\nResults\nAfter calibration, the variables showed the highest predictive accuracy, while the trunk and limb BFM variables performed the worst, with trunk FFM (fat-free mass) improving only by the OLS method. Calibration reduced errors in most BMI and sex groups, except for trunk FFM and leg FFM, for which calibration showed no benefit.\nConclusion\nBIA demonstrates systematic measurement errors compared to DEXA. However, calibration through percentile alignment led to notable improvements, with the regression models showing a significant improvement in agreement between methods within this sample. offering a practical strategy to enhance the accuracy of BIA-based assessments in clinical and research contexts.","container-title":"Clinical Nutrition ESPEN","DOI":"10.1016/j.clnesp.2025.11.163","ISSN":"2405-4577","journalAbbreviation":"Clinical Nutrition ESPEN","page":"102843","source":"ScienceDirect","title":"Error reduction as a calibration strategy for body composition measurements: A comparison between bioelectrical impedance analysis and dual-energy X-ray absorption","title-short":"Error reduction as a calibration strategy for body composition measurements","volume":"71","author":[{"family":"Góes Pacheco","given":"André Luiz","non-dropping-particle":"de"},{"family":"Santos","given":"Gabriela Carvalho Jurema"},{"family":"Leão Costa","given":"Denise Mirelli"},{"family":"Cavalcanti Fraga","given":"João Victor"},{"family":"Sacramento","given":"Henrique Silva"},{"family":"Manoel da Costa","given":"Jonathan"},{"family":"Mbanze","given":"Shyrley Fernanda"},{"family":"Chongo","given":"Cheid"},{"family":"Pereira","given":"Jéssica Gonzaga"},{"family":"Santana","given":"Thiago França","non-dropping-particle":"de"},{"family":"Oliveira Freitas","given":"Fabiane","non-dropping-particle":"de"},{"family":"Silva","given":"Estevan Luiz","non-dropping-particle":"da"},{"family":"Santos Fh","given":"Jaime Cesar","non-dropping-particle":"dos"},{"family":"Henrique","given":"Rafael dos Santos"},{"family":"Leandro","given":"Carol Góis"}],"issued":{"date-parts":[["2026",2,1]]}}}],"schema":"https://github.com/citation-style-language/schema/raw/master/csl-citation.json"} </w:instrText>
      </w:r>
      <w:r w:rsidR="005068F9" w:rsidRPr="007F6A38">
        <w:rPr>
          <w:rFonts w:ascii="Arial" w:hAnsi="Arial" w:cs="Arial"/>
        </w:rPr>
        <w:fldChar w:fldCharType="separate"/>
      </w:r>
      <w:r w:rsidR="003660C1" w:rsidRPr="007F6A38">
        <w:rPr>
          <w:rFonts w:ascii="Arial" w:hAnsi="Arial" w:cs="Arial"/>
        </w:rPr>
        <w:t>(24,25)</w:t>
      </w:r>
      <w:r w:rsidR="005068F9" w:rsidRPr="007F6A38">
        <w:rPr>
          <w:rFonts w:ascii="Arial" w:hAnsi="Arial" w:cs="Arial"/>
        </w:rPr>
        <w:fldChar w:fldCharType="end"/>
      </w:r>
      <w:r w:rsidR="002C2E16" w:rsidRPr="007F6A38">
        <w:rPr>
          <w:rFonts w:ascii="Arial" w:hAnsi="Arial" w:cs="Arial"/>
        </w:rPr>
        <w:t>. Body composition provides information on fat mass, fat distribution, and lean mass, which is not captured by BMI</w:t>
      </w:r>
      <w:r w:rsidR="00A533D4" w:rsidRPr="007F6A38">
        <w:rPr>
          <w:rFonts w:ascii="Arial" w:hAnsi="Arial" w:cs="Arial"/>
        </w:rPr>
        <w:t xml:space="preserve"> (</w:t>
      </w:r>
      <w:r w:rsidR="00A533D4" w:rsidRPr="00995064">
        <w:rPr>
          <w:rFonts w:ascii="Arial" w:hAnsi="Arial" w:cs="Arial"/>
          <w:b/>
          <w:bCs/>
          <w:rPrChange w:id="4" w:author="S.K. Kaptoge" w:date="2026-01-16T09:43:00Z" w16du:dateUtc="2026-01-16T09:43:00Z">
            <w:rPr>
              <w:rFonts w:ascii="Arial" w:hAnsi="Arial" w:cs="Arial"/>
            </w:rPr>
          </w:rPrChange>
        </w:rPr>
        <w:t>Figure 2</w:t>
      </w:r>
      <w:r w:rsidR="00A533D4" w:rsidRPr="007F6A38">
        <w:rPr>
          <w:rFonts w:ascii="Arial" w:hAnsi="Arial" w:cs="Arial"/>
        </w:rPr>
        <w:t>)</w:t>
      </w:r>
      <w:r w:rsidR="002C2E16" w:rsidRPr="007F6A38">
        <w:rPr>
          <w:rFonts w:ascii="Arial" w:hAnsi="Arial" w:cs="Arial"/>
        </w:rPr>
        <w:t xml:space="preserve"> </w:t>
      </w:r>
      <w:r w:rsidR="002C2E16" w:rsidRPr="007F6A38">
        <w:rPr>
          <w:rFonts w:ascii="Arial" w:hAnsi="Arial" w:cs="Arial"/>
        </w:rPr>
        <w:fldChar w:fldCharType="begin"/>
      </w:r>
      <w:r w:rsidR="003660C1" w:rsidRPr="007F6A38">
        <w:rPr>
          <w:rFonts w:ascii="Arial" w:hAnsi="Arial" w:cs="Arial"/>
        </w:rPr>
        <w:instrText xml:space="preserve"> ADDIN ZOTERO_ITEM CSL_CITATION {"citationID":"wXlItHyK","properties":{"formattedCitation":"(26)","plainCitation":"(26)","noteIndex":0},"citationItems":[{"id":163,"uris":["http://zotero.org/users/19172719/items/32VZER5A"],"itemData":{"id":163,"type":"article-journal","abstract":"The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 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 ESPEN guidelines for the clinical use of BIA measurements are described in a paper to appear soon in Clinical Nutrition.","container-title":"Clinical Nutrition (Edinburgh, Scotland)","DOI":"10.1016/j.clnu.2004.06.004","ISSN":"0261-5614","issue":"5","journalAbbreviation":"Clin Nutr","language":"eng","note":"PMID: 15380917","page":"1226-1243","source":"PubMed","title":"Bioelectrical impedance analysis--part I: review of principles and methods","title-short":"Bioelectrical impedance analysis--part I","volume":"23","author":[{"family":"Kyle","given":"Ursula G."},{"family":"Bosaeus","given":"Ingvar"},{"family":"De Lorenzo","given":"Antonio D."},{"family":"Deurenberg","given":"Paul"},{"family":"Elia","given":"Marinos"},{"family":"Gómez","given":"José Manuel"},{"family":"Heitmann","given":"Berit Lilienthal"},{"family":"Kent-Smith","given":"Luisa"},{"family":"Melchior","given":"Jean-Claude"},{"family":"Pirlich","given":"Matthias"},{"family":"Scharfetter","given":"Hermann"},{"family":"Schols","given":"Annemie M. W. J."},{"family":"Pichard","given":"Claude"},{"literal":"Composition of the ESPEN Working Group"}],"issued":{"date-parts":[["2004",10]]}}}],"schema":"https://github.com/citation-style-language/schema/raw/master/csl-citation.json"} </w:instrText>
      </w:r>
      <w:r w:rsidR="002C2E16" w:rsidRPr="007F6A38">
        <w:rPr>
          <w:rFonts w:ascii="Arial" w:hAnsi="Arial" w:cs="Arial"/>
        </w:rPr>
        <w:fldChar w:fldCharType="separate"/>
      </w:r>
      <w:r w:rsidR="003660C1" w:rsidRPr="007F6A38">
        <w:rPr>
          <w:rFonts w:ascii="Arial" w:hAnsi="Arial" w:cs="Arial"/>
        </w:rPr>
        <w:t>(26)</w:t>
      </w:r>
      <w:r w:rsidR="002C2E16" w:rsidRPr="007F6A38">
        <w:rPr>
          <w:rFonts w:ascii="Arial" w:hAnsi="Arial" w:cs="Arial"/>
        </w:rPr>
        <w:fldChar w:fldCharType="end"/>
      </w:r>
      <w:r w:rsidR="00064EA3" w:rsidRPr="007F6A38">
        <w:rPr>
          <w:rFonts w:ascii="Arial" w:hAnsi="Arial" w:cs="Arial"/>
        </w:rPr>
        <w:t>. Bioelectrical</w:t>
      </w:r>
      <w:r w:rsidR="00715801" w:rsidRPr="007F6A38">
        <w:rPr>
          <w:rFonts w:ascii="Arial" w:hAnsi="Arial" w:cs="Arial"/>
        </w:rPr>
        <w:t xml:space="preserve"> impedance analysis (BIA)</w:t>
      </w:r>
      <w:r w:rsidR="00C85355" w:rsidRPr="007F6A38">
        <w:rPr>
          <w:rFonts w:ascii="Arial" w:hAnsi="Arial" w:cs="Arial"/>
        </w:rPr>
        <w:t>,</w:t>
      </w:r>
      <w:r w:rsidR="00715801" w:rsidRPr="007F6A38">
        <w:rPr>
          <w:rFonts w:ascii="Arial" w:hAnsi="Arial" w:cs="Arial"/>
        </w:rPr>
        <w:t xml:space="preserve"> </w:t>
      </w:r>
      <w:r w:rsidR="00C85355" w:rsidRPr="007F6A38">
        <w:rPr>
          <w:rFonts w:ascii="Arial" w:hAnsi="Arial" w:cs="Arial"/>
        </w:rPr>
        <w:t xml:space="preserve">which works by determining the electrical impedance of a small electrical current passing through the body, </w:t>
      </w:r>
      <w:r w:rsidR="00064EA3" w:rsidRPr="007F6A38">
        <w:rPr>
          <w:rFonts w:ascii="Arial" w:hAnsi="Arial" w:cs="Arial"/>
        </w:rPr>
        <w:t>provides</w:t>
      </w:r>
      <w:r w:rsidR="00715801" w:rsidRPr="007F6A38">
        <w:rPr>
          <w:rFonts w:ascii="Arial" w:hAnsi="Arial" w:cs="Arial"/>
        </w:rPr>
        <w:t xml:space="preserve"> a relatively simple, inexpensive, and non-invasive method to </w:t>
      </w:r>
      <w:r w:rsidR="00064EA3" w:rsidRPr="007F6A38">
        <w:rPr>
          <w:rFonts w:ascii="Arial" w:hAnsi="Arial" w:cs="Arial"/>
        </w:rPr>
        <w:t>estimate body composition in</w:t>
      </w:r>
      <w:r w:rsidR="00715801" w:rsidRPr="007F6A38">
        <w:rPr>
          <w:rFonts w:ascii="Arial" w:hAnsi="Arial" w:cs="Arial"/>
        </w:rPr>
        <w:t xml:space="preserve"> large populations </w:t>
      </w:r>
      <w:r w:rsidR="00715801" w:rsidRPr="007F6A38">
        <w:rPr>
          <w:rFonts w:ascii="Arial" w:hAnsi="Arial" w:cs="Arial"/>
        </w:rPr>
        <w:fldChar w:fldCharType="begin"/>
      </w:r>
      <w:r w:rsidR="003660C1" w:rsidRPr="007F6A38">
        <w:rPr>
          <w:rFonts w:ascii="Arial" w:hAnsi="Arial" w:cs="Arial"/>
        </w:rPr>
        <w:instrText xml:space="preserve"> ADDIN ZOTERO_ITEM CSL_CITATION {"citationID":"vlgS5vYq","properties":{"formattedCitation":"(27,28)","plainCitation":"(27,28)","noteIndex":0},"citationItems":[{"id":518,"uris":["http://zotero.org/users/19172719/items/WHJV25NB"],"itemData":{"id":518,"type":"article-journal","abstract":"Bioelectrical impedance analysis (BIA) is a relatively simple, inexpensive and non-invasive technique to measure body composition and is therefore suitable in field studies and larger surveys.","container-title":"European Journal of Clinical Nutrition","DOI":"10.1038/ejcn.2012.168","ISSN":"1476-5640","issue":"1","journalAbbreviation":"Eur J Clin Nutr","language":"en","license":"2013 Macmillan Publishers Limited","note":"publisher: Nature Publishing Group","page":"S79-S85","source":"www.nature.com","title":"The use of bioelectrical impedance analysis for body composition in epidemiological studies","volume":"67","author":[{"family":"Böhm","given":"A."},{"family":"Heitmann","given":"B. L."}],"issued":{"date-parts":[["2013",1]]}}},{"id":516,"uris":["http://zotero.org/users/19172719/items/3LNTIG2C"],"itemData":{"id":516,"type":"article-journal","abstract":"The whole-body bioelectrical impedance analysis (BIA) approach for estimating adiposity and body fat is based on empirical relations established by many investigators. Properly used, this noninvasive body-composition assessment approach can quickly, easily, and relatively inexpensively provide accurate and reliable estimates of fat-free mass (FFM) and total body water (TBW) in healthy populations. The estimated FFM or TBW values are used to calculate absolute and relative body fat amounts. When different investigators follow the same standard BIA procedures and use the same population and criterion method, similar prediction equations and relatively small prediction errors have been reported for measurement of FFM and TBW (SEE: 1.7-3.0 for FFM and 0.23-1.5 kg for TBW). The BIA approach is most appropriate for estimating adiposity of groups in epidemiologic and field studies but has limited accuracy for estimating body composition in individuals. When used as a simple index (stature2/ resistance), BIA is more sensitive and specific for grading average adiposity in groups than some other anthropometric indexes such as the body mass index. Prediction equations based on BIA have been validated and cross-validated in children, youths, adults, and the elderly, in primarily white populations and, to a limited extent, in Asian, black, and Native American populations.","container-title":"The American Journal of Clinical Nutrition","DOI":"10.1093/ajcn/64.3.436S","ISSN":"0002-9165","issue":"3 Suppl","journalAbbreviation":"Am J Clin Nutr","language":"eng","note":"PMID: 8780360","page":"436S-448S","source":"PubMed","title":"Why bioelectrical impedance analysis should be used for estimating adiposity","volume":"64","author":[{"family":"Houtkooper","given":"L. B."},{"family":"Lohman","given":"T. G."},{"family":"Going","given":"S. B."},{"family":"Howell","given":"W. H."}],"issued":{"date-parts":[["1996",9]]}}}],"schema":"https://github.com/citation-style-language/schema/raw/master/csl-citation.json"} </w:instrText>
      </w:r>
      <w:r w:rsidR="00715801" w:rsidRPr="007F6A38">
        <w:rPr>
          <w:rFonts w:ascii="Arial" w:hAnsi="Arial" w:cs="Arial"/>
        </w:rPr>
        <w:fldChar w:fldCharType="separate"/>
      </w:r>
      <w:r w:rsidR="003660C1" w:rsidRPr="007F6A38">
        <w:rPr>
          <w:rFonts w:ascii="Arial" w:hAnsi="Arial" w:cs="Arial"/>
        </w:rPr>
        <w:t>(27,28)</w:t>
      </w:r>
      <w:r w:rsidR="00715801" w:rsidRPr="007F6A38">
        <w:rPr>
          <w:rFonts w:ascii="Arial" w:hAnsi="Arial" w:cs="Arial"/>
        </w:rPr>
        <w:fldChar w:fldCharType="end"/>
      </w:r>
      <w:r w:rsidR="00715801" w:rsidRPr="007F6A38">
        <w:rPr>
          <w:rFonts w:ascii="Arial" w:hAnsi="Arial" w:cs="Arial"/>
        </w:rPr>
        <w:t xml:space="preserve">. </w:t>
      </w:r>
      <w:r w:rsidR="00064EA3" w:rsidRPr="007F6A38">
        <w:rPr>
          <w:rFonts w:ascii="Arial" w:hAnsi="Arial" w:cs="Arial"/>
        </w:rPr>
        <w:t xml:space="preserve">BIA-derived body fat measures are correlated with </w:t>
      </w:r>
      <w:r w:rsidR="00934F6F" w:rsidRPr="007F6A38">
        <w:rPr>
          <w:rFonts w:ascii="Arial" w:hAnsi="Arial" w:cs="Arial"/>
        </w:rPr>
        <w:t>cardio-metabolic</w:t>
      </w:r>
      <w:r w:rsidR="00064EA3" w:rsidRPr="007F6A38">
        <w:rPr>
          <w:rFonts w:ascii="Arial" w:hAnsi="Arial" w:cs="Arial"/>
        </w:rPr>
        <w:t xml:space="preserve"> risk factors and</w:t>
      </w:r>
      <w:r w:rsidR="00934F6F" w:rsidRPr="007F6A38">
        <w:rPr>
          <w:rFonts w:ascii="Arial" w:hAnsi="Arial" w:cs="Arial"/>
        </w:rPr>
        <w:t xml:space="preserve"> </w:t>
      </w:r>
      <w:r w:rsidR="00567B51" w:rsidRPr="007F6A38">
        <w:rPr>
          <w:rFonts w:ascii="Arial" w:hAnsi="Arial" w:cs="Arial"/>
        </w:rPr>
        <w:t>outcomes in China, Israel, Colombia, and Scotland</w:t>
      </w:r>
      <w:r w:rsidR="00064EA3" w:rsidRPr="007F6A38">
        <w:rPr>
          <w:rFonts w:ascii="Arial" w:hAnsi="Arial" w:cs="Arial"/>
        </w:rPr>
        <w:t xml:space="preserve"> </w:t>
      </w:r>
      <w:r w:rsidR="00064EA3" w:rsidRPr="007F6A38">
        <w:rPr>
          <w:rFonts w:ascii="Arial" w:hAnsi="Arial" w:cs="Arial"/>
        </w:rPr>
        <w:fldChar w:fldCharType="begin"/>
      </w:r>
      <w:r w:rsidR="003660C1" w:rsidRPr="007F6A38">
        <w:rPr>
          <w:rFonts w:ascii="Arial" w:hAnsi="Arial" w:cs="Arial"/>
        </w:rPr>
        <w:instrText xml:space="preserve"> ADDIN ZOTERO_ITEM CSL_CITATION {"citationID":"hcarvqIf","properties":{"formattedCitation":"(29\\uc0\\u8211{}32)","plainCitation":"(29–32)","noteIndex":0},"citationItems":[{"id":278,"uris":["http://zotero.org/users/19172719/items/NTL9LEV6"],"itemData":{"id":278,"type":"article-journal","abstract":"AIMS: To investigate prospectively the association of body fat percentage (BF%) estimates using various equations from bioelectrical impedance analysis (BIA) with cardiovascular events, compared with body mass index (BMI) and waist circumference.\nMETHODS AND RESULTS: We used data of 34 BIA-BF%-equations that were used for estimation of BF% in 6486 (men = 3194, women = 3294) subjects. During a median follow-up of 8.3 years, 510 (7.9%) cardiovascular events (363 in men; 147 in women) occurred. In men, the crude hazard ratio (95% confidence interval) for BF% from the best predicting BIA-BF%-equation was 3.97 (3.30-4.78) against 2.13 (1.85-2.45) for BF% from the BIA device's BIA-BF%-equation, 1.34 (1.20-1.49) for BMI and 1.49 (1.40-1.73) for waist circumference per log-1-SD increase of all. In women, the hazard ratios for best predicting BIA-BF%-equation, BIA device estimation, BMI and waist circumference were 3.80 (2.85-4.99), 1.89 (1.57-2.28), 1.35 (1.21-1.51) and 1.52 (1.31-1.75), respectively. After adjustments for age, Framingham cardiovascular disease risk score and creatinine excretion - a marker of muscle mass - BF%s and BMI remained independently associated with cardiovascular events in both men and women, while waist circumference was independently associated with cardiovascular events in men, but not in women. According to discrimination ability (C-index) and additive predictive value (net reclassification index and integrated discrimination index) on obesity measures to the Framingham cardiovascular disease risk score, BF% was superior to BMI and waist circumference in both men and women.\nCONCLUSIONS: BF% was independently associated with future cardiovascular events. Body fat estimates from the best-predicting BIA-BF%-equations can be a more predictive measurement in cardiovascular risk assessment than BMI or waist circumference.","container-title":"European Journal of Preventive Cardiology","DOI":"10.1177/2047487319833283","ISSN":"2047-4881","issue":"9","journalAbbreviation":"Eur J Prev Cardiol","language":"eng","note":"PMID: 30791699\nPMCID: PMC6545622","page":"905-916","source":"PubMed","title":"Body fat estimates from bioelectrical impedance equations in cardiovascular risk assessment: The PREVEND cohort study","title-short":"Body fat estimates from bioelectrical impedance equations in cardiovascular risk assessment","volume":"26","author":[{"family":"Byambasukh","given":"Oyuntugs"},{"family":"Eisenga","given":"Michele F."},{"family":"Gansevoort","given":"Ron T."},{"family":"Bakker","given":"Stephan Jl"},{"family":"Corpeleijn","given":"Eva"}],"issued":{"date-parts":[["2019",6]]}}},{"id":379,"uris":["http://zotero.org/users/19172719/items/62ZYL3T8"],"itemData":{"id":379,"type":"article-journal","abstract":"BACKGROUND: The epidemic of overweight and obesity has become a worldwide public health problem. Cardiometabolic diseases may originate in childhood. We investigated the association between percent body fat (PBF) measured by the bioelectrical impedance assay and cardiometabolic risk (CMR) in pediatrics.\nMETHODS: This cross-sectional study involved 3819 subjects (6-17 years old) in Shanghai. We assessed the association between PBF and body mass index (BMI) with multiple CMR factors. We examined the risk for cardiometabolic abnormalities attributable to overweight and obesity based on age- and sex-specific PBF Z-scores and BMI Z-scores, respectively.\nRESULTS: PBF, but not BMI, was positively associated with multiple CMR factors in males and females except for total cholesterol in females (all p &lt; 0.05). Compared with the non-overweight group based on PBF, overweight and obese subjects had increasingly higher odds ratio of dyslipidemia (2.90 (1.99-4.23), 4.59 (2.88-7.32) for males and 1.82 (1.20-2.75), 2.46 (1.47-4.11) for females) and elevated blood pressure (BP) (3.26 (2.35-4.51), 4.55 (2.92-7.09) for males and 1.59 (1.07-2.34), 3.98 (2.27-6.17) for females). Obesity females showed a higher likelihood for hyperglycemia (2.19 (1.24-3.84)) than non-overweight females. In both sexes, the predictive effect of PBF on dyslipidemia and elevated BP in adolescents was better than that in children. For hyperglycemia, the predictive effect of PBF was better in male adolescents and female children. There was no risk difference for cardiometabolic abnormalities attributable to BMI-based obesity categories.\nCONCLUSIONS: PBF but not BMI was associated with CMR. Overweight and obesity categories based on PBF had an increased risk for cardiometabolic abnormalities in children and adolescents.","container-title":"Chronic Diseases and Translational Medicine","DOI":"10.1002/cdt3.54","ISSN":"2589-0514","issue":"2","journalAbbreviation":"Chronic Dis Transl Med","language":"eng","note":"PMID: 37305104\nPMCID: PMC10249195","page":"143-153","source":"PubMed","title":"Percent body fat, but not body mass index, is associated with cardiometabolic risk factors in children and adolescents","volume":"9","author":[{"family":"He","given":"Xin"},{"family":"Zhu","given":"Zhenni"},{"family":"Zang","given":"Jiajie"},{"family":"Wang","given":"Zhengyuan"},{"family":"Liao","given":"Ping"},{"family":"Wang","given":"Wenjing"},{"family":"Shi","given":"Yan"},{"family":"Fu","given":"Chen"}],"issued":{"date-parts":[["2023",6]]}}},{"id":257,"uris":["http://zotero.org/users/19172719/items/38234F8I"],"itemData":{"id":257,"type":"article-journal","abstract":"Objective To investigate whether bioelectrical impedance analysis could be used to identify overweight individuals at increased cardiometabolic risk, defined as the presence of metabolic syndrome and/or diabetes. Design and Methods Cross-sectional study of a Scottish population including 1210 women and 788 men. The diagnostic performance of thresholds of percentage body fat measured by bioelectrical impedance analysis to identify people at increased cardiometabolic risk was assessed using receiver-operating characteristic curves. Odds ratios for increased cardiometabolic risk in body mass index categories associated with values above compared to below sex-specific percentage body fat thresholds with optimal diagnostic performance were calculated using multivariable logistic regression analyses. The validity of bioelectrical impedance analysis to measure percentage body fat in this population was tested by examining agreement between bioelectrical impedance analysis and dual-energy X-ray absorptiometry in a subgroup of individuals. Results Participants were aged 16-91 years and the optimal bioelectrical impedance analysis cut-points for percentage body fat for identifying people at increased cardiometabolic risk were 25.9% for men and 37.1% for women. Stratifying by these percentage body fat cut-points, the prevalence of increased cardiometabolic risk was 48% and 38% above the threshold and 24% and 19% below these thresholds for men and women, respectively. By comparison, stratifying by percentage body fat category had little impact on identifying increased cardiometabolic risk in normal weight and obese individuals. Fully adjusted odds ratios of being at increased cardiometabolic risk among overweight people with percentage body fat ≥25.9/37.1% compared with percentage body fat &lt;25.9/37.1% as a reference were 1.93 (95% confidence interval: 1.20–3.10) for men and 1.79 (1.10–2.92) for women. Conclusion Percentage body fat measured using bioelectrical impedance analysis above a sex-specific threshold could be used in overweight people to identify individuals at increased cardiometabolic risk, who could benefit from risk factor management.","container-title":"PLOS ONE","DOI":"10.1371/journal.pone.0106134","ISSN":"1932-6203","issue":"9","journalAbbreviation":"PLOS ONE","language":"en","note":"publisher: Public Library of Science","page":"e106134","source":"PLoS Journals","title":"Evaluation of Bioelectrical Impedance Analysis for Identifying Overweight Individuals at Increased Cardiometabolic Risk: A Cross-Sectional Study","title-short":"Evaluation of Bioelectrical Impedance Analysis for Identifying Overweight Individuals at Increased Cardiometabolic Risk","volume":"9","author":[{"family":"Lamb","given":"Maxine J. E."},{"family":"Byrne","given":"Christopher D."},{"family":"Wilson","given":"James F."},{"family":"Wild","given":"Sarah H."}],"issued":{"date-parts":[["2014",9,22]]}}},{"id":192,"uris":["http://zotero.org/users/19172719/items/C3D88UQ3"],"itemData":{"id":192,"type":"article-journal","abstract":"OBJECTIVE: Related evidences of metabolically unhealthy profile of adults with normal weight are not well characterized in the Chinese population. This is because they cannot be effectively identified by regular measurements (such as body mass index [BMI]). To overcome this gap in literature, this study aimed at investigating the association between body composition and metabolically unhealthy profile in Chinese adults with normal weight.\nMETHODS: A total of 5427 individuals with normal-weight were recruited from 15820 people living in Ningxia Hui Autonomous Region in Northwest China. Normal-weight was defined as a BMI of 18.5-23.9 kg/m2. Metabolically unhealthy profile was assessed by the National Cholesterol Education Program Adult Treatment Panel III (ATP III). Metabolically unhealthy normal-weight (MUHNW) profile was defined in individuals who had normal weight and at least two cardiometabolic risk factors. Generalized linear model was used to investigate the association between body composition measured by bioelectrical impedance and metabolically unhealthy profile in adults with normal-weight.\nRESULTS: The percentage of metabolically unhealthy profile was 35.86% in adults with normal weight. Different MUHNW distributions were found between males and females depending on age. The percentage of the MUHNW profile significantly increased in women after the age of 55, contrary to men. The association between body composition and MUHNW was affected by age and sex. The increased adiposity indices (fat mass index [FMI], visceral fat level [VFL], waist circumference [WCF]), and reduced skeletal muscle mass ratio [SMR] showed significant differences between MUHNW and metabolically healthy with normal weight (MHNW) (p &lt; 0.05).\nCONCLUSION: The distribution of MUHNW differed between ages and sexes. FMI, VFL, WCF and SMR could be responsible for the MUHNW adults, providing a new insight into the potential metabolic risks for the adults with normal weight in China. This directs us in the management of the MUHNW for their early prevention.","container-title":"PloS One","DOI":"10.1371/journal.pone.0248782","ISSN":"1932-6203","issue":"3","journalAbbreviation":"PLoS One","language":"eng","note":"PMID: 33765000\nPMCID: PMC7993598","page":"e0248782","source":"PubMed","title":"The association between body composition and metabolically unhealthy profile of adults with normal weight in Northwest China","volume":"16","author":[{"family":"Fan","given":"Ling"},{"family":"Qiu","given":"Jiangwei"},{"family":"Zhao","given":"Yu"},{"family":"Yin","given":"Ting"},{"family":"Li","given":"Xiaoxia"},{"family":"Wang","given":"Qingan"},{"family":"Jing","given":"Jinyun"},{"family":"Zhang","given":"Jiaxing"},{"family":"Wang","given":"Faxuan"},{"family":"Liu","given":"Xiuying"},{"family":"Liu","given":"Lan"},{"family":"Zhao","given":"Yi"},{"family":"Zhang","given":"Yuhong"}],"issued":{"date-parts":[["2021"]]}}}],"schema":"https://github.com/citation-style-language/schema/raw/master/csl-citation.json"} </w:instrText>
      </w:r>
      <w:r w:rsidR="00064EA3" w:rsidRPr="007F6A38">
        <w:rPr>
          <w:rFonts w:ascii="Arial" w:hAnsi="Arial" w:cs="Arial"/>
        </w:rPr>
        <w:fldChar w:fldCharType="separate"/>
      </w:r>
      <w:r w:rsidR="003660C1" w:rsidRPr="007F6A38">
        <w:rPr>
          <w:rFonts w:ascii="Arial" w:hAnsi="Arial" w:cs="Arial"/>
        </w:rPr>
        <w:t>(29–32)</w:t>
      </w:r>
      <w:r w:rsidR="00064EA3" w:rsidRPr="007F6A38">
        <w:rPr>
          <w:rFonts w:ascii="Arial" w:hAnsi="Arial" w:cs="Arial"/>
        </w:rPr>
        <w:fldChar w:fldCharType="end"/>
      </w:r>
      <w:r w:rsidR="00064EA3" w:rsidRPr="007F6A38">
        <w:rPr>
          <w:rFonts w:ascii="Arial" w:hAnsi="Arial" w:cs="Arial"/>
        </w:rPr>
        <w:t xml:space="preserve">. BIA estimates are influenced by hydration status, </w:t>
      </w:r>
      <w:r w:rsidR="00064EA3" w:rsidRPr="007F6A38">
        <w:rPr>
          <w:rFonts w:ascii="Arial" w:hAnsi="Arial" w:cs="Arial"/>
        </w:rPr>
        <w:lastRenderedPageBreak/>
        <w:t xml:space="preserve">recent food intake, physical temperature, ambient temperature, and ethnic differences </w:t>
      </w:r>
      <w:r w:rsidR="00064EA3" w:rsidRPr="007F6A38">
        <w:rPr>
          <w:rFonts w:ascii="Arial" w:hAnsi="Arial" w:cs="Arial"/>
        </w:rPr>
        <w:fldChar w:fldCharType="begin"/>
      </w:r>
      <w:r w:rsidR="003660C1" w:rsidRPr="007F6A38">
        <w:rPr>
          <w:rFonts w:ascii="Arial" w:hAnsi="Arial" w:cs="Arial"/>
        </w:rPr>
        <w:instrText xml:space="preserve"> ADDIN ZOTERO_ITEM CSL_CITATION {"citationID":"ZukxMqQR","properties":{"formattedCitation":"(26,33)","plainCitation":"(26,33)","noteIndex":0},"citationItems":[{"id":163,"uris":["http://zotero.org/users/19172719/items/32VZER5A"],"itemData":{"id":163,"type":"article-journal","abstract":"The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 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 ESPEN guidelines for the clinical use of BIA measurements are described in a paper to appear soon in Clinical Nutrition.","container-title":"Clinical Nutrition (Edinburgh, Scotland)","DOI":"10.1016/j.clnu.2004.06.004","ISSN":"0261-5614","issue":"5","journalAbbreviation":"Clin Nutr","language":"eng","note":"PMID: 15380917","page":"1226-1243","source":"PubMed","title":"Bioelectrical impedance analysis--part I: review of principles and methods","title-short":"Bioelectrical impedance analysis--part I","volume":"23","author":[{"family":"Kyle","given":"Ursula G."},{"family":"Bosaeus","given":"Ingvar"},{"family":"De Lorenzo","given":"Antonio D."},{"family":"Deurenberg","given":"Paul"},{"family":"Elia","given":"Marinos"},{"family":"Gómez","given":"José Manuel"},{"family":"Heitmann","given":"Berit Lilienthal"},{"family":"Kent-Smith","given":"Luisa"},{"family":"Melchior","given":"Jean-Claude"},{"family":"Pirlich","given":"Matthias"},{"family":"Scharfetter","given":"Hermann"},{"family":"Schols","given":"Annemie M. W. J."},{"family":"Pichard","given":"Claude"},{"literal":"Composition of the ESPEN Working Group"}],"issued":{"date-parts":[["2004",10]]}}},{"id":169,"uris":["http://zotero.org/users/19172719/items/6Z9XKLRM"],"itemData":{"id":169,"type":"article-journal","abstract":"Ethnic groups vary in cardiometabolic risk, but the underlying mechanisms remain unclear. Several components of body composition variability (fat/lean ratio, fat distribution, lean mass composition and metabolism, and adipose tissue biology) are increasingly linked with cardiometabolic risk and vary substantially across ethnic groups. Constituents of lean mass are proposed to contribute to 'metabolic capacity', a generic trait favouring the maintenance of homeostasis. Adiposity is proposed to contribute to 'metabolic load', which at higher levels challenges metabolic homeostasis, elevating cardiometabolic risk. Ethnic differences in body composition, representing different load-capacity ratios, may therefore contribute to ethnic variability in cardiometabolic risk. Ecological and evolutionary factors potentially contributing to ethnic variability in body composition are explored. In contemporary populations, clinicians encounter an increasing range of ethnicity, along with many individuals of mixed-ethnic ancestry. Increasing understanding of the contribution of body composition to cardiometabolic risk may reduce the need to treat ethnic groups as qualitatively different. A conceptual model is proposed, treating insulin sensitivity and stroke risk as composite functions of body composition variables. Operationalizing this model may potentially improve the ability to assess cardiovascular risk across the full ethnicity spectrum, and to predict cardiometabolic consequences of excess weight gain.","container-title":"Obesity Reviews: An Official Journal of the International Association for the Study of Obesity","DOI":"10.1111/j.1467-789X.2012.01034.x","ISSN":"1467-789X","journalAbbreviation":"Obes Rev","language":"eng","note":"PMID: 23107256","page":"14-29","source":"PubMed","title":"Ethnic variability in adiposity, thrifty phenotypes and cardiometabolic risk: addressing the full range of ethnicity, including those of mixed ethnicity","title-short":"Ethnic variability in adiposity, thrifty phenotypes and cardiometabolic risk","volume":"13 Suppl 2","author":[{"family":"Wells","given":"J. C. K."}],"issued":{"date-parts":[["2012",12]]}}}],"schema":"https://github.com/citation-style-language/schema/raw/master/csl-citation.json"} </w:instrText>
      </w:r>
      <w:r w:rsidR="00064EA3" w:rsidRPr="007F6A38">
        <w:rPr>
          <w:rFonts w:ascii="Arial" w:hAnsi="Arial" w:cs="Arial"/>
        </w:rPr>
        <w:fldChar w:fldCharType="separate"/>
      </w:r>
      <w:r w:rsidR="003660C1" w:rsidRPr="007F6A38">
        <w:rPr>
          <w:rFonts w:ascii="Arial" w:hAnsi="Arial" w:cs="Arial"/>
        </w:rPr>
        <w:t>(26,33)</w:t>
      </w:r>
      <w:r w:rsidR="00064EA3" w:rsidRPr="007F6A38">
        <w:rPr>
          <w:rFonts w:ascii="Arial" w:hAnsi="Arial" w:cs="Arial"/>
        </w:rPr>
        <w:fldChar w:fldCharType="end"/>
      </w:r>
      <w:r w:rsidR="00064EA3" w:rsidRPr="007F6A38">
        <w:rPr>
          <w:rFonts w:ascii="Arial" w:hAnsi="Arial" w:cs="Arial"/>
        </w:rPr>
        <w:t xml:space="preserve">. However, despite this, multiple validation studies show strong correlations between BIA estimates of fat mass and visceral fat with reference methods such as DXA and CT, supporting its use in epidemiological research </w:t>
      </w:r>
      <w:r w:rsidR="00A20E5F" w:rsidRPr="007F6A38">
        <w:rPr>
          <w:rFonts w:ascii="Arial" w:hAnsi="Arial" w:cs="Arial"/>
        </w:rPr>
        <w:t xml:space="preserve">in LMICs </w:t>
      </w:r>
      <w:r w:rsidR="00064EA3" w:rsidRPr="007F6A38">
        <w:rPr>
          <w:rFonts w:ascii="Arial" w:hAnsi="Arial" w:cs="Arial"/>
        </w:rPr>
        <w:fldChar w:fldCharType="begin"/>
      </w:r>
      <w:r w:rsidR="003660C1" w:rsidRPr="007F6A38">
        <w:rPr>
          <w:rFonts w:ascii="Arial" w:hAnsi="Arial" w:cs="Arial"/>
        </w:rPr>
        <w:instrText xml:space="preserve"> ADDIN ZOTERO_ITEM CSL_CITATION {"citationID":"DW93W2Pr","properties":{"formattedCitation":"(34\\uc0\\u8211{}36)","plainCitation":"(34–36)","noteIndex":0},"citationItems":[{"id":259,"uris":["http://zotero.org/users/19172719/items/ASW5S7U2"],"itemData":{"id":259,"type":"article-journal","abstract":"Background\nVisceral fat is associated with adiposity-based complications. Bioimpedance measurement allows estimation of visceral fat area (VFA) in an easy manner. However, a validated cut-off value for VFA by bioimpedance associated with cardiometabolic risk is lacking in European population.\nAim\nTo determine cut-off values of VFA measured via bioimpedance associated with cardiometabolic risk.\nMethods\nRandom cross-sectional Czech population-based sample of 25–64 years old subjects. Receiver Operating Characteristic (ROC) curves were used and the area under the curve (AUC), sensitivity, and specificity were calculated. The Cardiometabolic Disease Staging System (CMDS) was used to classify cardiometabolic risk: Stage 1 – 1 or 2 metabolic syndrome (MetS) components, without impaired fasting glucose (IFG); Stage 2 – MetS or IFG; Stage 3 – MetS with IFG; Stage 4 – type 2 diabetes and/or cardiovascular disease.\nResults\n2052 participants (54.5% females, median age 49 years) were included. Median VFA (inter-quartile range) were 82.2 cm2 (54.8) in men and 89.8 cm2 (55.6) in women. The best VFA cut-offs associated with Stage 1 in men and women were 71 cm2 (sensitivity = 0.654; specificity = 0.427) and 83 cm2 (sensitivity = 0.705; specificity = 0.556) ; Stage 2: 84 cm2 (sensitivity = 0.673; specificity = 0.551) and 98 cm2 (sensitivity = 0.702; specificity = 0.628) ; Stage 3: 90 cm2 (sensitivity = 0.886; specificity = 0.605) and 109 cm2 (sensitivity = 0.755; specificity = 0.704); Stage 4: 91 cm2 (sensitivity = 0.625; specificity = 0.611) and 81 cm2 (sensitivity = 0.695; specificity = 0.448), respectively.\nConclusion\nA cut-off value of VFA of 71 cm2 in men and 83 cm2 in women exhibited the earliest stage of cardiometabolic risk, and 90 cm2 in men and 109 cm2 in women showed the best performance to detect risk.","container-title":"Obesity Research &amp; Clinical Practice","DOI":"10.1016/j.orcp.2021.03.005","ISSN":"1871-403X","issue":"4","journalAbbreviation":"Obesity Research &amp; Clinical Practice","page":"368-374","source":"ScienceDirect","title":"Visceral fat area and cardiometabolic risk: The Kardiovize study","title-short":"Visceral fat area and cardiometabolic risk","volume":"15","author":[{"family":"Polcrova","given":"Anna"},{"family":"Pavlovska","given":"Iuliia"},{"family":"Maranhao Neto","given":"Geraldo A."},{"family":"Kunzova","given":"Sarka"},{"family":"Infante-Garcia","given":"Maria M."},{"family":"Medina-Inojosa","given":"Jose R."},{"family":"Lopez-Jimenez","given":"Francisco"},{"family":"Mechanick","given":"Jeffrey I."},{"family":"Nieto-Martinez","given":"Ramfis"},{"family":"Stokin","given":"Gorazd B."},{"family":"Pikhart","given":"Hynek"},{"family":"Gonzalez-Rivas","given":"Juan P."}],"issued":{"date-parts":[["2021",7,1]]}}},{"id":262,"uris":["http://zotero.org/users/19172719/items/GJ2E6VS8"],"itemData":{"id":262,"type":"article-journal","abstract":"Waist circumference threshold values used in sub-Saharan Africa correspond to those of European populations and are therefore inappropriate. Thus, they may over predict insulin resistance, especially in hypertensive Africans, in whom there is often no association between blood pressure and insulin resistance. Using bioelectrical impedance measurement in sub-Saharan Africa could possibly be advantageous to overcome the shortcomings of waist circumference measurement. The aim of this study was to evaluate the contribution of body composition estimation by bioelectrical impedance to predict cardiometabolic risk in Congolese hypertensive subjects.","container-title":"BMC Cardiovascular Disorders","DOI":"10.1186/s12872-015-0011-7","ISSN":"1471-2261","issue":"1","journalAbbreviation":"BMC Cardiovasc Disord","language":"en","page":"17","source":"Springer Link","title":"Bioelectrical impedance outperforms waist circumference for predicting cardiometabolic risk in Congolese hypertensive subjects: a cross-sectional study","title-short":"Bioelectrical impedance outperforms waist circumference for predicting cardiometabolic risk in Congolese hypertensive subjects","volume":"15","author":[{"family":"Katchunga","given":"Philippe Bianga"},{"family":"Bapolisi","given":"Achile Mwira"},{"family":"M’Buyamba-Kabangu","given":"Jean-René"},{"family":"Hermans","given":"Michel P."}],"issued":{"date-parts":[["2015",3,10]]}}},{"id":272,"uris":["http://zotero.org/users/19172719/items/7LTS8ZBU"],"itemData":{"id":272,"type":"article-journal","abstract":"BACKGROUND: Screening for traditional risk factors of cardiovascular disease is well known in primary healthcare (PHC) settings. However, other risk factors through newer tools (such as bioelectrical impedance analysis [BIA]) could also be predictors of increased cardiovascular risk (CVR). Body composition estimates (body fat percentage, body water percentage, body lean mass) by BIA and its association to CVR have been studied with variable results.\nAIM: This study assesses the body composition estimates and their association with CVR in the South African PHC setting.\nMETHODS: A retrospective record analysis was conducted on a cohort of de-identified patients utilising the ABBY® Health Check Machine at a PHC facility in South Africa between May 2020 and August 2022. The ABBY Machine estimates body fat percentage (BF%) and body water percentage (BW%) estimates from BIA. Cardiovascular risk based on the Framingham-risk-score was stratified into high, medium and low CVR. An analysis of variance was used to determine mean differences of BF% and BW% among these groups.\nRESULTS: A total of 4008 records (n = 4008) were used in the final analysis. The majority of patients were female (70.1%) with a mean age of 33.6 years. Higher mean BF% (35.75% vs. 31.10% vs. 27.73%; p  0.0001) and lower mean BW% (49.46% vs. 53.15% vs. 56.18%; p = 0000) were found to be significantly associated with high CVR.\nLESSONS LEARNT: This study demonstrated the use of newer technologies that could assist in the identification of CVR in low resource PHC settings.","container-title":"African Journal of Primary Health Care &amp; Family Medicine","DOI":"10.4102/phcfm.v16i1.4587","ISSN":"2071-2936","issue":"1","journalAbbreviation":"Afr J Prim Health Care Fam Med","language":"eng","note":"PMID: 39501859\nPMCID: PMC11538404","page":"e1-e4","source":"PubMed","title":"Body composition estimates from bioelectrical impedance and its association with cardiovascular risk","volume":"16","author":[{"family":"Kistan","given":"Jesne"},{"family":"Wing","given":"Jeffrey"},{"family":"Tshabalala","given":"Khanyisile"},{"family":"Van Hougenhouck-Tulleken","given":"Wesley"},{"family":"Basu","given":"Debashis"}],"issued":{"date-parts":[["2024",10,9]]}}}],"schema":"https://github.com/citation-style-language/schema/raw/master/csl-citation.json"} </w:instrText>
      </w:r>
      <w:r w:rsidR="00064EA3" w:rsidRPr="007F6A38">
        <w:rPr>
          <w:rFonts w:ascii="Arial" w:hAnsi="Arial" w:cs="Arial"/>
        </w:rPr>
        <w:fldChar w:fldCharType="separate"/>
      </w:r>
      <w:r w:rsidR="003660C1" w:rsidRPr="007F6A38">
        <w:rPr>
          <w:rFonts w:ascii="Arial" w:hAnsi="Arial" w:cs="Arial"/>
        </w:rPr>
        <w:t>(34–36)</w:t>
      </w:r>
      <w:r w:rsidR="00064EA3" w:rsidRPr="007F6A38">
        <w:rPr>
          <w:rFonts w:ascii="Arial" w:hAnsi="Arial" w:cs="Arial"/>
        </w:rPr>
        <w:fldChar w:fldCharType="end"/>
      </w:r>
      <w:r w:rsidR="00064EA3" w:rsidRPr="007F6A38">
        <w:rPr>
          <w:rFonts w:ascii="Arial" w:hAnsi="Arial" w:cs="Arial"/>
        </w:rPr>
        <w:t>.</w:t>
      </w:r>
    </w:p>
    <w:p w14:paraId="12699EFE" w14:textId="3D5D3D77" w:rsidR="00B13947" w:rsidRPr="007F6A38" w:rsidRDefault="00934B6D" w:rsidP="00FC6F0C">
      <w:pPr>
        <w:spacing w:line="360" w:lineRule="auto"/>
        <w:jc w:val="both"/>
        <w:rPr>
          <w:rFonts w:ascii="Arial" w:hAnsi="Arial" w:cs="Arial"/>
        </w:rPr>
      </w:pPr>
      <w:r w:rsidRPr="007F6A38">
        <w:rPr>
          <w:rFonts w:ascii="Arial" w:hAnsi="Arial" w:cs="Arial"/>
        </w:rPr>
        <w:t xml:space="preserve">Despite </w:t>
      </w:r>
      <w:r w:rsidR="00B13947" w:rsidRPr="007F6A38">
        <w:rPr>
          <w:rFonts w:ascii="Arial" w:hAnsi="Arial" w:cs="Arial"/>
        </w:rPr>
        <w:t xml:space="preserve">its </w:t>
      </w:r>
      <w:r w:rsidRPr="007F6A38">
        <w:rPr>
          <w:rFonts w:ascii="Arial" w:hAnsi="Arial" w:cs="Arial"/>
        </w:rPr>
        <w:t>relevance</w:t>
      </w:r>
      <w:r w:rsidR="00A20E5F" w:rsidRPr="007F6A38">
        <w:rPr>
          <w:rFonts w:ascii="Arial" w:hAnsi="Arial" w:cs="Arial"/>
        </w:rPr>
        <w:t xml:space="preserve">, there is limited </w:t>
      </w:r>
      <w:r w:rsidR="00F12EA4" w:rsidRPr="007F6A38">
        <w:rPr>
          <w:rFonts w:ascii="Arial" w:hAnsi="Arial" w:cs="Arial"/>
        </w:rPr>
        <w:t>large-scale</w:t>
      </w:r>
      <w:r w:rsidR="00A20E5F" w:rsidRPr="007F6A38">
        <w:rPr>
          <w:rFonts w:ascii="Arial" w:hAnsi="Arial" w:cs="Arial"/>
        </w:rPr>
        <w:t xml:space="preserve"> </w:t>
      </w:r>
      <w:r w:rsidR="003039EE" w:rsidRPr="007F6A38">
        <w:rPr>
          <w:rFonts w:ascii="Arial" w:hAnsi="Arial" w:cs="Arial"/>
        </w:rPr>
        <w:t xml:space="preserve">population-based </w:t>
      </w:r>
      <w:r w:rsidR="00A20E5F" w:rsidRPr="007F6A38">
        <w:rPr>
          <w:rFonts w:ascii="Arial" w:hAnsi="Arial" w:cs="Arial"/>
        </w:rPr>
        <w:t>evidence</w:t>
      </w:r>
      <w:r w:rsidR="003039EE" w:rsidRPr="007F6A38">
        <w:rPr>
          <w:rFonts w:ascii="Arial" w:hAnsi="Arial" w:cs="Arial"/>
        </w:rPr>
        <w:t xml:space="preserve"> from South Asian LMICs </w:t>
      </w:r>
      <w:r w:rsidR="00A20E5F" w:rsidRPr="007F6A38">
        <w:rPr>
          <w:rFonts w:ascii="Arial" w:hAnsi="Arial" w:cs="Arial"/>
        </w:rPr>
        <w:t xml:space="preserve">describing </w:t>
      </w:r>
      <w:r w:rsidR="00F12EA4" w:rsidRPr="007F6A38">
        <w:rPr>
          <w:rFonts w:ascii="Arial" w:hAnsi="Arial" w:cs="Arial"/>
        </w:rPr>
        <w:t>bioimpedance-derived</w:t>
      </w:r>
      <w:r w:rsidR="00A20E5F" w:rsidRPr="007F6A38">
        <w:rPr>
          <w:rFonts w:ascii="Arial" w:hAnsi="Arial" w:cs="Arial"/>
        </w:rPr>
        <w:t xml:space="preserve"> body composition and its relationship with </w:t>
      </w:r>
      <w:r w:rsidR="00F12EA4" w:rsidRPr="007F6A38">
        <w:rPr>
          <w:rFonts w:ascii="Arial" w:hAnsi="Arial" w:cs="Arial"/>
        </w:rPr>
        <w:t>cardio-metabolic</w:t>
      </w:r>
      <w:r w:rsidR="004433A5" w:rsidRPr="007F6A38">
        <w:rPr>
          <w:rFonts w:ascii="Arial" w:hAnsi="Arial" w:cs="Arial"/>
        </w:rPr>
        <w:t xml:space="preserve"> disease</w:t>
      </w:r>
      <w:r w:rsidR="00A20E5F" w:rsidRPr="007F6A38">
        <w:rPr>
          <w:rFonts w:ascii="Arial" w:hAnsi="Arial" w:cs="Arial"/>
        </w:rPr>
        <w:t>.</w:t>
      </w:r>
      <w:r w:rsidR="00F12EA4" w:rsidRPr="007F6A38">
        <w:rPr>
          <w:rFonts w:ascii="Arial" w:hAnsi="Arial" w:cs="Arial"/>
        </w:rPr>
        <w:t xml:space="preserve"> </w:t>
      </w:r>
      <w:r w:rsidR="000208DE" w:rsidRPr="007F6A38">
        <w:rPr>
          <w:rFonts w:ascii="Arial" w:hAnsi="Arial" w:cs="Arial"/>
        </w:rPr>
        <w:t xml:space="preserve">The BangladEsh Longitudinal Investigation of Emerging Vascular and Nonvascular Events (BELIEVE) cohort study </w:t>
      </w:r>
      <w:r w:rsidR="000208DE" w:rsidRPr="007F6A38">
        <w:rPr>
          <w:rFonts w:ascii="Arial" w:hAnsi="Arial" w:cs="Arial"/>
        </w:rPr>
        <w:fldChar w:fldCharType="begin"/>
      </w:r>
      <w:r w:rsidR="00B9388A" w:rsidRPr="007F6A38">
        <w:rPr>
          <w:rFonts w:ascii="Arial" w:hAnsi="Arial" w:cs="Arial"/>
        </w:rPr>
        <w:instrText xml:space="preserve"> ADDIN ZOTERO_ITEM CSL_CITATION {"citationID":"cQpWejI3","properties":{"formattedCitation":"(4)","plainCitation":"(4)","noteIndex":0},"citationItems":[{"id":406,"uris":["http://zotero.org/users/19172719/items/ANL6RSA7"],"itemData":{"id":406,"type":"article-journal","abstract":"Abstract\nnull\n\nPurpose\n Bangladesh has experienced a rapid epidemiological transition from communicable to non-communicable diseases (NCDs) in recent decades. There is, however, limited evidence about multidimensional determinants of NCDs in this population. The BangladEsh Longitudinal Investigation of Emerging Vascular and nonvascular Events (BELIEVE) study is a household-based prospective cohort study established to investigate biological, behavioural, environmental and broader determinants of NCDs.\n\nParticipants\nBetween January 2016 and March 2020, 73 883 participants (aged 11 years or older) were recruited from 30 817 households across urban, urban-poor (‘slum’) and rural settings in Bangladesh. A structured questionnaire was administered by trained personnel recording participants’ demographic, socioeconomic, behavioural, medical, environmental and other factors. Anthropometric measurements and blood pressure were recorded for each participant. Biological specimens were collected and aliquoted for long-term storage and analysis.\n\nFindings to date\nOf the 73 883 study participants (mean [SD] baseline age: 39 [15] years), 43 470 (59%) were females, and 38 848 (52%) had no or only primary-level education. Focusing only on the 65 822 adult participants aged 20–79 years at baseline, 15 411 (23%) reported being diagnosed with hypertension; 10 578 (16%) with type 2 diabetes and 7624 (12%) with hypercholesterolaemia. Age and sex-standardised prevalences of these conditions were much higher in urban than slum and rural settings. Overall, the mean (SD) body mass index (BMI) was 25 (5) kg/m2, with 10 442 (16%) participants aged 20–79, classified as obese (ie, BMI≥30 kg/m2). Mean BMI was also higher in urban than slum and rural areas.\n\nFuture plans\nThe collection of information during the baseline visit was completed in 2020. Regular longitudinal follow-up is ongoing for ascertainment and adjudication of a range of fatal and non-fatal health outcomes among participants. This cohort will provide a powerful resource to investigate multidimensional determinants of incident NCDs across diverse settings in Bangladesh, helping to advance scientific discovery and public health action in an archetypal low-middle-income country with pressing public health needs.","container-title":"BMJ Open","DOI":"10.1136/bmjopen-2024-088338","ISSN":"2044-6055","issue":"1","journalAbbreviation":"BMJ Open","note":"PMID: 39843382\nPMCID: PMC11784369","page":"e088338","source":"PubMed Central","title":"Cohort profile: the BangladEsh Longitudinal Investigation of Emerging Vascular and nonvascular Events (BELIEVE) cohort study","title-short":"Cohort profile","volume":"15","author":[{"family":"Chowdhury","given":"Rajiv"},{"family":"Khan","given":"Nusrat"},{"family":"Pennells","given":"Lisa"},{"family":"Iurilli","given":"Maria L C"},{"family":"Uddin Miah","given":"Md Taslim"},{"family":"Monower","given":"Md Mostafa"},{"family":"Rahman","given":"Khan Mohammad Thouhidur"},{"family":"Samin","given":"Sharraf"},{"family":"Saqeeb","given":"Kazi Nazmus"},{"family":"Tasmin","given":"Ishrat"},{"family":"Farrow","given":"Eleanor"},{"family":"Farrow","given":"Samantha"},{"family":"Michielsen","given":"Ank"},{"family":"Perry","given":"Catherine"},{"family":"Spackman","given":"Sarah"},{"family":"Coeverden","given":"Charlotte","non-dropping-particle":"van"},{"family":"Walker","given":"Matthew"},{"family":"Ahmed","given":"Tahmeed"},{"family":"Ajioka","given":"James"},{"family":"Awal","given":"Khondker Abdul Abdul"},{"family":"Butterworth","given":"Adam S"},{"family":"Chatzidiakou","given":"Evangelia"},{"family":"Feldmann","given":"Jörg"},{"family":"Fenner","given":"Richard"},{"family":"Flora","given":"Meerjady Sabrina"},{"family":"Haque","given":"Tuhin"},{"family":"Hawkes","given":"Sarah"},{"family":"Islam","given":"Syed Shariful"},{"family":"Islam","given":"Sirajul"},{"family":"Jones","given":"Roderic L"},{"family":"Kaptoge","given":"Stephen"},{"family":"Khan","given":"Kamrul Hasan"},{"family":"King","given":"Lawrence"},{"family":"Luhar","given":"Shammi"},{"family":"Malik","given":"Abdul"},{"family":"Malik","given":"Fazila-Tun-Nesa"},{"family":"Naved","given":"Ruchira T"},{"family":"Naheed","given":"Aliya"},{"family":"Popoola","given":"Olalekan"},{"family":"Raqib","given":"Rubhana"},{"family":"Shirin","given":"Tahmina"},{"family":"Sutton","given":"Stephen"},{"family":"Daalen","given":"Kim Robin","non-dropping-particle":"van"},{"family":"Wood","given":"Angela"},{"family":"Griffin","given":"Simon"},{"family":"Mascie Taylor","given":"Nicholas"},{"family":"Khalequzzaman","given":"Md"},{"family":"Khan","given":"Md Alfazal"},{"family":"Choudhury","given":"Sohel Reza"},{"family":"Di Angelantonio","given":"Emanuele"},{"family":"Danesh","given":"John"}],"issued":{"date-parts":[["2025",1,22]]}}}],"schema":"https://github.com/citation-style-language/schema/raw/master/csl-citation.json"} </w:instrText>
      </w:r>
      <w:r w:rsidR="000208DE" w:rsidRPr="007F6A38">
        <w:rPr>
          <w:rFonts w:ascii="Arial" w:hAnsi="Arial" w:cs="Arial"/>
        </w:rPr>
        <w:fldChar w:fldCharType="separate"/>
      </w:r>
      <w:r w:rsidR="00B9388A" w:rsidRPr="007F6A38">
        <w:rPr>
          <w:rFonts w:ascii="Arial" w:hAnsi="Arial" w:cs="Arial"/>
        </w:rPr>
        <w:t>(4)</w:t>
      </w:r>
      <w:r w:rsidR="000208DE" w:rsidRPr="007F6A38">
        <w:rPr>
          <w:rFonts w:ascii="Arial" w:hAnsi="Arial" w:cs="Arial"/>
        </w:rPr>
        <w:fldChar w:fldCharType="end"/>
      </w:r>
      <w:r w:rsidR="003039EE" w:rsidRPr="007F6A38">
        <w:rPr>
          <w:rFonts w:ascii="Arial" w:hAnsi="Arial" w:cs="Arial"/>
        </w:rPr>
        <w:t xml:space="preserve"> provides a unique opportunity to address this gap. BELIEVE is </w:t>
      </w:r>
      <w:r w:rsidRPr="007F6A38">
        <w:rPr>
          <w:rFonts w:ascii="Arial" w:hAnsi="Arial" w:cs="Arial"/>
        </w:rPr>
        <w:t>a large</w:t>
      </w:r>
      <w:r w:rsidR="003039EE" w:rsidRPr="007F6A38">
        <w:rPr>
          <w:rFonts w:ascii="Arial" w:hAnsi="Arial" w:cs="Arial"/>
        </w:rPr>
        <w:t>,</w:t>
      </w:r>
      <w:r w:rsidRPr="007F6A38">
        <w:rPr>
          <w:rFonts w:ascii="Arial" w:hAnsi="Arial" w:cs="Arial"/>
        </w:rPr>
        <w:t xml:space="preserve"> </w:t>
      </w:r>
      <w:r w:rsidR="003039EE" w:rsidRPr="007F6A38">
        <w:rPr>
          <w:rFonts w:ascii="Arial" w:hAnsi="Arial" w:cs="Arial"/>
        </w:rPr>
        <w:t xml:space="preserve">household-based study </w:t>
      </w:r>
      <w:r w:rsidRPr="007F6A38">
        <w:rPr>
          <w:rFonts w:ascii="Arial" w:hAnsi="Arial" w:cs="Arial"/>
        </w:rPr>
        <w:t>of nat</w:t>
      </w:r>
      <w:r w:rsidR="003039EE" w:rsidRPr="007F6A38">
        <w:rPr>
          <w:rFonts w:ascii="Arial" w:hAnsi="Arial" w:cs="Arial"/>
        </w:rPr>
        <w:t>ives in Bangladesh across urban, urban-poor(sl</w:t>
      </w:r>
      <w:ins w:id="5" w:author="S.K. Kaptoge" w:date="2026-01-16T09:45:00Z" w16du:dateUtc="2026-01-16T09:45:00Z">
        <w:r w:rsidR="00854C39">
          <w:rPr>
            <w:rFonts w:ascii="Arial" w:hAnsi="Arial" w:cs="Arial"/>
          </w:rPr>
          <w:t>u</w:t>
        </w:r>
      </w:ins>
      <w:del w:id="6" w:author="S.K. Kaptoge" w:date="2026-01-16T09:45:00Z" w16du:dateUtc="2026-01-16T09:45:00Z">
        <w:r w:rsidR="003039EE" w:rsidRPr="007F6A38" w:rsidDel="00854C39">
          <w:rPr>
            <w:rFonts w:ascii="Arial" w:hAnsi="Arial" w:cs="Arial"/>
          </w:rPr>
          <w:delText>i</w:delText>
        </w:r>
      </w:del>
      <w:r w:rsidR="003039EE" w:rsidRPr="007F6A38">
        <w:rPr>
          <w:rFonts w:ascii="Arial" w:hAnsi="Arial" w:cs="Arial"/>
        </w:rPr>
        <w:t xml:space="preserve">m), </w:t>
      </w:r>
      <w:r w:rsidRPr="007F6A38">
        <w:rPr>
          <w:rFonts w:ascii="Arial" w:hAnsi="Arial" w:cs="Arial"/>
        </w:rPr>
        <w:t xml:space="preserve">and rural </w:t>
      </w:r>
      <w:r w:rsidR="003039EE" w:rsidRPr="007F6A38">
        <w:rPr>
          <w:rFonts w:ascii="Arial" w:hAnsi="Arial" w:cs="Arial"/>
        </w:rPr>
        <w:t>settings</w:t>
      </w:r>
      <w:r w:rsidRPr="007F6A38">
        <w:rPr>
          <w:rFonts w:ascii="Arial" w:hAnsi="Arial" w:cs="Arial"/>
        </w:rPr>
        <w:t xml:space="preserve"> with extens</w:t>
      </w:r>
      <w:r w:rsidR="003039EE" w:rsidRPr="007F6A38">
        <w:rPr>
          <w:rFonts w:ascii="Arial" w:hAnsi="Arial" w:cs="Arial"/>
        </w:rPr>
        <w:t>ive epidemiological, behavioural, and clinical information recorded</w:t>
      </w:r>
      <w:r w:rsidR="00A533D4" w:rsidRPr="007F6A38">
        <w:rPr>
          <w:rFonts w:ascii="Arial" w:hAnsi="Arial" w:cs="Arial"/>
        </w:rPr>
        <w:t xml:space="preserve"> (</w:t>
      </w:r>
      <w:r w:rsidR="00A533D4" w:rsidRPr="00854C39">
        <w:rPr>
          <w:rFonts w:ascii="Arial" w:hAnsi="Arial" w:cs="Arial"/>
          <w:b/>
          <w:bCs/>
          <w:rPrChange w:id="7" w:author="S.K. Kaptoge" w:date="2026-01-16T09:45:00Z" w16du:dateUtc="2026-01-16T09:45:00Z">
            <w:rPr>
              <w:rFonts w:ascii="Arial" w:hAnsi="Arial" w:cs="Arial"/>
            </w:rPr>
          </w:rPrChange>
        </w:rPr>
        <w:t>Figure 3</w:t>
      </w:r>
      <w:r w:rsidR="00692978" w:rsidRPr="007F6A38">
        <w:rPr>
          <w:rFonts w:ascii="Arial" w:hAnsi="Arial" w:cs="Arial"/>
        </w:rPr>
        <w:t>)</w:t>
      </w:r>
      <w:r w:rsidR="003039EE" w:rsidRPr="007F6A38">
        <w:rPr>
          <w:rFonts w:ascii="Arial" w:hAnsi="Arial" w:cs="Arial"/>
        </w:rPr>
        <w:t xml:space="preserve">. This </w:t>
      </w:r>
      <w:r w:rsidR="00B13947" w:rsidRPr="007F6A38">
        <w:rPr>
          <w:rFonts w:ascii="Arial" w:hAnsi="Arial" w:cs="Arial"/>
        </w:rPr>
        <w:t xml:space="preserve">cohort </w:t>
      </w:r>
      <w:r w:rsidR="003039EE" w:rsidRPr="007F6A38">
        <w:rPr>
          <w:rFonts w:ascii="Arial" w:hAnsi="Arial" w:cs="Arial"/>
        </w:rPr>
        <w:t>enables detailed characterization of body composition measures across so</w:t>
      </w:r>
      <w:r w:rsidR="00B13947" w:rsidRPr="007F6A38">
        <w:rPr>
          <w:rFonts w:ascii="Arial" w:hAnsi="Arial" w:cs="Arial"/>
        </w:rPr>
        <w:t xml:space="preserve">ciodemographic strata and prevalence </w:t>
      </w:r>
      <w:r w:rsidR="003039EE" w:rsidRPr="007F6A38">
        <w:rPr>
          <w:rFonts w:ascii="Arial" w:hAnsi="Arial" w:cs="Arial"/>
        </w:rPr>
        <w:t>of cardiometabolic diseases.</w:t>
      </w:r>
      <w:r w:rsidR="00B13947" w:rsidRPr="007F6A38">
        <w:rPr>
          <w:rFonts w:ascii="Arial" w:hAnsi="Arial" w:cs="Arial"/>
        </w:rPr>
        <w:t xml:space="preserve"> It</w:t>
      </w:r>
      <w:r w:rsidR="003039EE" w:rsidRPr="007F6A38">
        <w:rPr>
          <w:rFonts w:ascii="Arial" w:hAnsi="Arial" w:cs="Arial"/>
        </w:rPr>
        <w:t xml:space="preserve"> further allows us to examine associations between body compo</w:t>
      </w:r>
      <w:r w:rsidR="00B13947" w:rsidRPr="007F6A38">
        <w:rPr>
          <w:rFonts w:ascii="Arial" w:hAnsi="Arial" w:cs="Arial"/>
        </w:rPr>
        <w:t xml:space="preserve">sition, cardiometabolic diseases, </w:t>
      </w:r>
      <w:r w:rsidR="003039EE" w:rsidRPr="007F6A38">
        <w:rPr>
          <w:rFonts w:ascii="Arial" w:hAnsi="Arial" w:cs="Arial"/>
        </w:rPr>
        <w:t>multimorbidity</w:t>
      </w:r>
      <w:r w:rsidR="00B67708" w:rsidRPr="007F6A38">
        <w:rPr>
          <w:rFonts w:ascii="Arial" w:hAnsi="Arial" w:cs="Arial"/>
        </w:rPr>
        <w:t>,</w:t>
      </w:r>
      <w:r w:rsidR="003039EE" w:rsidRPr="007F6A38">
        <w:rPr>
          <w:rFonts w:ascii="Arial" w:hAnsi="Arial" w:cs="Arial"/>
        </w:rPr>
        <w:t xml:space="preserve"> </w:t>
      </w:r>
      <w:r w:rsidR="00B13947" w:rsidRPr="007F6A38">
        <w:rPr>
          <w:rFonts w:ascii="Arial" w:hAnsi="Arial" w:cs="Arial"/>
        </w:rPr>
        <w:t xml:space="preserve">and lifestyle factors </w:t>
      </w:r>
      <w:r w:rsidR="003039EE" w:rsidRPr="007F6A38">
        <w:rPr>
          <w:rFonts w:ascii="Arial" w:hAnsi="Arial" w:cs="Arial"/>
        </w:rPr>
        <w:t>across diverse geographic and socioeconomic contexts</w:t>
      </w:r>
      <w:r w:rsidR="00B13947" w:rsidRPr="007F6A38">
        <w:rPr>
          <w:rFonts w:ascii="Arial" w:hAnsi="Arial" w:cs="Arial"/>
        </w:rPr>
        <w:t>.</w:t>
      </w:r>
    </w:p>
    <w:p w14:paraId="790520C1" w14:textId="77777777" w:rsidR="00F12EA4" w:rsidRPr="007F6A38" w:rsidRDefault="000208DE" w:rsidP="00FC6F0C">
      <w:pPr>
        <w:pStyle w:val="Heading3"/>
        <w:rPr>
          <w:rFonts w:ascii="Arial" w:hAnsi="Arial" w:cs="Arial"/>
        </w:rPr>
      </w:pPr>
      <w:commentRangeStart w:id="8"/>
      <w:r w:rsidRPr="007F6A38">
        <w:rPr>
          <w:rFonts w:ascii="Arial" w:hAnsi="Arial" w:cs="Arial"/>
        </w:rPr>
        <w:t xml:space="preserve">The findings </w:t>
      </w:r>
      <w:r w:rsidR="003039EE" w:rsidRPr="007F6A38">
        <w:rPr>
          <w:rFonts w:ascii="Arial" w:hAnsi="Arial" w:cs="Arial"/>
        </w:rPr>
        <w:t xml:space="preserve">from this study </w:t>
      </w:r>
      <w:r w:rsidRPr="007F6A38">
        <w:rPr>
          <w:rFonts w:ascii="Arial" w:hAnsi="Arial" w:cs="Arial"/>
        </w:rPr>
        <w:t xml:space="preserve">will </w:t>
      </w:r>
      <w:r w:rsidR="003039EE" w:rsidRPr="007F6A38">
        <w:rPr>
          <w:rFonts w:ascii="Arial" w:hAnsi="Arial" w:cs="Arial"/>
        </w:rPr>
        <w:t>inform</w:t>
      </w:r>
      <w:r w:rsidR="004433A5" w:rsidRPr="007F6A38">
        <w:rPr>
          <w:rFonts w:ascii="Arial" w:hAnsi="Arial" w:cs="Arial"/>
        </w:rPr>
        <w:t xml:space="preserve"> </w:t>
      </w:r>
      <w:r w:rsidR="00612B80" w:rsidRPr="007F6A38">
        <w:rPr>
          <w:rFonts w:ascii="Arial" w:hAnsi="Arial" w:cs="Arial"/>
        </w:rPr>
        <w:t>context-specific</w:t>
      </w:r>
      <w:r w:rsidR="004433A5" w:rsidRPr="007F6A38">
        <w:rPr>
          <w:rFonts w:ascii="Arial" w:hAnsi="Arial" w:cs="Arial"/>
        </w:rPr>
        <w:t xml:space="preserve"> </w:t>
      </w:r>
      <w:r w:rsidR="003039EE" w:rsidRPr="007F6A38">
        <w:rPr>
          <w:rFonts w:ascii="Arial" w:hAnsi="Arial" w:cs="Arial"/>
        </w:rPr>
        <w:t>strategies</w:t>
      </w:r>
      <w:r w:rsidRPr="007F6A38">
        <w:rPr>
          <w:rFonts w:ascii="Arial" w:hAnsi="Arial" w:cs="Arial"/>
        </w:rPr>
        <w:t xml:space="preserve"> to </w:t>
      </w:r>
      <w:r w:rsidR="00245563" w:rsidRPr="007F6A38">
        <w:rPr>
          <w:rFonts w:ascii="Arial" w:hAnsi="Arial" w:cs="Arial"/>
        </w:rPr>
        <w:t>address biological</w:t>
      </w:r>
      <w:r w:rsidRPr="007F6A38">
        <w:rPr>
          <w:rFonts w:ascii="Arial" w:hAnsi="Arial" w:cs="Arial"/>
        </w:rPr>
        <w:t>, behavioural, environmental</w:t>
      </w:r>
      <w:r w:rsidR="00A20E5F" w:rsidRPr="007F6A38">
        <w:rPr>
          <w:rFonts w:ascii="Arial" w:hAnsi="Arial" w:cs="Arial"/>
        </w:rPr>
        <w:t>,</w:t>
      </w:r>
      <w:r w:rsidRPr="007F6A38">
        <w:rPr>
          <w:rFonts w:ascii="Arial" w:hAnsi="Arial" w:cs="Arial"/>
        </w:rPr>
        <w:t xml:space="preserve"> and broader determinants of NCDs in South Asian populations</w:t>
      </w:r>
      <w:r w:rsidR="00A20E5F" w:rsidRPr="007F6A38">
        <w:rPr>
          <w:rFonts w:ascii="Arial" w:hAnsi="Arial" w:cs="Arial"/>
        </w:rPr>
        <w:t xml:space="preserve">. </w:t>
      </w:r>
      <w:commentRangeEnd w:id="8"/>
      <w:r w:rsidR="00854C39">
        <w:rPr>
          <w:rStyle w:val="CommentReference"/>
          <w:rFonts w:asciiTheme="minorHAnsi" w:eastAsiaTheme="minorHAnsi" w:hAnsiTheme="minorHAnsi" w:cstheme="minorBidi"/>
          <w:b w:val="0"/>
        </w:rPr>
        <w:commentReference w:id="8"/>
      </w:r>
    </w:p>
    <w:p w14:paraId="54C68BF1" w14:textId="77777777" w:rsidR="00F12EA4" w:rsidRPr="007F6A38" w:rsidRDefault="00F12EA4" w:rsidP="00FC6F0C">
      <w:pPr>
        <w:pStyle w:val="Heading1"/>
        <w:spacing w:line="360" w:lineRule="auto"/>
        <w:jc w:val="both"/>
        <w:rPr>
          <w:rFonts w:ascii="Arial" w:hAnsi="Arial" w:cs="Arial"/>
          <w:b w:val="0"/>
          <w:sz w:val="22"/>
          <w:szCs w:val="22"/>
        </w:rPr>
      </w:pPr>
      <w:r w:rsidRPr="007F6A38">
        <w:rPr>
          <w:rFonts w:ascii="Arial" w:hAnsi="Arial" w:cs="Arial"/>
          <w:sz w:val="22"/>
          <w:szCs w:val="22"/>
        </w:rPr>
        <w:t>Overall Aim</w:t>
      </w:r>
    </w:p>
    <w:p w14:paraId="5FF371E4" w14:textId="77777777" w:rsidR="008C7859" w:rsidRPr="007F6A38" w:rsidRDefault="00612B80" w:rsidP="00FC6F0C">
      <w:pPr>
        <w:spacing w:line="360" w:lineRule="auto"/>
        <w:jc w:val="both"/>
        <w:rPr>
          <w:rFonts w:ascii="Arial" w:hAnsi="Arial" w:cs="Arial"/>
        </w:rPr>
      </w:pPr>
      <w:r w:rsidRPr="007F6A38">
        <w:rPr>
          <w:rFonts w:ascii="Arial" w:hAnsi="Arial" w:cs="Arial"/>
        </w:rPr>
        <w:t xml:space="preserve">To provide a detailed account of the descriptive epidemiology of </w:t>
      </w:r>
      <w:r w:rsidR="00B67708" w:rsidRPr="007F6A38">
        <w:rPr>
          <w:rFonts w:ascii="Arial" w:hAnsi="Arial" w:cs="Arial"/>
        </w:rPr>
        <w:t>bioimpedance-derived</w:t>
      </w:r>
      <w:r w:rsidRPr="007F6A38">
        <w:rPr>
          <w:rFonts w:ascii="Arial" w:hAnsi="Arial" w:cs="Arial"/>
        </w:rPr>
        <w:t xml:space="preserve"> body composition measures in South Asian populations in Bangladesh</w:t>
      </w:r>
      <w:r w:rsidR="00B67708" w:rsidRPr="007F6A38">
        <w:rPr>
          <w:rFonts w:ascii="Arial" w:hAnsi="Arial" w:cs="Arial"/>
        </w:rPr>
        <w:t>,</w:t>
      </w:r>
      <w:r w:rsidRPr="007F6A38">
        <w:rPr>
          <w:rFonts w:ascii="Arial" w:hAnsi="Arial" w:cs="Arial"/>
        </w:rPr>
        <w:t xml:space="preserve"> including assessing relationships with the distribution and occurrence of cardiometabolic diseases using </w:t>
      </w:r>
      <w:r w:rsidR="00B67708" w:rsidRPr="007F6A38">
        <w:rPr>
          <w:rFonts w:ascii="Arial" w:hAnsi="Arial" w:cs="Arial"/>
        </w:rPr>
        <w:t>large-scale</w:t>
      </w:r>
      <w:r w:rsidRPr="007F6A38">
        <w:rPr>
          <w:rFonts w:ascii="Arial" w:hAnsi="Arial" w:cs="Arial"/>
        </w:rPr>
        <w:t xml:space="preserve"> data from the BELIEVE cohort.</w:t>
      </w:r>
    </w:p>
    <w:p w14:paraId="196533C3" w14:textId="77777777" w:rsidR="00F416C0" w:rsidRPr="007F6A38" w:rsidRDefault="00F416C0" w:rsidP="00FC6F0C">
      <w:pPr>
        <w:pStyle w:val="Heading2"/>
        <w:spacing w:line="360" w:lineRule="auto"/>
        <w:jc w:val="both"/>
        <w:rPr>
          <w:rFonts w:ascii="Arial" w:hAnsi="Arial" w:cs="Arial"/>
          <w:b w:val="0"/>
          <w:sz w:val="22"/>
          <w:szCs w:val="22"/>
        </w:rPr>
      </w:pPr>
      <w:r w:rsidRPr="007F6A38">
        <w:rPr>
          <w:rFonts w:ascii="Arial" w:hAnsi="Arial" w:cs="Arial"/>
          <w:sz w:val="22"/>
          <w:szCs w:val="22"/>
        </w:rPr>
        <w:t>Research Objectives</w:t>
      </w:r>
    </w:p>
    <w:p w14:paraId="5A7F83F3" w14:textId="77777777" w:rsidR="00F416C0" w:rsidRPr="007F6A38" w:rsidRDefault="00F416C0" w:rsidP="00FC6F0C">
      <w:pPr>
        <w:pStyle w:val="ListParagraph"/>
        <w:numPr>
          <w:ilvl w:val="0"/>
          <w:numId w:val="1"/>
        </w:numPr>
        <w:spacing w:line="360" w:lineRule="auto"/>
        <w:jc w:val="both"/>
        <w:rPr>
          <w:rFonts w:ascii="Arial" w:hAnsi="Arial" w:cs="Arial"/>
        </w:rPr>
      </w:pPr>
      <w:r w:rsidRPr="007F6A38">
        <w:rPr>
          <w:rFonts w:ascii="Arial" w:hAnsi="Arial" w:cs="Arial"/>
        </w:rPr>
        <w:t>To describe the population distribution of bioimpedance-derived body composition measures and cardiometabolic diseases across age, sex, socioeconomic position, and urban, slum, and rural settings.</w:t>
      </w:r>
    </w:p>
    <w:p w14:paraId="68F5DF63" w14:textId="77777777" w:rsidR="00F416C0" w:rsidRPr="007F6A38" w:rsidRDefault="00F416C0" w:rsidP="00FC6F0C">
      <w:pPr>
        <w:pStyle w:val="ListParagraph"/>
        <w:numPr>
          <w:ilvl w:val="0"/>
          <w:numId w:val="1"/>
        </w:numPr>
        <w:spacing w:line="360" w:lineRule="auto"/>
        <w:jc w:val="both"/>
        <w:rPr>
          <w:rFonts w:ascii="Arial" w:hAnsi="Arial" w:cs="Arial"/>
        </w:rPr>
      </w:pPr>
      <w:r w:rsidRPr="007F6A38">
        <w:rPr>
          <w:rFonts w:ascii="Arial" w:hAnsi="Arial" w:cs="Arial"/>
        </w:rPr>
        <w:t>To examine the cross-sectional associations between body composition measures and prevalent cardiometabolic diseases, in</w:t>
      </w:r>
      <w:r w:rsidR="00612B80" w:rsidRPr="007F6A38">
        <w:rPr>
          <w:rFonts w:ascii="Arial" w:hAnsi="Arial" w:cs="Arial"/>
        </w:rPr>
        <w:t>cluding</w:t>
      </w:r>
      <w:r w:rsidR="006B094D" w:rsidRPr="007F6A38">
        <w:rPr>
          <w:rFonts w:ascii="Arial" w:hAnsi="Arial" w:cs="Arial"/>
        </w:rPr>
        <w:t xml:space="preserve">, type 2 diabetes, </w:t>
      </w:r>
      <w:r w:rsidR="00612B80" w:rsidRPr="007F6A38">
        <w:rPr>
          <w:rFonts w:ascii="Arial" w:hAnsi="Arial" w:cs="Arial"/>
        </w:rPr>
        <w:t xml:space="preserve">cardiovascular disease, hypertension, </w:t>
      </w:r>
      <w:r w:rsidR="006B094D" w:rsidRPr="007F6A38">
        <w:rPr>
          <w:rFonts w:ascii="Arial" w:hAnsi="Arial" w:cs="Arial"/>
        </w:rPr>
        <w:t>and multimorbidity</w:t>
      </w:r>
    </w:p>
    <w:p w14:paraId="3B87B833" w14:textId="77777777" w:rsidR="00A00FC5" w:rsidRPr="007F6A38" w:rsidRDefault="00612B80" w:rsidP="00FC6F0C">
      <w:pPr>
        <w:pStyle w:val="ListParagraph"/>
        <w:numPr>
          <w:ilvl w:val="0"/>
          <w:numId w:val="1"/>
        </w:numPr>
        <w:spacing w:line="360" w:lineRule="auto"/>
        <w:jc w:val="both"/>
        <w:rPr>
          <w:rFonts w:ascii="Arial" w:hAnsi="Arial" w:cs="Arial"/>
        </w:rPr>
      </w:pPr>
      <w:r w:rsidRPr="007F6A38">
        <w:rPr>
          <w:rFonts w:ascii="Arial" w:hAnsi="Arial" w:cs="Arial"/>
        </w:rPr>
        <w:t>To explore associations of body</w:t>
      </w:r>
      <w:r w:rsidR="00F416C0" w:rsidRPr="007F6A38">
        <w:rPr>
          <w:rFonts w:ascii="Arial" w:hAnsi="Arial" w:cs="Arial"/>
        </w:rPr>
        <w:t xml:space="preserve"> com</w:t>
      </w:r>
      <w:r w:rsidRPr="007F6A38">
        <w:rPr>
          <w:rFonts w:ascii="Arial" w:hAnsi="Arial" w:cs="Arial"/>
        </w:rPr>
        <w:t>position measures</w:t>
      </w:r>
      <w:r w:rsidR="00F416C0" w:rsidRPr="007F6A38">
        <w:rPr>
          <w:rFonts w:ascii="Arial" w:hAnsi="Arial" w:cs="Arial"/>
        </w:rPr>
        <w:t xml:space="preserve"> with incident type 2 diabetes during follow-up.</w:t>
      </w:r>
    </w:p>
    <w:p w14:paraId="60B25132" w14:textId="77777777" w:rsidR="00B731E8" w:rsidRPr="007F6A38" w:rsidRDefault="00B731E8" w:rsidP="00FC6F0C">
      <w:pPr>
        <w:pStyle w:val="Heading1"/>
        <w:spacing w:line="360" w:lineRule="auto"/>
        <w:jc w:val="both"/>
        <w:rPr>
          <w:rFonts w:ascii="Arial" w:hAnsi="Arial" w:cs="Arial"/>
          <w:b w:val="0"/>
          <w:sz w:val="22"/>
          <w:szCs w:val="22"/>
        </w:rPr>
      </w:pPr>
      <w:r w:rsidRPr="007F6A38">
        <w:rPr>
          <w:rFonts w:ascii="Arial" w:hAnsi="Arial" w:cs="Arial"/>
          <w:sz w:val="22"/>
          <w:szCs w:val="22"/>
        </w:rPr>
        <w:lastRenderedPageBreak/>
        <w:t>Methods</w:t>
      </w:r>
    </w:p>
    <w:p w14:paraId="33E1CEBF" w14:textId="77777777" w:rsidR="00B731E8" w:rsidRPr="007F6A38" w:rsidRDefault="00B731E8" w:rsidP="00FC6F0C">
      <w:pPr>
        <w:pStyle w:val="Heading2"/>
        <w:spacing w:line="360" w:lineRule="auto"/>
        <w:jc w:val="both"/>
        <w:rPr>
          <w:rFonts w:ascii="Arial" w:hAnsi="Arial" w:cs="Arial"/>
          <w:b w:val="0"/>
          <w:sz w:val="22"/>
          <w:szCs w:val="22"/>
        </w:rPr>
      </w:pPr>
      <w:r w:rsidRPr="007F6A38">
        <w:rPr>
          <w:rFonts w:ascii="Arial" w:hAnsi="Arial" w:cs="Arial"/>
          <w:sz w:val="22"/>
          <w:szCs w:val="22"/>
        </w:rPr>
        <w:t>Study design and setting</w:t>
      </w:r>
    </w:p>
    <w:p w14:paraId="78C53838" w14:textId="2111B8CA" w:rsidR="00B731E8" w:rsidRPr="007F6A38" w:rsidRDefault="00B731E8" w:rsidP="00FC6F0C">
      <w:pPr>
        <w:spacing w:line="360" w:lineRule="auto"/>
        <w:jc w:val="both"/>
        <w:rPr>
          <w:rFonts w:ascii="Arial" w:hAnsi="Arial" w:cs="Arial"/>
        </w:rPr>
      </w:pPr>
      <w:r w:rsidRPr="007F6A38">
        <w:rPr>
          <w:rFonts w:ascii="Arial" w:hAnsi="Arial" w:cs="Arial"/>
        </w:rPr>
        <w:t xml:space="preserve">This study will be based on data from the </w:t>
      </w:r>
      <w:r w:rsidR="00612B80" w:rsidRPr="007F6A38">
        <w:rPr>
          <w:rFonts w:ascii="Arial" w:hAnsi="Arial" w:cs="Arial"/>
        </w:rPr>
        <w:t>BELIEVE</w:t>
      </w:r>
      <w:r w:rsidRPr="007F6A38">
        <w:rPr>
          <w:rFonts w:ascii="Arial" w:hAnsi="Arial" w:cs="Arial"/>
        </w:rPr>
        <w:t xml:space="preserve"> cohort. BELIEVE is a population-based prospective cohort study comprising 73,883 participants from 30,817 households established in Bangladesh between January 2016 and March 2020 across three contrasting settings: urban (Mirpur, Dhaka), urban poor or slum (Bauniabadh, Dhaka), and rural (Matlab, Chandpur) </w:t>
      </w:r>
      <w:r w:rsidR="006B094D" w:rsidRPr="007F6A38">
        <w:rPr>
          <w:rFonts w:ascii="Arial" w:hAnsi="Arial" w:cs="Arial"/>
        </w:rPr>
        <w:fldChar w:fldCharType="begin"/>
      </w:r>
      <w:r w:rsidR="00B9388A" w:rsidRPr="007F6A38">
        <w:rPr>
          <w:rFonts w:ascii="Arial" w:hAnsi="Arial" w:cs="Arial"/>
        </w:rPr>
        <w:instrText xml:space="preserve"> ADDIN ZOTERO_ITEM CSL_CITATION {"citationID":"y2TZhBCz","properties":{"formattedCitation":"(4)","plainCitation":"(4)","noteIndex":0},"citationItems":[{"id":406,"uris":["http://zotero.org/users/19172719/items/ANL6RSA7"],"itemData":{"id":406,"type":"article-journal","abstract":"Abstract\nnull\n\nPurpose\n Bangladesh has experienced a rapid epidemiological transition from communicable to non-communicable diseases (NCDs) in recent decades. There is, however, limited evidence about multidimensional determinants of NCDs in this population. The BangladEsh Longitudinal Investigation of Emerging Vascular and nonvascular Events (BELIEVE) study is a household-based prospective cohort study established to investigate biological, behavioural, environmental and broader determinants of NCDs.\n\nParticipants\nBetween January 2016 and March 2020, 73 883 participants (aged 11 years or older) were recruited from 30 817 households across urban, urban-poor (‘slum’) and rural settings in Bangladesh. A structured questionnaire was administered by trained personnel recording participants’ demographic, socioeconomic, behavioural, medical, environmental and other factors. Anthropometric measurements and blood pressure were recorded for each participant. Biological specimens were collected and aliquoted for long-term storage and analysis.\n\nFindings to date\nOf the 73 883 study participants (mean [SD] baseline age: 39 [15] years), 43 470 (59%) were females, and 38 848 (52%) had no or only primary-level education. Focusing only on the 65 822 adult participants aged 20–79 years at baseline, 15 411 (23%) reported being diagnosed with hypertension; 10 578 (16%) with type 2 diabetes and 7624 (12%) with hypercholesterolaemia. Age and sex-standardised prevalences of these conditions were much higher in urban than slum and rural settings. Overall, the mean (SD) body mass index (BMI) was 25 (5) kg/m2, with 10 442 (16%) participants aged 20–79, classified as obese (ie, BMI≥30 kg/m2). Mean BMI was also higher in urban than slum and rural areas.\n\nFuture plans\nThe collection of information during the baseline visit was completed in 2020. Regular longitudinal follow-up is ongoing for ascertainment and adjudication of a range of fatal and non-fatal health outcomes among participants. This cohort will provide a powerful resource to investigate multidimensional determinants of incident NCDs across diverse settings in Bangladesh, helping to advance scientific discovery and public health action in an archetypal low-middle-income country with pressing public health needs.","container-title":"BMJ Open","DOI":"10.1136/bmjopen-2024-088338","ISSN":"2044-6055","issue":"1","journalAbbreviation":"BMJ Open","note":"PMID: 39843382\nPMCID: PMC11784369","page":"e088338","source":"PubMed Central","title":"Cohort profile: the BangladEsh Longitudinal Investigation of Emerging Vascular and nonvascular Events (BELIEVE) cohort study","title-short":"Cohort profile","volume":"15","author":[{"family":"Chowdhury","given":"Rajiv"},{"family":"Khan","given":"Nusrat"},{"family":"Pennells","given":"Lisa"},{"family":"Iurilli","given":"Maria L C"},{"family":"Uddin Miah","given":"Md Taslim"},{"family":"Monower","given":"Md Mostafa"},{"family":"Rahman","given":"Khan Mohammad Thouhidur"},{"family":"Samin","given":"Sharraf"},{"family":"Saqeeb","given":"Kazi Nazmus"},{"family":"Tasmin","given":"Ishrat"},{"family":"Farrow","given":"Eleanor"},{"family":"Farrow","given":"Samantha"},{"family":"Michielsen","given":"Ank"},{"family":"Perry","given":"Catherine"},{"family":"Spackman","given":"Sarah"},{"family":"Coeverden","given":"Charlotte","non-dropping-particle":"van"},{"family":"Walker","given":"Matthew"},{"family":"Ahmed","given":"Tahmeed"},{"family":"Ajioka","given":"James"},{"family":"Awal","given":"Khondker Abdul Abdul"},{"family":"Butterworth","given":"Adam S"},{"family":"Chatzidiakou","given":"Evangelia"},{"family":"Feldmann","given":"Jörg"},{"family":"Fenner","given":"Richard"},{"family":"Flora","given":"Meerjady Sabrina"},{"family":"Haque","given":"Tuhin"},{"family":"Hawkes","given":"Sarah"},{"family":"Islam","given":"Syed Shariful"},{"family":"Islam","given":"Sirajul"},{"family":"Jones","given":"Roderic L"},{"family":"Kaptoge","given":"Stephen"},{"family":"Khan","given":"Kamrul Hasan"},{"family":"King","given":"Lawrence"},{"family":"Luhar","given":"Shammi"},{"family":"Malik","given":"Abdul"},{"family":"Malik","given":"Fazila-Tun-Nesa"},{"family":"Naved","given":"Ruchira T"},{"family":"Naheed","given":"Aliya"},{"family":"Popoola","given":"Olalekan"},{"family":"Raqib","given":"Rubhana"},{"family":"Shirin","given":"Tahmina"},{"family":"Sutton","given":"Stephen"},{"family":"Daalen","given":"Kim Robin","non-dropping-particle":"van"},{"family":"Wood","given":"Angela"},{"family":"Griffin","given":"Simon"},{"family":"Mascie Taylor","given":"Nicholas"},{"family":"Khalequzzaman","given":"Md"},{"family":"Khan","given":"Md Alfazal"},{"family":"Choudhury","given":"Sohel Reza"},{"family":"Di Angelantonio","given":"Emanuele"},{"family":"Danesh","given":"John"}],"issued":{"date-parts":[["2025",1,22]]}}}],"schema":"https://github.com/citation-style-language/schema/raw/master/csl-citation.json"} </w:instrText>
      </w:r>
      <w:r w:rsidR="006B094D" w:rsidRPr="007F6A38">
        <w:rPr>
          <w:rFonts w:ascii="Arial" w:hAnsi="Arial" w:cs="Arial"/>
        </w:rPr>
        <w:fldChar w:fldCharType="separate"/>
      </w:r>
      <w:r w:rsidR="00B9388A" w:rsidRPr="007F6A38">
        <w:rPr>
          <w:rFonts w:ascii="Arial" w:hAnsi="Arial" w:cs="Arial"/>
        </w:rPr>
        <w:t>(4)</w:t>
      </w:r>
      <w:r w:rsidR="006B094D" w:rsidRPr="007F6A38">
        <w:rPr>
          <w:rFonts w:ascii="Arial" w:hAnsi="Arial" w:cs="Arial"/>
        </w:rPr>
        <w:fldChar w:fldCharType="end"/>
      </w:r>
      <w:r w:rsidR="00612B80" w:rsidRPr="007F6A38">
        <w:rPr>
          <w:rFonts w:ascii="Arial" w:hAnsi="Arial" w:cs="Arial"/>
        </w:rPr>
        <w:t xml:space="preserve"> shown in </w:t>
      </w:r>
      <w:r w:rsidR="00A533D4" w:rsidRPr="00854C39">
        <w:rPr>
          <w:rFonts w:ascii="Arial" w:hAnsi="Arial" w:cs="Arial"/>
          <w:b/>
          <w:bCs/>
          <w:rPrChange w:id="9" w:author="S.K. Kaptoge" w:date="2026-01-16T09:50:00Z" w16du:dateUtc="2026-01-16T09:50:00Z">
            <w:rPr>
              <w:rFonts w:ascii="Arial" w:hAnsi="Arial" w:cs="Arial"/>
            </w:rPr>
          </w:rPrChange>
        </w:rPr>
        <w:t>Figure 4</w:t>
      </w:r>
      <w:ins w:id="10" w:author="S.K. Kaptoge" w:date="2026-01-16T09:50:00Z" w16du:dateUtc="2026-01-16T09:50:00Z">
        <w:r w:rsidR="00854C39" w:rsidRPr="00854C39">
          <w:rPr>
            <w:rFonts w:ascii="Arial" w:hAnsi="Arial" w:cs="Arial"/>
            <w:rPrChange w:id="11" w:author="S.K. Kaptoge" w:date="2026-01-16T09:50:00Z" w16du:dateUtc="2026-01-16T09:50:00Z">
              <w:rPr>
                <w:rFonts w:ascii="Arial" w:hAnsi="Arial" w:cs="Arial"/>
                <w:b/>
                <w:bCs/>
              </w:rPr>
            </w:rPrChange>
          </w:rPr>
          <w:t>.</w:t>
        </w:r>
      </w:ins>
    </w:p>
    <w:p w14:paraId="410ABD72" w14:textId="77777777" w:rsidR="00B731E8" w:rsidRPr="007F6A38" w:rsidRDefault="00B731E8" w:rsidP="00FC6F0C">
      <w:pPr>
        <w:pStyle w:val="Heading2"/>
        <w:spacing w:line="360" w:lineRule="auto"/>
        <w:jc w:val="both"/>
        <w:rPr>
          <w:rFonts w:ascii="Arial" w:hAnsi="Arial" w:cs="Arial"/>
          <w:b w:val="0"/>
          <w:sz w:val="22"/>
          <w:szCs w:val="22"/>
        </w:rPr>
      </w:pPr>
      <w:r w:rsidRPr="007F6A38">
        <w:rPr>
          <w:rFonts w:ascii="Arial" w:hAnsi="Arial" w:cs="Arial"/>
          <w:sz w:val="22"/>
          <w:szCs w:val="22"/>
        </w:rPr>
        <w:t>Study population and follow-up</w:t>
      </w:r>
    </w:p>
    <w:p w14:paraId="5412970E" w14:textId="77777777" w:rsidR="00B731E8" w:rsidRPr="007F6A38" w:rsidRDefault="00B731E8" w:rsidP="00FC6F0C">
      <w:pPr>
        <w:spacing w:line="360" w:lineRule="auto"/>
        <w:jc w:val="both"/>
        <w:rPr>
          <w:rFonts w:ascii="Arial" w:hAnsi="Arial" w:cs="Arial"/>
        </w:rPr>
      </w:pPr>
      <w:r w:rsidRPr="007F6A38">
        <w:rPr>
          <w:rFonts w:ascii="Arial" w:hAnsi="Arial" w:cs="Arial"/>
        </w:rPr>
        <w:t>BELIEVE recruited individuals 1) aged 11 years or older, 2) who had lived in their household for at least three years</w:t>
      </w:r>
      <w:r w:rsidR="00763969" w:rsidRPr="007F6A38">
        <w:rPr>
          <w:rFonts w:ascii="Arial" w:hAnsi="Arial" w:cs="Arial"/>
        </w:rPr>
        <w:t>,</w:t>
      </w:r>
      <w:r w:rsidRPr="007F6A38">
        <w:rPr>
          <w:rFonts w:ascii="Arial" w:hAnsi="Arial" w:cs="Arial"/>
        </w:rPr>
        <w:t xml:space="preserve"> 3) intended to remain in the study area for at least five additional years, and 4) provided written informed consent. Participants were identified through complete household surveys and invited to attend local clinics for baseline assessment.</w:t>
      </w:r>
    </w:p>
    <w:p w14:paraId="6839C95A" w14:textId="77777777" w:rsidR="00234BE9" w:rsidRPr="007F6A38" w:rsidRDefault="00763969" w:rsidP="00FC6F0C">
      <w:pPr>
        <w:spacing w:line="360" w:lineRule="auto"/>
        <w:jc w:val="both"/>
        <w:rPr>
          <w:rFonts w:ascii="Arial" w:hAnsi="Arial" w:cs="Arial"/>
        </w:rPr>
      </w:pPr>
      <w:r w:rsidRPr="007F6A38">
        <w:rPr>
          <w:rFonts w:ascii="Arial" w:hAnsi="Arial" w:cs="Arial"/>
        </w:rPr>
        <w:t>P</w:t>
      </w:r>
      <w:r w:rsidR="00B731E8" w:rsidRPr="007F6A38">
        <w:rPr>
          <w:rFonts w:ascii="Arial" w:hAnsi="Arial" w:cs="Arial"/>
        </w:rPr>
        <w:t xml:space="preserve">articipants </w:t>
      </w:r>
      <w:r w:rsidR="004433A5" w:rsidRPr="007F6A38">
        <w:rPr>
          <w:rFonts w:ascii="Arial" w:hAnsi="Arial" w:cs="Arial"/>
        </w:rPr>
        <w:t xml:space="preserve">in this study </w:t>
      </w:r>
      <w:r w:rsidR="00B731E8" w:rsidRPr="007F6A38">
        <w:rPr>
          <w:rFonts w:ascii="Arial" w:hAnsi="Arial" w:cs="Arial"/>
        </w:rPr>
        <w:t>will include adults aged 18 years or older with available anthropometric a</w:t>
      </w:r>
      <w:r w:rsidRPr="007F6A38">
        <w:rPr>
          <w:rFonts w:ascii="Arial" w:hAnsi="Arial" w:cs="Arial"/>
        </w:rPr>
        <w:t>nd BIA measurements at baseline</w:t>
      </w:r>
      <w:r w:rsidR="00C31D61" w:rsidRPr="007F6A38">
        <w:rPr>
          <w:rFonts w:ascii="Arial" w:hAnsi="Arial" w:cs="Arial"/>
        </w:rPr>
        <w:t>. C</w:t>
      </w:r>
      <w:r w:rsidR="004F33CC" w:rsidRPr="007F6A38">
        <w:rPr>
          <w:rFonts w:ascii="Arial" w:hAnsi="Arial" w:cs="Arial"/>
        </w:rPr>
        <w:t>ardiometabolic diseases (CMDs)</w:t>
      </w:r>
      <w:r w:rsidRPr="007F6A38">
        <w:rPr>
          <w:rFonts w:ascii="Arial" w:hAnsi="Arial" w:cs="Arial"/>
        </w:rPr>
        <w:t xml:space="preserve"> are clearly well-defined in adults, and BIA measurements are less influenced by growth and pubertal development </w:t>
      </w:r>
      <w:r w:rsidRPr="007F6A38">
        <w:rPr>
          <w:rFonts w:ascii="Arial" w:hAnsi="Arial" w:cs="Arial"/>
        </w:rPr>
        <w:fldChar w:fldCharType="begin"/>
      </w:r>
      <w:r w:rsidR="003660C1" w:rsidRPr="007F6A38">
        <w:rPr>
          <w:rFonts w:ascii="Arial" w:hAnsi="Arial" w:cs="Arial"/>
        </w:rPr>
        <w:instrText xml:space="preserve"> ADDIN ZOTERO_ITEM CSL_CITATION {"citationID":"CMJcLX2R","properties":{"formattedCitation":"(33,37)","plainCitation":"(33,37)","noteIndex":0},"citationItems":[{"id":169,"uris":["http://zotero.org/users/19172719/items/6Z9XKLRM"],"itemData":{"id":169,"type":"article-journal","abstract":"Ethnic groups vary in cardiometabolic risk, but the underlying mechanisms remain unclear. Several components of body composition variability (fat/lean ratio, fat distribution, lean mass composition and metabolism, and adipose tissue biology) are increasingly linked with cardiometabolic risk and vary substantially across ethnic groups. Constituents of lean mass are proposed to contribute to 'metabolic capacity', a generic trait favouring the maintenance of homeostasis. Adiposity is proposed to contribute to 'metabolic load', which at higher levels challenges metabolic homeostasis, elevating cardiometabolic risk. Ethnic differences in body composition, representing different load-capacity ratios, may therefore contribute to ethnic variability in cardiometabolic risk. Ecological and evolutionary factors potentially contributing to ethnic variability in body composition are explored. In contemporary populations, clinicians encounter an increasing range of ethnicity, along with many individuals of mixed-ethnic ancestry. Increasing understanding of the contribution of body composition to cardiometabolic risk may reduce the need to treat ethnic groups as qualitatively different. A conceptual model is proposed, treating insulin sensitivity and stroke risk as composite functions of body composition variables. Operationalizing this model may potentially improve the ability to assess cardiovascular risk across the full ethnicity spectrum, and to predict cardiometabolic consequences of excess weight gain.","container-title":"Obesity Reviews: An Official Journal of the International Association for the Study of Obesity","DOI":"10.1111/j.1467-789X.2012.01034.x","ISSN":"1467-789X","journalAbbreviation":"Obes Rev","language":"eng","note":"PMID: 23107256","page":"14-29","source":"PubMed","title":"Ethnic variability in adiposity, thrifty phenotypes and cardiometabolic risk: addressing the full range of ethnicity, including those of mixed ethnicity","title-short":"Ethnic variability in adiposity, thrifty phenotypes and cardiometabolic risk","volume":"13 Suppl 2","author":[{"family":"Wells","given":"J. C. K."}],"issued":{"date-parts":[["2012",12]]}}},{"id":534,"uris":["http://zotero.org/users/19172719/items/CW588JVW"],"itemData":{"id":534,"type":"article-journal","abstract":"Bioelectrical impedance analysis (BIA) is a technique widely used for estimating body composition and health-related parameters. The technology is relatively simple, quick, and non-invasive, and is currently used globally in diverse settings, including private clinicians’ offices, sports and health clubs, and hospitals, and across a spectrum of age, body weight, and disease states. BIA parameters can be used to estimate body composition (fat, fat-free mass, total-body water and its compartments). Moreover, raw measurements including resistance, reactance, phase angle, and impedance vector length can also be used to track health-related markers, including hydration and malnutrition, and disease-prognostic, athletic and general health status. Body composition shows profound variability in association with age, sex, race and ethnicity, geographic ancestry, lifestyle, and health status. To advance understanding of this variability, we propose to develop a large and diverse multi-country dataset of BIA raw measures and derived body components. The aim of this paper is to describe the ‘BIA International Database’ project and encourage researchers to join the consortium.","container-title":"European Journal of Clinical Nutrition","DOI":"10.1038/s41430-023-01310-x","ISSN":"1476-5640","issue":"12","journalAbbreviation":"Eur J Clin Nutr","language":"en","license":"2023 The Author(s), under exclusive licence to Springer Nature Limited","note":"publisher: Nature Publishing Group","page":"1143-1150","source":"www.nature.com","title":"The bioelectrical impedance analysis (BIA) international database: aims, scope, and call for data","title-short":"The bioelectrical impedance analysis (BIA) international database","volume":"77","author":[{"family":"Silva","given":"Analiza M."},{"family":"Campa","given":"Francesco"},{"family":"Stagi","given":"Silvia"},{"family":"Gobbo","given":"Luís A."},{"family":"Buffa","given":"Roberto"},{"family":"Toselli","given":"Stefania"},{"family":"Silva","given":"Diego Augusto Santos"},{"family":"Gonçalves","given":"Ezequiel M."},{"family":"Langer","given":"Raquel D."},{"family":"Guerra-Júnior","given":"Gil"},{"family":"Machado","given":"Dalmo R. L."},{"family":"Kondo","given":"Emi"},{"family":"Sagayama","given":"Hiroyuki"},{"family":"Omi","given":"Naomi"},{"family":"Yamada","given":"Yosuke"},{"family":"Yoshida","given":"Tsukasa"},{"family":"Fukuda","given":"Wataru"},{"family":"Gonzalez","given":"Maria Cristina"},{"family":"Orlandi","given":"Silvana P."},{"family":"Koury","given":"Josely C."},{"family":"Moro","given":"Tatiana"},{"family":"Paoli","given":"Antonio"},{"family":"Kruger","given":"Salome"},{"family":"Schutte","given":"Aletta E."},{"family":"Andreolli","given":"Angela"},{"family":"Earthman","given":"Carrie P."},{"family":"Fuchs-Tarlovsky","given":"Vanessa"},{"family":"Irurtia","given":"Alfredo"},{"family":"Castizo-Olier","given":"Jorge"},{"family":"Mascherini","given":"Gabriele"},{"family":"Petri","given":"Cristian"},{"family":"Busert","given":"Laura K."},{"family":"Cortina-Borja","given":"Mario"},{"family":"Bailey","given":"Jeanette"},{"family":"Tausanovitch","given":"Zachary"},{"family":"Lelijveld","given":"Natasha"},{"family":"Ghazzawi","given":"Hadeel Ali"},{"family":"Amawi","given":"Adam Tawfiq"},{"family":"Tinsley","given":"Grant"},{"family":"Kangas","given":"Suvi T."},{"family":"Salpéteur","given":"Cécile"},{"family":"Vázquez-Vázquez","given":"Adriana"},{"family":"Fewtrell","given":"Mary"},{"family":"Ceolin","given":"Chiara"},{"family":"Sergi","given":"Giuseppe"},{"family":"Ward","given":"Leigh C."},{"family":"Heitmann","given":"Berit L."},{"family":"Costa","given":"Roberto Fernandes","non-dropping-particle":"da"},{"family":"Vicente-Rodriguez","given":"German"},{"family":"Cremasco","given":"Margherita Micheletti"},{"family":"Moroni","given":"Alessia"},{"family":"Shepherd","given":"John"},{"family":"Moon","given":"Jordan"},{"family":"Knaan","given":"Tzachi"},{"family":"Müller","given":"Manfred J."},{"family":"Braun","given":"Wiebke"},{"family":"García</w:instrText>
      </w:r>
      <w:r w:rsidR="003660C1" w:rsidRPr="007F6A38">
        <w:rPr>
          <w:rFonts w:ascii="Cambria Math" w:hAnsi="Cambria Math" w:cs="Cambria Math"/>
        </w:rPr>
        <w:instrText>‐</w:instrText>
      </w:r>
      <w:r w:rsidR="003660C1" w:rsidRPr="007F6A38">
        <w:rPr>
          <w:rFonts w:ascii="Arial" w:hAnsi="Arial" w:cs="Arial"/>
        </w:rPr>
        <w:instrText xml:space="preserve">Almeida","given":"José M."},{"family":"Palmeira","given":"António L."},{"family":"Santos","given":"Inês"},{"family":"Larsen","given":"Sofus C."},{"family":"Zhang","given":"Xueying"},{"family":"Speakman","given":"John R."},{"family":"Plank","given":"Lindsay D."},{"family":"Swinburn","given":"Boyd A."},{"family":"Ssensamba","given":"Jude Thaddeus"},{"family":"Shiose","given":"Keisuke"},{"family":"Cyrino","given":"Edilson S."},{"family":"Bosy-Westphal","given":"Anja"},{"family":"Heymsfield","given":"Steven B."},{"family":"Lukaski","given":"Henry"},{"family":"Sardinha","given":"Luís B."},{"family":"Wells","given":"Jonathan C."},{"family":"Marini","given":"Elisabetta"}],"issued":{"date-parts":[["2023",12]]}}}],"schema":"https://github.com/citation-style-language/schema/raw/master/csl-citation.json"} </w:instrText>
      </w:r>
      <w:r w:rsidRPr="007F6A38">
        <w:rPr>
          <w:rFonts w:ascii="Arial" w:hAnsi="Arial" w:cs="Arial"/>
        </w:rPr>
        <w:fldChar w:fldCharType="separate"/>
      </w:r>
      <w:r w:rsidR="003660C1" w:rsidRPr="007F6A38">
        <w:rPr>
          <w:rFonts w:ascii="Arial" w:hAnsi="Arial" w:cs="Arial"/>
        </w:rPr>
        <w:t>(33,37)</w:t>
      </w:r>
      <w:r w:rsidRPr="007F6A38">
        <w:rPr>
          <w:rFonts w:ascii="Arial" w:hAnsi="Arial" w:cs="Arial"/>
        </w:rPr>
        <w:fldChar w:fldCharType="end"/>
      </w:r>
      <w:r w:rsidRPr="007F6A38">
        <w:rPr>
          <w:rFonts w:ascii="Arial" w:hAnsi="Arial" w:cs="Arial"/>
        </w:rPr>
        <w:t>.</w:t>
      </w:r>
      <w:r w:rsidR="00234BE9" w:rsidRPr="007F6A38">
        <w:rPr>
          <w:rFonts w:ascii="Arial" w:hAnsi="Arial" w:cs="Arial"/>
        </w:rPr>
        <w:t xml:space="preserve"> Before analysis, data completeness and internal consistency will be systematically assessed for all variables of interest. Predefined data quality checks will be applied to identify biologically implausible values using established thresholds. Complete case analysis will inform analytic sample sizes across study objectives.</w:t>
      </w:r>
    </w:p>
    <w:p w14:paraId="0BEE76A9" w14:textId="77777777" w:rsidR="00B731E8" w:rsidRPr="007F6A38" w:rsidRDefault="00B21A4C" w:rsidP="00FC6F0C">
      <w:pPr>
        <w:spacing w:line="360" w:lineRule="auto"/>
        <w:jc w:val="both"/>
        <w:rPr>
          <w:rFonts w:ascii="Arial" w:hAnsi="Arial" w:cs="Arial"/>
        </w:rPr>
      </w:pPr>
      <w:r w:rsidRPr="007F6A38">
        <w:rPr>
          <w:rFonts w:ascii="Arial" w:hAnsi="Arial" w:cs="Arial"/>
        </w:rPr>
        <w:t>L</w:t>
      </w:r>
      <w:r w:rsidR="00B731E8" w:rsidRPr="007F6A38">
        <w:rPr>
          <w:rFonts w:ascii="Arial" w:hAnsi="Arial" w:cs="Arial"/>
        </w:rPr>
        <w:t xml:space="preserve">ongitudinal </w:t>
      </w:r>
      <w:r w:rsidRPr="007F6A38">
        <w:rPr>
          <w:rFonts w:ascii="Arial" w:hAnsi="Arial" w:cs="Arial"/>
        </w:rPr>
        <w:t xml:space="preserve">analyses for incident cases </w:t>
      </w:r>
      <w:r w:rsidR="00B731E8" w:rsidRPr="007F6A38">
        <w:rPr>
          <w:rFonts w:ascii="Arial" w:hAnsi="Arial" w:cs="Arial"/>
        </w:rPr>
        <w:t xml:space="preserve">will </w:t>
      </w:r>
      <w:r w:rsidRPr="007F6A38">
        <w:rPr>
          <w:rFonts w:ascii="Arial" w:hAnsi="Arial" w:cs="Arial"/>
        </w:rPr>
        <w:t xml:space="preserve">use </w:t>
      </w:r>
      <w:r w:rsidR="00B731E8" w:rsidRPr="007F6A38">
        <w:rPr>
          <w:rFonts w:ascii="Arial" w:hAnsi="Arial" w:cs="Arial"/>
        </w:rPr>
        <w:t>available follow-up information</w:t>
      </w:r>
      <w:r w:rsidRPr="007F6A38">
        <w:rPr>
          <w:rFonts w:ascii="Arial" w:hAnsi="Arial" w:cs="Arial"/>
        </w:rPr>
        <w:t xml:space="preserve"> </w:t>
      </w:r>
      <w:r w:rsidR="00B731E8" w:rsidRPr="007F6A38">
        <w:rPr>
          <w:rFonts w:ascii="Arial" w:hAnsi="Arial" w:cs="Arial"/>
        </w:rPr>
        <w:t>focus</w:t>
      </w:r>
      <w:r w:rsidRPr="007F6A38">
        <w:rPr>
          <w:rFonts w:ascii="Arial" w:hAnsi="Arial" w:cs="Arial"/>
        </w:rPr>
        <w:t>ing</w:t>
      </w:r>
      <w:r w:rsidR="00B731E8" w:rsidRPr="007F6A38">
        <w:rPr>
          <w:rFonts w:ascii="Arial" w:hAnsi="Arial" w:cs="Arial"/>
        </w:rPr>
        <w:t xml:space="preserve"> on type 2 diabetes, given its high burden, availability of supporting biomarkers, and ongoing outcome validation within the c</w:t>
      </w:r>
      <w:r w:rsidR="003B0074" w:rsidRPr="007F6A38">
        <w:rPr>
          <w:rFonts w:ascii="Arial" w:hAnsi="Arial" w:cs="Arial"/>
        </w:rPr>
        <w:t>ohort. Individuals with</w:t>
      </w:r>
      <w:r w:rsidR="00B731E8" w:rsidRPr="007F6A38">
        <w:rPr>
          <w:rFonts w:ascii="Arial" w:hAnsi="Arial" w:cs="Arial"/>
        </w:rPr>
        <w:t xml:space="preserve"> type 2 di</w:t>
      </w:r>
      <w:r w:rsidR="003B0074" w:rsidRPr="007F6A38">
        <w:rPr>
          <w:rFonts w:ascii="Arial" w:hAnsi="Arial" w:cs="Arial"/>
        </w:rPr>
        <w:t xml:space="preserve">abetes at baseline </w:t>
      </w:r>
      <w:r w:rsidR="00B731E8" w:rsidRPr="007F6A38">
        <w:rPr>
          <w:rFonts w:ascii="Arial" w:hAnsi="Arial" w:cs="Arial"/>
        </w:rPr>
        <w:t>will be excluded</w:t>
      </w:r>
      <w:r w:rsidR="003B0074" w:rsidRPr="007F6A38">
        <w:rPr>
          <w:rFonts w:ascii="Arial" w:hAnsi="Arial" w:cs="Arial"/>
        </w:rPr>
        <w:t>.</w:t>
      </w:r>
    </w:p>
    <w:p w14:paraId="564AF9A0" w14:textId="77777777" w:rsidR="00B731E8" w:rsidRPr="007F6A38" w:rsidRDefault="00B731E8" w:rsidP="00FC6F0C">
      <w:pPr>
        <w:pStyle w:val="Heading2"/>
        <w:spacing w:line="360" w:lineRule="auto"/>
        <w:jc w:val="both"/>
        <w:rPr>
          <w:rFonts w:ascii="Arial" w:hAnsi="Arial" w:cs="Arial"/>
          <w:b w:val="0"/>
          <w:sz w:val="22"/>
          <w:szCs w:val="22"/>
        </w:rPr>
      </w:pPr>
      <w:r w:rsidRPr="007F6A38">
        <w:rPr>
          <w:rFonts w:ascii="Arial" w:hAnsi="Arial" w:cs="Arial"/>
          <w:sz w:val="22"/>
          <w:szCs w:val="22"/>
        </w:rPr>
        <w:t>Exposures</w:t>
      </w:r>
    </w:p>
    <w:p w14:paraId="15574CDD" w14:textId="78AB4ACB" w:rsidR="00B731E8" w:rsidRPr="007F6A38" w:rsidRDefault="00B731E8" w:rsidP="00FC6F0C">
      <w:pPr>
        <w:spacing w:line="360" w:lineRule="auto"/>
        <w:jc w:val="both"/>
        <w:rPr>
          <w:rFonts w:ascii="Arial" w:hAnsi="Arial" w:cs="Arial"/>
        </w:rPr>
      </w:pPr>
      <w:r w:rsidRPr="007F6A38">
        <w:rPr>
          <w:rFonts w:ascii="Arial" w:hAnsi="Arial" w:cs="Arial"/>
        </w:rPr>
        <w:t>Based on p</w:t>
      </w:r>
      <w:r w:rsidR="00B21A4C" w:rsidRPr="007F6A38">
        <w:rPr>
          <w:rFonts w:ascii="Arial" w:hAnsi="Arial" w:cs="Arial"/>
        </w:rPr>
        <w:t>rior research, my</w:t>
      </w:r>
      <w:r w:rsidRPr="007F6A38">
        <w:rPr>
          <w:rFonts w:ascii="Arial" w:hAnsi="Arial" w:cs="Arial"/>
        </w:rPr>
        <w:t xml:space="preserve"> primary independent variables are anthropometric and body composition measures. These include h</w:t>
      </w:r>
      <w:r w:rsidR="003B0074" w:rsidRPr="007F6A38">
        <w:rPr>
          <w:rFonts w:ascii="Arial" w:hAnsi="Arial" w:cs="Arial"/>
        </w:rPr>
        <w:t>eight, weight, BMI</w:t>
      </w:r>
      <w:r w:rsidRPr="007F6A38">
        <w:rPr>
          <w:rFonts w:ascii="Arial" w:hAnsi="Arial" w:cs="Arial"/>
        </w:rPr>
        <w:t>, waist circumference, hip circumference, waist-to-hip ratio, systolic and diastolic blood pressure, pulse, body fat mass, and body fat perce</w:t>
      </w:r>
      <w:r w:rsidR="006B094D" w:rsidRPr="007F6A38">
        <w:rPr>
          <w:rFonts w:ascii="Arial" w:hAnsi="Arial" w:cs="Arial"/>
        </w:rPr>
        <w:t xml:space="preserve">ntage derived from BIA </w:t>
      </w:r>
      <w:r w:rsidR="006B094D" w:rsidRPr="007F6A38">
        <w:rPr>
          <w:rFonts w:ascii="Arial" w:hAnsi="Arial" w:cs="Arial"/>
        </w:rPr>
        <w:fldChar w:fldCharType="begin"/>
      </w:r>
      <w:r w:rsidR="003660C1" w:rsidRPr="007F6A38">
        <w:rPr>
          <w:rFonts w:ascii="Arial" w:hAnsi="Arial" w:cs="Arial"/>
        </w:rPr>
        <w:instrText xml:space="preserve"> ADDIN ZOTERO_ITEM CSL_CITATION {"citationID":"q2ae7uQQ","properties":{"formattedCitation":"(14,38)","plainCitation":"(14,38)","noteIndex":0},"citationItems":[{"id":509,"uris":["http://zotero.org/users/19172719/items/UMQMHSXV"],"itemData":{"id":509,"type":"article-journal","abstract":"BACKGROUND AND AIMS: Nearly 25% of normal weight individuals display abnormal metabolic profiles associated with obesity. As a wide range in body fat percentage (%BF) exists for BMI-defined normal weight individuals, we investigated whether elevated %BF (determined using DXA) was associated with cardiometabolic dysregulation among 977 normal weight subjects (192 men, 785 women) from the Canadian province of Newfoundland and Labrador.\nMETHODS AND RESULTS: BMI and %BF were measured after a 12-h fasting period. Cardiometabolic abnormalities considered included elevated triglyceride, glucose and hsCRP levels, decreased HDL cholesterol, insulin resistance, and hypertension. Subjects were classified as metabolically healthy (0 or 1 cardiometabolic abnormality) or abnormal (≥2 cardiometabolic abnormalities) and divided into sex-specific %BF tertiles as follows: low (≤15.2% men, ≤29.7% women), medium (15.3-20.7%% men, 29.8-34.9%% women) and high (≥20.8% men, ≥35.0% women). The prevalence of the metabolically abnormal phenotype was higher among medium and high %BF subjects (12.0% and 19.5%, respectively) compared to the low group (7.4%; p &lt; 0.05). Furthermore, the odds of being metabolically abnormal were 1.61 (95% CI 0.94-2.77) for medium %BF subjects compared to the low group and nearly tripled for high %BF subjects (OR 2.73, 95% CI 1.63-4.86). ORs remained significant after further adjustment for waist circumference.\nCONCLUSION: Our findings indicate that those with elevated %BF are at increased risk of developing cardiometabolic disease despite having a normal BMI. Future development of adequate screening tools to identify these individuals is crucial to the prevention of obesity-associated disease.","container-title":"Nutrition, metabolism, and cardiovascular diseases: NMCD","DOI":"10.1016/j.numecd.2010.11.009","ISSN":"1590-3729","issue":"9","journalAbbreviation":"Nutr Metab Cardiovasc Dis","language":"eng","note":"PMID: 21215604","page":"741-747","source":"PubMed","title":"Body fat percentage is associated with cardiometabolic dysregulation in BMI-defined normal weight subjects","volume":"22","author":[{"family":"Shea","given":"J. L."},{"family":"King","given":"M. T. C."},{"family":"Yi","given":"Y."},{"family":"Gulliver","given":"W."},{"family":"Sun","given":"G."}],"issued":{"date-parts":[["2012",9]]}}},{"id":420,"uris":["http://zotero.org/users/19172719/items/FEGZ3TPM"],"itemData":{"id":420,"type":"article-journal","abstract":"BACKGROUND: Despite established associations between insulin resistance (IR)-related indices and cardiometabolic diseases (CMDs), most studies are limited to single CMD outcomes. The study aimed to examine the influence of IR-related indices on the incidence, predictive value, and progression trajectory of cardiometabolic multimorbidity (CMM), as well as potential biological mechanisms.\nMETHODS: This prospective study included 374,274 individuals from the UK Biobank who were free of CMDs at baseline. CMM was defined as the presence of two or more CMDs, including type 2 diabetes (T2D), coronary heart disease (CHD), and stroke. Five indices were developed to assess IR levels: triglyceride-glucose (TyG) index, TyG-body mass index (TyG-BMI), TyG-waist circumference (TyG-WC), TyG-waist-height ratio (TyG-WHtR), and triglyceride to high-density lipoprotein cholesterol (TG/HDL-C) ratio. Cox proportional hazards and multi-state models were utilized to examine the associations between IR-related indices and CMM incidence and transition, respectively, with results expressed as hazard ratios (HRs) and 95% confidence intervals (CIs). The predictive utility of these indices was assessed using the net reclassification index (NRI) and integrated discrimination improvement index (IDI). Mediation analyses were conducted to quantify the potential mediating roles of biomarkers.\nRESULTS: During a mean follow-up period of 13.7 years, 5048 (1.3%) individuals developed CMM. Elevated baseline IR-related indices were associated with higher risks of incident CMM. The HRs (95% CIs) for each 1-standard deviation increase were as follows: 1.30 (1.26-1.34) for the TyG index, 1.42 (1.39-1.46) for the TyG-BMI, 1.54 (1.49-1.59) for the TyG-WC, 1.52 (1.48-1.57) for the TyG-WHtR, and 1.19 (1.17-1.21) for the TG/HDL-C ratio. Besides, TyG-WHtR and TyG-WC exhibited significantly higher NRI and IDI, indicating superior predictive performance for CMM risk. These indices played critical yet distinct roles in the progression of CMM. For transitions from being free of CMDs to single CMDs, these indices had the strongest impact on T2D (all P &lt; 0.001). Participants initially diagnosed with CHD were more likely to progress to CMM when exposed to higher IR-related indices (all P &lt; 0.001). The effect sizes for TyG-WC and TyG-WHtR were greater than those of other indices across all transitions. Mediation analyses revealed that biomarkers associated with liver function, renal function, and inflammation collectively mediated approximately one-third of the associations of the TyG-WHtR and TyG-WC indices with incident CMM.\nCONCLUSIONS: Our findings highlight the critical role of IR-related indices, particularly TyG-WHtR and TyG-WC, in the incidence, progression, and prevention of CMM. The mediation effects of biomarkers indicate the potential for targeted interventions to reduce CMM risk in high-IR individuals.","container-title":"Cardiovascular Diabetology","DOI":"10.1186/s12933-025-02819-0","ISSN":"1475-2840","issue":"1","journalAbbreviation":"Cardiovasc Diabetol","language":"eng","note":"PMID: 40533754\nPMCID: PMC12175334","page":"257","source":"PubMed","title":"Associations of different insulin resistance-related indices with the incidence and progression trajectory of cardiometabolic multimorbidity: a prospective cohort study from UK biobank","title-short":"Associations of different insulin resistance-related indices with the incidence and progression trajectory of cardiometabolic multimorbidity","volume":"24","author":[{"family":"Tian","given":"Zhenyu"},{"family":"Yang","given":"Lu"},{"family":"Li","given":"Yifei"},{"family":"Huang","given":"Yueqing"},{"family":"Yang","given":"Jianmin"},{"family":"Xue","given":"Fei"}],"issued":{"date-parts":[["2025",6,18]]}}}],"schema":"https://github.com/citation-style-language/schema/raw/master/csl-citation.json"} </w:instrText>
      </w:r>
      <w:r w:rsidR="006B094D" w:rsidRPr="007F6A38">
        <w:rPr>
          <w:rFonts w:ascii="Arial" w:hAnsi="Arial" w:cs="Arial"/>
        </w:rPr>
        <w:fldChar w:fldCharType="separate"/>
      </w:r>
      <w:r w:rsidR="003660C1" w:rsidRPr="007F6A38">
        <w:rPr>
          <w:rFonts w:ascii="Arial" w:hAnsi="Arial" w:cs="Arial"/>
        </w:rPr>
        <w:t>(14,38)</w:t>
      </w:r>
      <w:r w:rsidR="006B094D" w:rsidRPr="007F6A38">
        <w:rPr>
          <w:rFonts w:ascii="Arial" w:hAnsi="Arial" w:cs="Arial"/>
        </w:rPr>
        <w:fldChar w:fldCharType="end"/>
      </w:r>
      <w:r w:rsidRPr="007F6A38">
        <w:rPr>
          <w:rFonts w:ascii="Arial" w:hAnsi="Arial" w:cs="Arial"/>
        </w:rPr>
        <w:t>. Derived indices will include fat mass index as a correlate for diabetes risk</w:t>
      </w:r>
      <w:ins w:id="12" w:author="S.K. Kaptoge" w:date="2026-01-16T09:54:00Z" w16du:dateUtc="2026-01-16T09:54:00Z">
        <w:r w:rsidR="00E14469">
          <w:rPr>
            <w:rFonts w:ascii="Arial" w:hAnsi="Arial" w:cs="Arial"/>
          </w:rPr>
          <w:t>,</w:t>
        </w:r>
      </w:ins>
      <w:del w:id="13" w:author="S.K. Kaptoge" w:date="2026-01-16T09:54:00Z" w16du:dateUtc="2026-01-16T09:54:00Z">
        <w:r w:rsidRPr="007F6A38" w:rsidDel="00E14469">
          <w:rPr>
            <w:rFonts w:ascii="Arial" w:hAnsi="Arial" w:cs="Arial"/>
          </w:rPr>
          <w:delText>.</w:delText>
        </w:r>
      </w:del>
      <w:r w:rsidRPr="007F6A38">
        <w:rPr>
          <w:rFonts w:ascii="Arial" w:hAnsi="Arial" w:cs="Arial"/>
        </w:rPr>
        <w:t xml:space="preserve"> visceral adiposity indicators as key correlates of hypertension and insulin resistance, total body water as a marker relevant to kidney disease and fluid balance, and phase angle as an indicator of hyd</w:t>
      </w:r>
      <w:r w:rsidR="006B094D" w:rsidRPr="007F6A38">
        <w:rPr>
          <w:rFonts w:ascii="Arial" w:hAnsi="Arial" w:cs="Arial"/>
        </w:rPr>
        <w:t xml:space="preserve">ration and cellular integrity </w:t>
      </w:r>
      <w:r w:rsidR="006B094D" w:rsidRPr="007F6A38">
        <w:rPr>
          <w:rFonts w:ascii="Arial" w:hAnsi="Arial" w:cs="Arial"/>
        </w:rPr>
        <w:fldChar w:fldCharType="begin"/>
      </w:r>
      <w:r w:rsidR="003660C1" w:rsidRPr="007F6A38">
        <w:rPr>
          <w:rFonts w:ascii="Arial" w:hAnsi="Arial" w:cs="Arial"/>
        </w:rPr>
        <w:instrText xml:space="preserve"> ADDIN ZOTERO_ITEM CSL_CITATION {"citationID":"lLYcdTFq","properties":{"formattedCitation":"(39)","plainCitation":"(39)","noteIndex":0},"citationItems":[{"id":487,"uris":["http://zotero.org/users/19172719/items/N2T5Q42V"],"itemData":{"id":487,"type":"article-journal","abstract":"Nutritional status and body composition in cardiovascular (CV) patients are important aspects of their performance. Bioelectrical impedance analysis (BIA) is a noninvasive method that provides reliable information about bioelectrical parameters which reflect nutritional status and body composition data. The aim of this paper was to describe BIA, its advantages, limitations, and clinical applications in CV patients. The PubMed database was searched for all papers showing the use of BIA in CV conditions until January 1, 2023. A total of 42 papers regarding BIA application in CV patients were identified. Phase angle, Z200/5 parameter, and membrane capacitance are the BIA parameters that can be used for nutritional status assessment in CV patients, mainly in heart failure and after myocardial infarction. Among secondary body composition parameters, fat mass can be used for obesity assessment which is a CV risk factor. Body cell mass can be used together which the direct BIA parameters for nutritional status assessment which is an important factor in treatment outcome, quality of life, and disease prognosis. Total body water can be used for hydration assessment in heart failure and during invasive procedures. To conclude, BIA is a noninvasive method that provides essential information about the general condition of the body which is the result of nutritional and hydration status in CV patients.","container-title":"Current Problems in Cardiology","DOI":"10.1016/j.cpcardiol.2023.101911","ISSN":"1535-6280","issue":"11","journalAbbreviation":"Curr Probl Cardiol","language":"eng","note":"PMID: 37399855","page":"101911","source":"PubMed","title":"Bioelectrical Impedance Analysis and Body Composition in Cardiovascular Diseases","volume":"48","author":[{"family":"Popiolek-Kalisz","given":"Joanna"},{"family":"Szczygiel","given":"Karolina"}],"issued":{"date-parts":[["2023",11]]}}}],"schema":"https://github.com/citation-style-language/schema/raw/master/csl-citation.json"} </w:instrText>
      </w:r>
      <w:r w:rsidR="006B094D" w:rsidRPr="007F6A38">
        <w:rPr>
          <w:rFonts w:ascii="Arial" w:hAnsi="Arial" w:cs="Arial"/>
        </w:rPr>
        <w:fldChar w:fldCharType="separate"/>
      </w:r>
      <w:r w:rsidR="003660C1" w:rsidRPr="007F6A38">
        <w:rPr>
          <w:rFonts w:ascii="Arial" w:hAnsi="Arial" w:cs="Arial"/>
        </w:rPr>
        <w:t>(39)</w:t>
      </w:r>
      <w:r w:rsidR="006B094D" w:rsidRPr="007F6A38">
        <w:rPr>
          <w:rFonts w:ascii="Arial" w:hAnsi="Arial" w:cs="Arial"/>
        </w:rPr>
        <w:fldChar w:fldCharType="end"/>
      </w:r>
      <w:r w:rsidRPr="007F6A38">
        <w:rPr>
          <w:rFonts w:ascii="Arial" w:hAnsi="Arial" w:cs="Arial"/>
        </w:rPr>
        <w:t xml:space="preserve">. </w:t>
      </w:r>
    </w:p>
    <w:p w14:paraId="512C76AD" w14:textId="77777777" w:rsidR="00B731E8" w:rsidRPr="007F6A38" w:rsidRDefault="00B731E8" w:rsidP="00FC6F0C">
      <w:pPr>
        <w:pStyle w:val="Heading2"/>
        <w:spacing w:line="360" w:lineRule="auto"/>
        <w:jc w:val="both"/>
        <w:rPr>
          <w:rFonts w:ascii="Arial" w:hAnsi="Arial" w:cs="Arial"/>
          <w:b w:val="0"/>
          <w:sz w:val="22"/>
          <w:szCs w:val="22"/>
        </w:rPr>
      </w:pPr>
      <w:r w:rsidRPr="007F6A38">
        <w:rPr>
          <w:rFonts w:ascii="Arial" w:hAnsi="Arial" w:cs="Arial"/>
          <w:sz w:val="22"/>
          <w:szCs w:val="22"/>
        </w:rPr>
        <w:lastRenderedPageBreak/>
        <w:t>Outcomes</w:t>
      </w:r>
    </w:p>
    <w:p w14:paraId="31D1B420" w14:textId="77777777" w:rsidR="00B731E8" w:rsidRPr="007F6A38" w:rsidRDefault="00B731E8" w:rsidP="00FC6F0C">
      <w:pPr>
        <w:spacing w:line="360" w:lineRule="auto"/>
        <w:jc w:val="both"/>
        <w:rPr>
          <w:rFonts w:ascii="Arial" w:hAnsi="Arial" w:cs="Arial"/>
        </w:rPr>
      </w:pPr>
      <w:r w:rsidRPr="007F6A38">
        <w:rPr>
          <w:rFonts w:ascii="Arial" w:hAnsi="Arial" w:cs="Arial"/>
        </w:rPr>
        <w:t>The dependent variables are cardiometabolic diseases assessed at baseline and during follow</w:t>
      </w:r>
      <w:r w:rsidR="003B0074" w:rsidRPr="007F6A38">
        <w:rPr>
          <w:rFonts w:ascii="Arial" w:hAnsi="Arial" w:cs="Arial"/>
        </w:rPr>
        <w:t>-up. Prevalent outcomes include</w:t>
      </w:r>
      <w:r w:rsidRPr="007F6A38">
        <w:rPr>
          <w:rFonts w:ascii="Arial" w:hAnsi="Arial" w:cs="Arial"/>
        </w:rPr>
        <w:t xml:space="preserve"> type 2 diabetes,</w:t>
      </w:r>
      <w:r w:rsidR="003B0074" w:rsidRPr="007F6A38">
        <w:rPr>
          <w:rFonts w:ascii="Arial" w:hAnsi="Arial" w:cs="Arial"/>
        </w:rPr>
        <w:t xml:space="preserve"> cardiovascular disease, hypertension,</w:t>
      </w:r>
      <w:r w:rsidRPr="007F6A38">
        <w:rPr>
          <w:rFonts w:ascii="Arial" w:hAnsi="Arial" w:cs="Arial"/>
        </w:rPr>
        <w:t xml:space="preserve"> </w:t>
      </w:r>
      <w:r w:rsidR="003B0074" w:rsidRPr="007F6A38">
        <w:rPr>
          <w:rFonts w:ascii="Arial" w:hAnsi="Arial" w:cs="Arial"/>
        </w:rPr>
        <w:t xml:space="preserve">and </w:t>
      </w:r>
      <w:r w:rsidR="00A533D4" w:rsidRPr="007F6A38">
        <w:rPr>
          <w:rFonts w:ascii="Arial" w:hAnsi="Arial" w:cs="Arial"/>
        </w:rPr>
        <w:t>multimorbidity</w:t>
      </w:r>
      <w:r w:rsidR="003B0074" w:rsidRPr="007F6A38">
        <w:rPr>
          <w:rFonts w:ascii="Arial" w:hAnsi="Arial" w:cs="Arial"/>
        </w:rPr>
        <w:t xml:space="preserve">. </w:t>
      </w:r>
      <w:r w:rsidRPr="007F6A38">
        <w:rPr>
          <w:rFonts w:ascii="Arial" w:hAnsi="Arial" w:cs="Arial"/>
        </w:rPr>
        <w:t>These will be obtained from self-reported medical history supplemented by medication use and available clinical measur</w:t>
      </w:r>
      <w:r w:rsidR="006B094D" w:rsidRPr="007F6A38">
        <w:rPr>
          <w:rFonts w:ascii="Arial" w:hAnsi="Arial" w:cs="Arial"/>
        </w:rPr>
        <w:t xml:space="preserve">ements as per cohort protocols </w:t>
      </w:r>
      <w:r w:rsidR="006B094D" w:rsidRPr="007F6A38">
        <w:rPr>
          <w:rFonts w:ascii="Arial" w:hAnsi="Arial" w:cs="Arial"/>
        </w:rPr>
        <w:fldChar w:fldCharType="begin"/>
      </w:r>
      <w:r w:rsidR="003660C1" w:rsidRPr="007F6A38">
        <w:rPr>
          <w:rFonts w:ascii="Arial" w:hAnsi="Arial" w:cs="Arial"/>
        </w:rPr>
        <w:instrText xml:space="preserve"> ADDIN ZOTERO_ITEM CSL_CITATION {"citationID":"Pdi2u3tT","properties":{"formattedCitation":"(31)","plainCitation":"(31)","noteIndex":0},"citationItems":[{"id":257,"uris":["http://zotero.org/users/19172719/items/38234F8I"],"itemData":{"id":257,"type":"article-journal","abstract":"Objective To investigate whether bioelectrical impedance analysis could be used to identify overweight individuals at increased cardiometabolic risk, defined as the presence of metabolic syndrome and/or diabetes. Design and Methods Cross-sectional study of a Scottish population including 1210 women and 788 men. The diagnostic performance of thresholds of percentage body fat measured by bioelectrical impedance analysis to identify people at increased cardiometabolic risk was assessed using receiver-operating characteristic curves. Odds ratios for increased cardiometabolic risk in body mass index categories associated with values above compared to below sex-specific percentage body fat thresholds with optimal diagnostic performance were calculated using multivariable logistic regression analyses. The validity of bioelectrical impedance analysis to measure percentage body fat in this population was tested by examining agreement between bioelectrical impedance analysis and dual-energy X-ray absorptiometry in a subgroup of individuals. Results Participants were aged 16-91 years and the optimal bioelectrical impedance analysis cut-points for percentage body fat for identifying people at increased cardiometabolic risk were 25.9% for men and 37.1% for women. Stratifying by these percentage body fat cut-points, the prevalence of increased cardiometabolic risk was 48% and 38% above the threshold and 24% and 19% below these thresholds for men and women, respectively. By comparison, stratifying by percentage body fat category had little impact on identifying increased cardiometabolic risk in normal weight and obese individuals. Fully adjusted odds ratios of being at increased cardiometabolic risk among overweight people with percentage body fat ≥25.9/37.1% compared with percentage body fat &lt;25.9/37.1% as a reference were 1.93 (95% confidence interval: 1.20–3.10) for men and 1.79 (1.10–2.92) for women. Conclusion Percentage body fat measured using bioelectrical impedance analysis above a sex-specific threshold could be used in overweight people to identify individuals at increased cardiometabolic risk, who could benefit from risk factor management.","container-title":"PLOS ONE","DOI":"10.1371/journal.pone.0106134","ISSN":"1932-6203","issue":"9","journalAbbreviation":"PLOS ONE","language":"en","note":"publisher: Public Library of Science","page":"e106134","source":"PLoS Journals","title":"Evaluation of Bioelectrical Impedance Analysis for Identifying Overweight Individuals at Increased Cardiometabolic Risk: A Cross-Sectional Study","title-short":"Evaluation of Bioelectrical Impedance Analysis for Identifying Overweight Individuals at Increased Cardiometabolic Risk","volume":"9","author":[{"family":"Lamb","given":"Maxine J. E."},{"family":"Byrne","given":"Christopher D."},{"family":"Wilson","given":"James F."},{"family":"Wild","given":"Sarah H."}],"issued":{"date-parts":[["2014",9,22]]}}}],"schema":"https://github.com/citation-style-language/schema/raw/master/csl-citation.json"} </w:instrText>
      </w:r>
      <w:r w:rsidR="006B094D" w:rsidRPr="007F6A38">
        <w:rPr>
          <w:rFonts w:ascii="Arial" w:hAnsi="Arial" w:cs="Arial"/>
        </w:rPr>
        <w:fldChar w:fldCharType="separate"/>
      </w:r>
      <w:r w:rsidR="003660C1" w:rsidRPr="007F6A38">
        <w:rPr>
          <w:rFonts w:ascii="Arial" w:hAnsi="Arial" w:cs="Arial"/>
        </w:rPr>
        <w:t>(31)</w:t>
      </w:r>
      <w:r w:rsidR="006B094D" w:rsidRPr="007F6A38">
        <w:rPr>
          <w:rFonts w:ascii="Arial" w:hAnsi="Arial" w:cs="Arial"/>
        </w:rPr>
        <w:fldChar w:fldCharType="end"/>
      </w:r>
      <w:r w:rsidRPr="007F6A38">
        <w:rPr>
          <w:rFonts w:ascii="Arial" w:hAnsi="Arial" w:cs="Arial"/>
        </w:rPr>
        <w:t>. Cardiometabolic multimorbidity will be defined as the presence of two</w:t>
      </w:r>
      <w:r w:rsidR="006B094D" w:rsidRPr="007F6A38">
        <w:rPr>
          <w:rFonts w:ascii="Arial" w:hAnsi="Arial" w:cs="Arial"/>
        </w:rPr>
        <w:t xml:space="preserve"> or more of these conditions </w:t>
      </w:r>
      <w:r w:rsidR="006B094D" w:rsidRPr="007F6A38">
        <w:rPr>
          <w:rFonts w:ascii="Arial" w:hAnsi="Arial" w:cs="Arial"/>
        </w:rPr>
        <w:fldChar w:fldCharType="begin"/>
      </w:r>
      <w:r w:rsidR="003660C1" w:rsidRPr="007F6A38">
        <w:rPr>
          <w:rFonts w:ascii="Arial" w:hAnsi="Arial" w:cs="Arial"/>
        </w:rPr>
        <w:instrText xml:space="preserve"> ADDIN ZOTERO_ITEM CSL_CITATION {"citationID":"TKeWOpw6","properties":{"formattedCitation":"(38)","plainCitation":"(38)","noteIndex":0},"citationItems":[{"id":420,"uris":["http://zotero.org/users/19172719/items/FEGZ3TPM"],"itemData":{"id":420,"type":"article-journal","abstract":"BACKGROUND: Despite established associations between insulin resistance (IR)-related indices and cardiometabolic diseases (CMDs), most studies are limited to single CMD outcomes. The study aimed to examine the influence of IR-related indices on the incidence, predictive value, and progression trajectory of cardiometabolic multimorbidity (CMM), as well as potential biological mechanisms.\nMETHODS: This prospective study included 374,274 individuals from the UK Biobank who were free of CMDs at baseline. CMM was defined as the presence of two or more CMDs, including type 2 diabetes (T2D), coronary heart disease (CHD), and stroke. Five indices were developed to assess IR levels: triglyceride-glucose (TyG) index, TyG-body mass index (TyG-BMI), TyG-waist circumference (TyG-WC), TyG-waist-height ratio (TyG-WHtR), and triglyceride to high-density lipoprotein cholesterol (TG/HDL-C) ratio. Cox proportional hazards and multi-state models were utilized to examine the associations between IR-related indices and CMM incidence and transition, respectively, with results expressed as hazard ratios (HRs) and 95% confidence intervals (CIs). The predictive utility of these indices was assessed using the net reclassification index (NRI) and integrated discrimination improvement index (IDI). Mediation analyses were conducted to quantify the potential mediating roles of biomarkers.\nRESULTS: During a mean follow-up period of 13.7 years, 5048 (1.3%) individuals developed CMM. Elevated baseline IR-related indices were associated with higher risks of incident CMM. The HRs (95% CIs) for each 1-standard deviation increase were as follows: 1.30 (1.26-1.34) for the TyG index, 1.42 (1.39-1.46) for the TyG-BMI, 1.54 (1.49-1.59) for the TyG-WC, 1.52 (1.48-1.57) for the TyG-WHtR, and 1.19 (1.17-1.21) for the TG/HDL-C ratio. Besides, TyG-WHtR and TyG-WC exhibited significantly higher NRI and IDI, indicating superior predictive performance for CMM risk. These indices played critical yet distinct roles in the progression of CMM. For transitions from being free of CMDs to single CMDs, these indices had the strongest impact on T2D (all P &lt; 0.001). Participants initially diagnosed with CHD were more likely to progress to CMM when exposed to higher IR-related indices (all P &lt; 0.001). The effect sizes for TyG-WC and TyG-WHtR were greater than those of other indices across all transitions. Mediation analyses revealed that biomarkers associated with liver function, renal function, and inflammation collectively mediated approximately one-third of the associations of the TyG-WHtR and TyG-WC indices with incident CMM.\nCONCLUSIONS: Our findings highlight the critical role of IR-related indices, particularly TyG-WHtR and TyG-WC, in the incidence, progression, and prevention of CMM. The mediation effects of biomarkers indicate the potential for targeted interventions to reduce CMM risk in high-IR individuals.","container-title":"Cardiovascular Diabetology","DOI":"10.1186/s12933-025-02819-0","ISSN":"1475-2840","issue":"1","journalAbbreviation":"Cardiovasc Diabetol","language":"eng","note":"PMID: 40533754\nPMCID: PMC12175334","page":"257","source":"PubMed","title":"Associations of different insulin resistance-related indices with the incidence and progression trajectory of cardiometabolic multimorbidity: a prospective cohort study from UK biobank","title-short":"Associations of different insulin resistance-related indices with the incidence and progression trajectory of cardiometabolic multimorbidity","volume":"24","author":[{"family":"Tian","given":"Zhenyu"},{"family":"Yang","given":"Lu"},{"family":"Li","given":"Yifei"},{"family":"Huang","given":"Yueqing"},{"family":"Yang","given":"Jianmin"},{"family":"Xue","given":"Fei"}],"issued":{"date-parts":[["2025",6,18]]}}}],"schema":"https://github.com/citation-style-language/schema/raw/master/csl-citation.json"} </w:instrText>
      </w:r>
      <w:r w:rsidR="006B094D" w:rsidRPr="007F6A38">
        <w:rPr>
          <w:rFonts w:ascii="Arial" w:hAnsi="Arial" w:cs="Arial"/>
        </w:rPr>
        <w:fldChar w:fldCharType="separate"/>
      </w:r>
      <w:r w:rsidR="003660C1" w:rsidRPr="007F6A38">
        <w:rPr>
          <w:rFonts w:ascii="Arial" w:hAnsi="Arial" w:cs="Arial"/>
        </w:rPr>
        <w:t>(38)</w:t>
      </w:r>
      <w:r w:rsidR="006B094D" w:rsidRPr="007F6A38">
        <w:rPr>
          <w:rFonts w:ascii="Arial" w:hAnsi="Arial" w:cs="Arial"/>
        </w:rPr>
        <w:fldChar w:fldCharType="end"/>
      </w:r>
      <w:r w:rsidR="001E050E" w:rsidRPr="007F6A38">
        <w:rPr>
          <w:rFonts w:ascii="Arial" w:hAnsi="Arial" w:cs="Arial"/>
        </w:rPr>
        <w:t xml:space="preserve"> and will only be explored depending on the completeness of the outcomes in the dataset</w:t>
      </w:r>
      <w:r w:rsidRPr="007F6A38">
        <w:rPr>
          <w:rFonts w:ascii="Arial" w:hAnsi="Arial" w:cs="Arial"/>
        </w:rPr>
        <w:t xml:space="preserve"> </w:t>
      </w:r>
    </w:p>
    <w:p w14:paraId="54F7EAF8" w14:textId="77777777" w:rsidR="00B731E8" w:rsidRPr="007F6A38" w:rsidRDefault="006B094D" w:rsidP="00FC6F0C">
      <w:pPr>
        <w:spacing w:line="360" w:lineRule="auto"/>
        <w:jc w:val="both"/>
        <w:rPr>
          <w:rFonts w:ascii="Arial" w:hAnsi="Arial" w:cs="Arial"/>
        </w:rPr>
      </w:pPr>
      <w:r w:rsidRPr="007F6A38">
        <w:rPr>
          <w:rFonts w:ascii="Arial" w:hAnsi="Arial" w:cs="Arial"/>
        </w:rPr>
        <w:t>Analysis of</w:t>
      </w:r>
      <w:r w:rsidR="001E050E" w:rsidRPr="007F6A38">
        <w:rPr>
          <w:rFonts w:ascii="Arial" w:hAnsi="Arial" w:cs="Arial"/>
        </w:rPr>
        <w:t xml:space="preserve"> incident</w:t>
      </w:r>
      <w:r w:rsidR="00B731E8" w:rsidRPr="007F6A38">
        <w:rPr>
          <w:rFonts w:ascii="Arial" w:hAnsi="Arial" w:cs="Arial"/>
        </w:rPr>
        <w:t xml:space="preserve"> type 2 diabet</w:t>
      </w:r>
      <w:r w:rsidR="001E050E" w:rsidRPr="007F6A38">
        <w:rPr>
          <w:rFonts w:ascii="Arial" w:hAnsi="Arial" w:cs="Arial"/>
        </w:rPr>
        <w:t>es involves calculating time-to-event</w:t>
      </w:r>
      <w:r w:rsidR="00B731E8" w:rsidRPr="007F6A38">
        <w:rPr>
          <w:rFonts w:ascii="Arial" w:hAnsi="Arial" w:cs="Arial"/>
        </w:rPr>
        <w:t xml:space="preserve"> from baseline recruitment to the first reported diagnosis</w:t>
      </w:r>
      <w:r w:rsidR="003B0074" w:rsidRPr="007F6A38">
        <w:rPr>
          <w:rFonts w:ascii="Arial" w:hAnsi="Arial" w:cs="Arial"/>
        </w:rPr>
        <w:t xml:space="preserve"> or censoring</w:t>
      </w:r>
      <w:r w:rsidR="00B731E8" w:rsidRPr="007F6A38">
        <w:rPr>
          <w:rFonts w:ascii="Arial" w:hAnsi="Arial" w:cs="Arial"/>
        </w:rPr>
        <w:t>. Where available, glycated haemoglobin (HbA1c) will be used to assess concordance with self-reported diabetes and to explore patterns of undiagnosed disease at baseline.</w:t>
      </w:r>
    </w:p>
    <w:p w14:paraId="45FE008A" w14:textId="77777777" w:rsidR="00B731E8" w:rsidRPr="007F6A38" w:rsidRDefault="00B731E8" w:rsidP="00FC6F0C">
      <w:pPr>
        <w:pStyle w:val="Heading2"/>
        <w:spacing w:line="360" w:lineRule="auto"/>
        <w:jc w:val="both"/>
        <w:rPr>
          <w:rFonts w:ascii="Arial" w:hAnsi="Arial" w:cs="Arial"/>
          <w:sz w:val="22"/>
          <w:szCs w:val="22"/>
        </w:rPr>
      </w:pPr>
      <w:r w:rsidRPr="007F6A38">
        <w:rPr>
          <w:rFonts w:ascii="Arial" w:hAnsi="Arial" w:cs="Arial"/>
          <w:sz w:val="22"/>
          <w:szCs w:val="22"/>
        </w:rPr>
        <w:t>Covariates and confounders</w:t>
      </w:r>
    </w:p>
    <w:p w14:paraId="3C677CCF" w14:textId="77777777" w:rsidR="00B731E8" w:rsidRPr="007F6A38" w:rsidRDefault="00B731E8" w:rsidP="00FC6F0C">
      <w:pPr>
        <w:spacing w:line="360" w:lineRule="auto"/>
        <w:jc w:val="both"/>
        <w:rPr>
          <w:rFonts w:ascii="Arial" w:hAnsi="Arial" w:cs="Arial"/>
        </w:rPr>
      </w:pPr>
      <w:r w:rsidRPr="007F6A38">
        <w:rPr>
          <w:rFonts w:ascii="Arial" w:hAnsi="Arial" w:cs="Arial"/>
        </w:rPr>
        <w:t>Covariates were select</w:t>
      </w:r>
      <w:r w:rsidR="006B094D" w:rsidRPr="007F6A38">
        <w:rPr>
          <w:rFonts w:ascii="Arial" w:hAnsi="Arial" w:cs="Arial"/>
        </w:rPr>
        <w:t xml:space="preserve">ed based on prior evidence </w:t>
      </w:r>
      <w:r w:rsidR="006B094D" w:rsidRPr="007F6A38">
        <w:rPr>
          <w:rFonts w:ascii="Arial" w:hAnsi="Arial" w:cs="Arial"/>
        </w:rPr>
        <w:fldChar w:fldCharType="begin"/>
      </w:r>
      <w:r w:rsidR="003660C1" w:rsidRPr="007F6A38">
        <w:rPr>
          <w:rFonts w:ascii="Arial" w:hAnsi="Arial" w:cs="Arial"/>
        </w:rPr>
        <w:instrText xml:space="preserve"> ADDIN ZOTERO_ITEM CSL_CITATION {"citationID":"J9kTEooR","properties":{"formattedCitation":"(38,40)","plainCitation":"(38,40)","noteIndex":0},"citationItems":[{"id":420,"uris":["http://zotero.org/users/19172719/items/FEGZ3TPM"],"itemData":{"id":420,"type":"article-journal","abstract":"BACKGROUND: Despite established associations between insulin resistance (IR)-related indices and cardiometabolic diseases (CMDs), most studies are limited to single CMD outcomes. The study aimed to examine the influence of IR-related indices on the incidence, predictive value, and progression trajectory of cardiometabolic multimorbidity (CMM), as well as potential biological mechanisms.\nMETHODS: This prospective study included 374,274 individuals from the UK Biobank who were free of CMDs at baseline. CMM was defined as the presence of two or more CMDs, including type 2 diabetes (T2D), coronary heart disease (CHD), and stroke. Five indices were developed to assess IR levels: triglyceride-glucose (TyG) index, TyG-body mass index (TyG-BMI), TyG-waist circumference (TyG-WC), TyG-waist-height ratio (TyG-WHtR), and triglyceride to high-density lipoprotein cholesterol (TG/HDL-C) ratio. Cox proportional hazards and multi-state models were utilized to examine the associations between IR-related indices and CMM incidence and transition, respectively, with results expressed as hazard ratios (HRs) and 95% confidence intervals (CIs). The predictive utility of these indices was assessed using the net reclassification index (NRI) and integrated discrimination improvement index (IDI). Mediation analyses were conducted to quantify the potential mediating roles of biomarkers.\nRESULTS: During a mean follow-up period of 13.7 years, 5048 (1.3%) individuals developed CMM. Elevated baseline IR-related indices were associated with higher risks of incident CMM. The HRs (95% CIs) for each 1-standard deviation increase were as follows: 1.30 (1.26-1.34) for the TyG index, 1.42 (1.39-1.46) for the TyG-BMI, 1.54 (1.49-1.59) for the TyG-WC, 1.52 (1.48-1.57) for the TyG-WHtR, and 1.19 (1.17-1.21) for the TG/HDL-C ratio. Besides, TyG-WHtR and TyG-WC exhibited significantly higher NRI and IDI, indicating superior predictive performance for CMM risk. These indices played critical yet distinct roles in the progression of CMM. For transitions from being free of CMDs to single CMDs, these indices had the strongest impact on T2D (all P &lt; 0.001). Participants initially diagnosed with CHD were more likely to progress to CMM when exposed to higher IR-related indices (all P &lt; 0.001). The effect sizes for TyG-WC and TyG-WHtR were greater than those of other indices across all transitions. Mediation analyses revealed that biomarkers associated with liver function, renal function, and inflammation collectively mediated approximately one-third of the associations of the TyG-WHtR and TyG-WC indices with incident CMM.\nCONCLUSIONS: Our findings highlight the critical role of IR-related indices, particularly TyG-WHtR and TyG-WC, in the incidence, progression, and prevention of CMM. The mediation effects of biomarkers indicate the potential for targeted interventions to reduce CMM risk in high-IR individuals.","container-title":"Cardiovascular Diabetology","DOI":"10.1186/s12933-025-02819-0","ISSN":"1475-2840","issue":"1","journalAbbreviation":"Cardiovasc Diabetol","language":"eng","note":"PMID: 40533754\nPMCID: PMC12175334","page":"257","source":"PubMed","title":"Associations of different insulin resistance-related indices with the incidence and progression trajectory of cardiometabolic multimorbidity: a prospective cohort study from UK biobank","title-short":"Associations of different insulin resistance-related indices with the incidence and progression trajectory of cardiometabolic multimorbidity","volume":"24","author":[{"family":"Tian","given":"Zhenyu"},{"family":"Yang","given":"Lu"},{"family":"Li","given":"Yifei"},{"family":"Huang","given":"Yueqing"},{"family":"Yang","given":"Jianmin"},{"family":"Xue","given":"Fei"}],"issued":{"date-parts":[["2025",6,18]]}}},{"id":152,"uris":["http://zotero.org/users/19172719/items/5FWKIKGS"],"itemData":{"id":152,"type":"article-journal","abstract":"Objectives\nThere is now good evidence that central obesity carries more health risks compared with total obesity assessed by body mass index (BMI). It has therefore been suggested that waist circumference (WC), a proxy for central obesity, should be included with BMI in a ‘matrix’ to categorise health risk. We wanted to compare how the adult UK population is classified using such a ‘matrix’ with that using another proxy for central obesity, waist-to-height ratio (WHtR), using a boundary value of 0.5. Further, we wished to compare cardiometabolic risk factors in adults with ‘healthy’ BMI divided according to whether they have WHtR below or above 0.5.\n\nSetting, participants and outcome measures\nRecent data from 4 years (2008–2012) of the UK National Diet and Nutrition Survey (NDNS) (n=1453 adults) were used to cross-classify respondents on anthropometric indices. Regression was used to examine differences in levels of risk factors (triglycerides (TG), total cholesterol (TC), low-density lipoprotein (LDL), high-density lipoprotein (HDL), TC: HDL, glycated haemoglobin (HbA1c), fasting glucose, systolic (SBP) and diastolic blood pressure (DBP)) according to WHtR below and above 0.5, with adjustment for confounders (age, sex and BMI).\n\nResults\n35% of the group who were judged to be at ‘no increased risk’ using the ‘matrix’ had WHtR ≥0.5. The ‘matrix’ did not assign ‘increased risk’ to those with a ‘healthy’ BMI and ‘high’ waist circumference. However, our analysis showed that the group with ‘healthy’ BMI, and WHtR ≥0.5, had some significantly higher cardiometabolic risk factors compared to the group with ‘healthy’ BMI but WHtR below 0.5.\n\nConclusions\nUse of a simple boundary value for WHtR (0.5) identifies more people at ‘early health risk’ than does a more complex ‘matrix’ using traditional boundary values for BMI and WC. WHtR may be a simpler and more predictive indicator of the ‘early heath risks’ associated with central obesity.","container-title":"BMJ Open","DOI":"10.1136/bmjopen-2015-010159","ISSN":"2044-6055","issue":"3","journalAbbreviation":"BMJ Open","note":"PMID: 26975935\nPMCID: PMC4800150","page":"e010159","source":"PubMed Central","title":"Waist-to-height ratio as an indicator of ‘early health risk’: simpler and more predictive than using a ‘matrix’ based on BMI and waist circumference","title-short":"Waist-to-height ratio as an indicator of ‘early health risk’","volume":"6","author":[{"family":"Ashwell","given":"Margaret"},{"family":"Gibson","given":"Sigrid"}],"issued":{"date-parts":[["2016",3,14]]}}}],"schema":"https://github.com/citation-style-language/schema/raw/master/csl-citation.json"} </w:instrText>
      </w:r>
      <w:r w:rsidR="006B094D" w:rsidRPr="007F6A38">
        <w:rPr>
          <w:rFonts w:ascii="Arial" w:hAnsi="Arial" w:cs="Arial"/>
        </w:rPr>
        <w:fldChar w:fldCharType="separate"/>
      </w:r>
      <w:r w:rsidR="003660C1" w:rsidRPr="007F6A38">
        <w:rPr>
          <w:rFonts w:ascii="Arial" w:hAnsi="Arial" w:cs="Arial"/>
        </w:rPr>
        <w:t>(38,40)</w:t>
      </w:r>
      <w:r w:rsidR="006B094D" w:rsidRPr="007F6A38">
        <w:rPr>
          <w:rFonts w:ascii="Arial" w:hAnsi="Arial" w:cs="Arial"/>
        </w:rPr>
        <w:fldChar w:fldCharType="end"/>
      </w:r>
      <w:r w:rsidRPr="007F6A38">
        <w:rPr>
          <w:rFonts w:ascii="Arial" w:hAnsi="Arial" w:cs="Arial"/>
        </w:rPr>
        <w:t>. These include continuous covariates such as age, systolic blood pressure (SBP</w:t>
      </w:r>
      <w:r w:rsidR="003B0074" w:rsidRPr="007F6A38">
        <w:rPr>
          <w:rFonts w:ascii="Arial" w:hAnsi="Arial" w:cs="Arial"/>
        </w:rPr>
        <w:t>)</w:t>
      </w:r>
      <w:r w:rsidRPr="007F6A38">
        <w:rPr>
          <w:rFonts w:ascii="Arial" w:hAnsi="Arial" w:cs="Arial"/>
        </w:rPr>
        <w:t xml:space="preserve"> and </w:t>
      </w:r>
      <w:r w:rsidR="003B0074" w:rsidRPr="007F6A38">
        <w:rPr>
          <w:rFonts w:ascii="Arial" w:hAnsi="Arial" w:cs="Arial"/>
        </w:rPr>
        <w:t>diastolic blood pressure (</w:t>
      </w:r>
      <w:r w:rsidRPr="007F6A38">
        <w:rPr>
          <w:rFonts w:ascii="Arial" w:hAnsi="Arial" w:cs="Arial"/>
        </w:rPr>
        <w:t>DBP), glycated hemoglobin (HbA1c). Categorical covariates include sex, study site (urban, slum</w:t>
      </w:r>
      <w:r w:rsidR="006B094D" w:rsidRPr="007F6A38">
        <w:rPr>
          <w:rFonts w:ascii="Arial" w:hAnsi="Arial" w:cs="Arial"/>
        </w:rPr>
        <w:t>,</w:t>
      </w:r>
      <w:r w:rsidRPr="007F6A38">
        <w:rPr>
          <w:rFonts w:ascii="Arial" w:hAnsi="Arial" w:cs="Arial"/>
        </w:rPr>
        <w:t xml:space="preserve"> or rural residence), education level, occupation status (employed vs non-employed), family income, marital status, smoking status, alcohol consumption frequency</w:t>
      </w:r>
      <w:r w:rsidR="006B094D" w:rsidRPr="007F6A38">
        <w:rPr>
          <w:rFonts w:ascii="Arial" w:hAnsi="Arial" w:cs="Arial"/>
        </w:rPr>
        <w:t>,</w:t>
      </w:r>
      <w:r w:rsidR="003C14BA" w:rsidRPr="007F6A38">
        <w:rPr>
          <w:rFonts w:ascii="Arial" w:hAnsi="Arial" w:cs="Arial"/>
        </w:rPr>
        <w:t xml:space="preserve"> psychosocial factors,</w:t>
      </w:r>
      <w:r w:rsidRPr="007F6A38">
        <w:rPr>
          <w:rFonts w:ascii="Arial" w:hAnsi="Arial" w:cs="Arial"/>
        </w:rPr>
        <w:t xml:space="preserve"> and a famil</w:t>
      </w:r>
      <w:r w:rsidR="00673B73" w:rsidRPr="007F6A38">
        <w:rPr>
          <w:rFonts w:ascii="Arial" w:hAnsi="Arial" w:cs="Arial"/>
        </w:rPr>
        <w:t>y history of c</w:t>
      </w:r>
      <w:r w:rsidR="003C14BA" w:rsidRPr="007F6A38">
        <w:rPr>
          <w:rFonts w:ascii="Arial" w:hAnsi="Arial" w:cs="Arial"/>
        </w:rPr>
        <w:t>ardiometabolic diseases</w:t>
      </w:r>
      <w:r w:rsidR="006B094D" w:rsidRPr="007F6A38">
        <w:rPr>
          <w:rFonts w:ascii="Arial" w:hAnsi="Arial" w:cs="Arial"/>
        </w:rPr>
        <w:t xml:space="preserve"> (yes vs no). </w:t>
      </w:r>
    </w:p>
    <w:p w14:paraId="692BE065" w14:textId="77777777" w:rsidR="00B731E8" w:rsidRPr="007F6A38" w:rsidRDefault="00B731E8" w:rsidP="00FC6F0C">
      <w:pPr>
        <w:pStyle w:val="Heading2"/>
        <w:spacing w:line="360" w:lineRule="auto"/>
        <w:jc w:val="both"/>
        <w:rPr>
          <w:rFonts w:ascii="Arial" w:hAnsi="Arial" w:cs="Arial"/>
          <w:sz w:val="22"/>
          <w:szCs w:val="22"/>
        </w:rPr>
      </w:pPr>
      <w:r w:rsidRPr="007F6A38">
        <w:rPr>
          <w:rFonts w:ascii="Arial" w:hAnsi="Arial" w:cs="Arial"/>
          <w:sz w:val="22"/>
          <w:szCs w:val="22"/>
        </w:rPr>
        <w:t>Data sources and measurement</w:t>
      </w:r>
    </w:p>
    <w:p w14:paraId="534C82AB" w14:textId="77777777" w:rsidR="00B731E8" w:rsidRPr="007F6A38" w:rsidRDefault="00B731E8" w:rsidP="00FC6F0C">
      <w:pPr>
        <w:spacing w:line="360" w:lineRule="auto"/>
        <w:jc w:val="both"/>
        <w:rPr>
          <w:rFonts w:ascii="Arial" w:hAnsi="Arial" w:cs="Arial"/>
        </w:rPr>
      </w:pPr>
      <w:r w:rsidRPr="007F6A38">
        <w:rPr>
          <w:rFonts w:ascii="Arial" w:hAnsi="Arial" w:cs="Arial"/>
        </w:rPr>
        <w:t>Baseline data were collected using standardized protocols as detailed in the BELIEVE protocol. Anthropometry, blood pressure, and body composition were measured with calibrated instruments, and HbA1c and lipid measures were used to support validat</w:t>
      </w:r>
      <w:r w:rsidR="006B094D" w:rsidRPr="007F6A38">
        <w:rPr>
          <w:rFonts w:ascii="Arial" w:hAnsi="Arial" w:cs="Arial"/>
        </w:rPr>
        <w:t xml:space="preserve">ion and sensitivity analyses </w:t>
      </w:r>
      <w:r w:rsidR="006B094D" w:rsidRPr="007F6A38">
        <w:rPr>
          <w:rFonts w:ascii="Arial" w:hAnsi="Arial" w:cs="Arial"/>
        </w:rPr>
        <w:fldChar w:fldCharType="begin"/>
      </w:r>
      <w:r w:rsidR="00B9388A" w:rsidRPr="007F6A38">
        <w:rPr>
          <w:rFonts w:ascii="Arial" w:hAnsi="Arial" w:cs="Arial"/>
        </w:rPr>
        <w:instrText xml:space="preserve"> ADDIN ZOTERO_ITEM CSL_CITATION {"citationID":"wGbACpr5","properties":{"formattedCitation":"(4)","plainCitation":"(4)","noteIndex":0},"citationItems":[{"id":406,"uris":["http://zotero.org/users/19172719/items/ANL6RSA7"],"itemData":{"id":406,"type":"article-journal","abstract":"Abstract\nnull\n\nPurpose\n Bangladesh has experienced a rapid epidemiological transition from communicable to non-communicable diseases (NCDs) in recent decades. There is, however, limited evidence about multidimensional determinants of NCDs in this population. The BangladEsh Longitudinal Investigation of Emerging Vascular and nonvascular Events (BELIEVE) study is a household-based prospective cohort study established to investigate biological, behavioural, environmental and broader determinants of NCDs.\n\nParticipants\nBetween January 2016 and March 2020, 73 883 participants (aged 11 years or older) were recruited from 30 817 households across urban, urban-poor (‘slum’) and rural settings in Bangladesh. A structured questionnaire was administered by trained personnel recording participants’ demographic, socioeconomic, behavioural, medical, environmental and other factors. Anthropometric measurements and blood pressure were recorded for each participant. Biological specimens were collected and aliquoted for long-term storage and analysis.\n\nFindings to date\nOf the 73 883 study participants (mean [SD] baseline age: 39 [15] years), 43 470 (59%) were females, and 38 848 (52%) had no or only primary-level education. Focusing only on the 65 822 adult participants aged 20–79 years at baseline, 15 411 (23%) reported being diagnosed with hypertension; 10 578 (16%) with type 2 diabetes and 7624 (12%) with hypercholesterolaemia. Age and sex-standardised prevalences of these conditions were much higher in urban than slum and rural settings. Overall, the mean (SD) body mass index (BMI) was 25 (5) kg/m2, with 10 442 (16%) participants aged 20–79, classified as obese (ie, BMI≥30 kg/m2). Mean BMI was also higher in urban than slum and rural areas.\n\nFuture plans\nThe collection of information during the baseline visit was completed in 2020. Regular longitudinal follow-up is ongoing for ascertainment and adjudication of a range of fatal and non-fatal health outcomes among participants. This cohort will provide a powerful resource to investigate multidimensional determinants of incident NCDs across diverse settings in Bangladesh, helping to advance scientific discovery and public health action in an archetypal low-middle-income country with pressing public health needs.","container-title":"BMJ Open","DOI":"10.1136/bmjopen-2024-088338","ISSN":"2044-6055","issue":"1","journalAbbreviation":"BMJ Open","note":"PMID: 39843382\nPMCID: PMC11784369","page":"e088338","source":"PubMed Central","title":"Cohort profile: the BangladEsh Longitudinal Investigation of Emerging Vascular and nonvascular Events (BELIEVE) cohort study","title-short":"Cohort profile","volume":"15","author":[{"family":"Chowdhury","given":"Rajiv"},{"family":"Khan","given":"Nusrat"},{"family":"Pennells","given":"Lisa"},{"family":"Iurilli","given":"Maria L C"},{"family":"Uddin Miah","given":"Md Taslim"},{"family":"Monower","given":"Md Mostafa"},{"family":"Rahman","given":"Khan Mohammad Thouhidur"},{"family":"Samin","given":"Sharraf"},{"family":"Saqeeb","given":"Kazi Nazmus"},{"family":"Tasmin","given":"Ishrat"},{"family":"Farrow","given":"Eleanor"},{"family":"Farrow","given":"Samantha"},{"family":"Michielsen","given":"Ank"},{"family":"Perry","given":"Catherine"},{"family":"Spackman","given":"Sarah"},{"family":"Coeverden","given":"Charlotte","non-dropping-particle":"van"},{"family":"Walker","given":"Matthew"},{"family":"Ahmed","given":"Tahmeed"},{"family":"Ajioka","given":"James"},{"family":"Awal","given":"Khondker Abdul Abdul"},{"family":"Butterworth","given":"Adam S"},{"family":"Chatzidiakou","given":"Evangelia"},{"family":"Feldmann","given":"Jörg"},{"family":"Fenner","given":"Richard"},{"family":"Flora","given":"Meerjady Sabrina"},{"family":"Haque","given":"Tuhin"},{"family":"Hawkes","given":"Sarah"},{"family":"Islam","given":"Syed Shariful"},{"family":"Islam","given":"Sirajul"},{"family":"Jones","given":"Roderic L"},{"family":"Kaptoge","given":"Stephen"},{"family":"Khan","given":"Kamrul Hasan"},{"family":"King","given":"Lawrence"},{"family":"Luhar","given":"Shammi"},{"family":"Malik","given":"Abdul"},{"family":"Malik","given":"Fazila-Tun-Nesa"},{"family":"Naved","given":"Ruchira T"},{"family":"Naheed","given":"Aliya"},{"family":"Popoola","given":"Olalekan"},{"family":"Raqib","given":"Rubhana"},{"family":"Shirin","given":"Tahmina"},{"family":"Sutton","given":"Stephen"},{"family":"Daalen","given":"Kim Robin","non-dropping-particle":"van"},{"family":"Wood","given":"Angela"},{"family":"Griffin","given":"Simon"},{"family":"Mascie Taylor","given":"Nicholas"},{"family":"Khalequzzaman","given":"Md"},{"family":"Khan","given":"Md Alfazal"},{"family":"Choudhury","given":"Sohel Reza"},{"family":"Di Angelantonio","given":"Emanuele"},{"family":"Danesh","given":"John"}],"issued":{"date-parts":[["2025",1,22]]}}}],"schema":"https://github.com/citation-style-language/schema/raw/master/csl-citation.json"} </w:instrText>
      </w:r>
      <w:r w:rsidR="006B094D" w:rsidRPr="007F6A38">
        <w:rPr>
          <w:rFonts w:ascii="Arial" w:hAnsi="Arial" w:cs="Arial"/>
        </w:rPr>
        <w:fldChar w:fldCharType="separate"/>
      </w:r>
      <w:r w:rsidR="00B9388A" w:rsidRPr="007F6A38">
        <w:rPr>
          <w:rFonts w:ascii="Arial" w:hAnsi="Arial" w:cs="Arial"/>
        </w:rPr>
        <w:t>(4)</w:t>
      </w:r>
      <w:r w:rsidR="006B094D" w:rsidRPr="007F6A38">
        <w:rPr>
          <w:rFonts w:ascii="Arial" w:hAnsi="Arial" w:cs="Arial"/>
        </w:rPr>
        <w:fldChar w:fldCharType="end"/>
      </w:r>
      <w:r w:rsidRPr="007F6A38">
        <w:rPr>
          <w:rFonts w:ascii="Arial" w:hAnsi="Arial" w:cs="Arial"/>
        </w:rPr>
        <w:t>.</w:t>
      </w:r>
    </w:p>
    <w:p w14:paraId="393DBD41" w14:textId="77777777" w:rsidR="00B731E8" w:rsidRPr="007F6A38" w:rsidRDefault="00B731E8" w:rsidP="00FC6F0C">
      <w:pPr>
        <w:pStyle w:val="Heading2"/>
        <w:spacing w:line="360" w:lineRule="auto"/>
        <w:jc w:val="both"/>
        <w:rPr>
          <w:rFonts w:ascii="Arial" w:hAnsi="Arial" w:cs="Arial"/>
          <w:sz w:val="22"/>
          <w:szCs w:val="22"/>
        </w:rPr>
      </w:pPr>
      <w:r w:rsidRPr="007F6A38">
        <w:rPr>
          <w:rFonts w:ascii="Arial" w:hAnsi="Arial" w:cs="Arial"/>
          <w:sz w:val="22"/>
          <w:szCs w:val="22"/>
        </w:rPr>
        <w:t>Statistical analysis</w:t>
      </w:r>
    </w:p>
    <w:p w14:paraId="10922601" w14:textId="77777777" w:rsidR="00B731E8" w:rsidRPr="007F6A38" w:rsidRDefault="00B731E8" w:rsidP="00FC6F0C">
      <w:pPr>
        <w:spacing w:line="360" w:lineRule="auto"/>
        <w:jc w:val="both"/>
        <w:rPr>
          <w:rFonts w:ascii="Arial" w:hAnsi="Arial" w:cs="Arial"/>
        </w:rPr>
      </w:pPr>
      <w:r w:rsidRPr="007F6A38">
        <w:rPr>
          <w:rFonts w:ascii="Arial" w:hAnsi="Arial" w:cs="Arial"/>
        </w:rPr>
        <w:t xml:space="preserve">All statistical </w:t>
      </w:r>
      <w:r w:rsidR="006B094D" w:rsidRPr="007F6A38">
        <w:rPr>
          <w:rFonts w:ascii="Arial" w:hAnsi="Arial" w:cs="Arial"/>
        </w:rPr>
        <w:t>analyses</w:t>
      </w:r>
      <w:r w:rsidRPr="007F6A38">
        <w:rPr>
          <w:rFonts w:ascii="Arial" w:hAnsi="Arial" w:cs="Arial"/>
        </w:rPr>
        <w:t xml:space="preserve"> wi</w:t>
      </w:r>
      <w:r w:rsidR="006B094D" w:rsidRPr="007F6A38">
        <w:rPr>
          <w:rFonts w:ascii="Arial" w:hAnsi="Arial" w:cs="Arial"/>
        </w:rPr>
        <w:t>ll be conducted in R Version 4.5</w:t>
      </w:r>
      <w:r w:rsidRPr="007F6A38">
        <w:rPr>
          <w:rFonts w:ascii="Arial" w:hAnsi="Arial" w:cs="Arial"/>
        </w:rPr>
        <w:t>.1. The base R, “tidyverse” and “ggplot” packages will be used for statistical analysis and visualisation of results.</w:t>
      </w:r>
    </w:p>
    <w:p w14:paraId="51C8C177" w14:textId="1E5B1E0E" w:rsidR="00B731E8" w:rsidRPr="007F6A38" w:rsidRDefault="002F15D8" w:rsidP="00FC6F0C">
      <w:pPr>
        <w:pStyle w:val="Heading3"/>
        <w:spacing w:line="360" w:lineRule="auto"/>
        <w:jc w:val="both"/>
        <w:rPr>
          <w:rFonts w:ascii="Arial" w:hAnsi="Arial" w:cs="Arial"/>
          <w:b w:val="0"/>
          <w:sz w:val="22"/>
          <w:szCs w:val="22"/>
        </w:rPr>
      </w:pPr>
      <w:r w:rsidRPr="007F6A38">
        <w:rPr>
          <w:rFonts w:ascii="Arial" w:hAnsi="Arial" w:cs="Arial"/>
          <w:sz w:val="22"/>
          <w:szCs w:val="22"/>
        </w:rPr>
        <w:t xml:space="preserve">Assessment of </w:t>
      </w:r>
      <w:ins w:id="14" w:author="S.K. Kaptoge" w:date="2026-01-16T10:18:00Z" w16du:dateUtc="2026-01-16T10:18:00Z">
        <w:r w:rsidR="00B715B4">
          <w:rPr>
            <w:rFonts w:ascii="Arial" w:hAnsi="Arial" w:cs="Arial"/>
            <w:sz w:val="22"/>
            <w:szCs w:val="22"/>
          </w:rPr>
          <w:t>n</w:t>
        </w:r>
      </w:ins>
      <w:del w:id="15" w:author="S.K. Kaptoge" w:date="2026-01-16T10:18:00Z" w16du:dateUtc="2026-01-16T10:18:00Z">
        <w:r w:rsidRPr="007F6A38" w:rsidDel="00B715B4">
          <w:rPr>
            <w:rFonts w:ascii="Arial" w:hAnsi="Arial" w:cs="Arial"/>
            <w:sz w:val="22"/>
            <w:szCs w:val="22"/>
          </w:rPr>
          <w:delText>N</w:delText>
        </w:r>
      </w:del>
      <w:r w:rsidRPr="007F6A38">
        <w:rPr>
          <w:rFonts w:ascii="Arial" w:hAnsi="Arial" w:cs="Arial"/>
          <w:sz w:val="22"/>
          <w:szCs w:val="22"/>
        </w:rPr>
        <w:t>ormality</w:t>
      </w:r>
    </w:p>
    <w:p w14:paraId="1DB2C88D" w14:textId="77777777" w:rsidR="00B731E8" w:rsidRPr="007F6A38" w:rsidRDefault="002F15D8" w:rsidP="00FC6F0C">
      <w:pPr>
        <w:spacing w:line="360" w:lineRule="auto"/>
        <w:jc w:val="both"/>
        <w:rPr>
          <w:rFonts w:ascii="Arial" w:hAnsi="Arial" w:cs="Arial"/>
        </w:rPr>
      </w:pPr>
      <w:r w:rsidRPr="007F6A38">
        <w:rPr>
          <w:rFonts w:ascii="Arial" w:hAnsi="Arial" w:cs="Arial"/>
        </w:rPr>
        <w:t xml:space="preserve">Normality for continuous variables will be assessed by visual inspection with histograms and Q-Q plots rather than the </w:t>
      </w:r>
      <w:r w:rsidR="00B731E8" w:rsidRPr="007F6A38">
        <w:rPr>
          <w:rFonts w:ascii="Arial" w:hAnsi="Arial" w:cs="Arial"/>
        </w:rPr>
        <w:t>Shapiro-Wilk test or the Kolmogorov-Smirnov test</w:t>
      </w:r>
      <w:r w:rsidRPr="007F6A38">
        <w:rPr>
          <w:rFonts w:ascii="Arial" w:hAnsi="Arial" w:cs="Arial"/>
        </w:rPr>
        <w:t>,</w:t>
      </w:r>
      <w:r w:rsidR="00B731E8" w:rsidRPr="007F6A38">
        <w:rPr>
          <w:rFonts w:ascii="Arial" w:hAnsi="Arial" w:cs="Arial"/>
        </w:rPr>
        <w:t xml:space="preserve"> </w:t>
      </w:r>
      <w:r w:rsidRPr="007F6A38">
        <w:rPr>
          <w:rFonts w:ascii="Arial" w:hAnsi="Arial" w:cs="Arial"/>
        </w:rPr>
        <w:t>which are hypersensitive to small deviations in such large cohort sample sizes</w:t>
      </w:r>
      <w:r w:rsidRPr="007F6A38">
        <w:rPr>
          <w:rFonts w:ascii="Arial" w:hAnsi="Arial" w:cs="Arial"/>
        </w:rPr>
        <w:fldChar w:fldCharType="begin"/>
      </w:r>
      <w:r w:rsidRPr="007F6A38">
        <w:rPr>
          <w:rFonts w:ascii="Arial" w:hAnsi="Arial" w:cs="Arial"/>
        </w:rPr>
        <w:instrText xml:space="preserve"> ADDIN ZOTERO_ITEM CSL_CITATION {"citationID":"8JSIayb1","properties":{"formattedCitation":"(41,42)","plainCitation":"(41,42)","noteIndex":0},"citationItems":[{"id":794,"uris":["http://zotero.org/users/19172719/items/ZGYXRDZ4"],"itemData":{"id":794,"type":"article-journal","abstract":"Statistical errors are common in scientific literature and about 50% of the published articles have at least one error. The assumption of normality needs to be checked for many statistical procedures, namely parametric tests, because their validity depends on it. The aim of this commentary is to overview checking for normality in statistical analysis using SPSS.","container-title":"International Journal of Endocrinology and Metabolism","DOI":"10.5812/ijem.3505","ISSN":"1726-913X","issue":"2","journalAbbreviation":"Int J Endocrinol Metab","note":"PMID: 23843808\nPMCID: PMC3693611","page":"486-489","source":"PubMed Central","title":"Normality Tests for Statistical Analysis: A Guide for Non-Statisticians","title-short":"Normality Tests for Statistical Analysis","volume":"10","author":[{"family":"Ghasemi","given":"Asghar"},{"family":"Zahediasl","given":"Saleh"}],"issued":{"date-parts":[["2012"]]}}},{"id":796,"uris":["http://zotero.org/users/19172719/items/5U2YUAJW"],"itemData":{"id":796,"type":"article-journal","abstract":"When we measure a quantity in a large number of individuals we call the pattern of values obtained a distribution. For example, figure 1 shows the distribution of serum albumin concentration in a sample of adults displayed as a histogram. This is an empirical distribution. There are also theoretical distributions, of which the best known is the normal distribution (sometimes called the Gaussian distribution), which is shown in figure 2. Although widely referred to in statistics, the normal distribution remains a mysterious concept to many. Here we try to explain what it is and why it is important.\n\n\n\nFIG 3 \n(left)—Serum albumin values in 248 adults FIG 2 (right)—Normal distribution with the same mean and standard deviation as the serum albumin values\n\n\n\nIn this context the name “normal” causes much confusion. In statistics it is just a name; …","DOI":"10.1136/bmj.310.6975.298","language":"en","license":"© 1995 BMJ Publishing Group Ltd.","note":"publisher: British Medical Journal Publishing Group\nsection: Paper","source":"www.bmj.com","title":"Statistics notes: The normal distribution","title-short":"Statistics notes","URL":"https://www.bmj.com/content/310/6975/298","author":[{"family":"Altman","given":"Douglas G."},{"family":"Bland","given":"J. Martin"}],"accessed":{"date-parts":[["2026",1,10]]},"issued":{"date-parts":[["1995",2,4]]}}}],"schema":"https://github.com/citation-style-language/schema/raw/master/csl-citation.json"} </w:instrText>
      </w:r>
      <w:r w:rsidRPr="007F6A38">
        <w:rPr>
          <w:rFonts w:ascii="Arial" w:hAnsi="Arial" w:cs="Arial"/>
        </w:rPr>
        <w:fldChar w:fldCharType="separate"/>
      </w:r>
      <w:r w:rsidRPr="007F6A38">
        <w:rPr>
          <w:rFonts w:ascii="Arial" w:hAnsi="Arial" w:cs="Arial"/>
        </w:rPr>
        <w:t>(41,42)</w:t>
      </w:r>
      <w:r w:rsidRPr="007F6A38">
        <w:rPr>
          <w:rFonts w:ascii="Arial" w:hAnsi="Arial" w:cs="Arial"/>
        </w:rPr>
        <w:fldChar w:fldCharType="end"/>
      </w:r>
      <w:r w:rsidR="00B731E8" w:rsidRPr="007F6A38">
        <w:rPr>
          <w:rFonts w:ascii="Arial" w:hAnsi="Arial" w:cs="Arial"/>
        </w:rPr>
        <w:t>. Transformations wi</w:t>
      </w:r>
      <w:r w:rsidRPr="007F6A38">
        <w:rPr>
          <w:rFonts w:ascii="Arial" w:hAnsi="Arial" w:cs="Arial"/>
        </w:rPr>
        <w:t>ll be applied where appropriate</w:t>
      </w:r>
      <w:r w:rsidR="002D682D" w:rsidRPr="007F6A38">
        <w:rPr>
          <w:rFonts w:ascii="Arial" w:hAnsi="Arial" w:cs="Arial"/>
        </w:rPr>
        <w:t>, or truncation will be used at the 1st and 99th percentiles</w:t>
      </w:r>
      <w:r w:rsidRPr="007F6A38">
        <w:rPr>
          <w:rFonts w:ascii="Arial" w:hAnsi="Arial" w:cs="Arial"/>
        </w:rPr>
        <w:t>.</w:t>
      </w:r>
      <w:r w:rsidR="00B731E8" w:rsidRPr="007F6A38">
        <w:rPr>
          <w:rFonts w:ascii="Arial" w:hAnsi="Arial" w:cs="Arial"/>
        </w:rPr>
        <w:t xml:space="preserve"> </w:t>
      </w:r>
    </w:p>
    <w:p w14:paraId="6EC48649" w14:textId="77777777" w:rsidR="00B731E8" w:rsidRPr="007F6A38" w:rsidRDefault="00B731E8" w:rsidP="00FC6F0C">
      <w:pPr>
        <w:pStyle w:val="Heading3"/>
        <w:spacing w:line="360" w:lineRule="auto"/>
        <w:jc w:val="both"/>
        <w:rPr>
          <w:rFonts w:ascii="Arial" w:hAnsi="Arial" w:cs="Arial"/>
          <w:b w:val="0"/>
          <w:sz w:val="22"/>
          <w:szCs w:val="22"/>
        </w:rPr>
      </w:pPr>
      <w:r w:rsidRPr="007F6A38">
        <w:rPr>
          <w:rFonts w:ascii="Arial" w:hAnsi="Arial" w:cs="Arial"/>
          <w:sz w:val="22"/>
          <w:szCs w:val="22"/>
        </w:rPr>
        <w:lastRenderedPageBreak/>
        <w:t>Research aim 1</w:t>
      </w:r>
    </w:p>
    <w:p w14:paraId="0460A026" w14:textId="77777777" w:rsidR="00B731E8" w:rsidRPr="007F6A38" w:rsidRDefault="00B731E8" w:rsidP="00FC6F0C">
      <w:pPr>
        <w:spacing w:line="360" w:lineRule="auto"/>
        <w:jc w:val="both"/>
        <w:rPr>
          <w:rFonts w:ascii="Arial" w:hAnsi="Arial" w:cs="Arial"/>
        </w:rPr>
      </w:pPr>
      <w:r w:rsidRPr="007F6A38">
        <w:rPr>
          <w:rFonts w:ascii="Arial" w:hAnsi="Arial" w:cs="Arial"/>
        </w:rPr>
        <w:t xml:space="preserve">Descriptive statistics will summarise baseline anthropometric and BIA-derived </w:t>
      </w:r>
      <w:r w:rsidR="00837A49" w:rsidRPr="007F6A38">
        <w:rPr>
          <w:rFonts w:ascii="Arial" w:hAnsi="Arial" w:cs="Arial"/>
        </w:rPr>
        <w:t xml:space="preserve">body composition </w:t>
      </w:r>
      <w:r w:rsidRPr="007F6A38">
        <w:rPr>
          <w:rFonts w:ascii="Arial" w:hAnsi="Arial" w:cs="Arial"/>
        </w:rPr>
        <w:t>measures and the prevalence of cardiometabolic diseases. This will be across sex, age groups, socioeconomic position, and</w:t>
      </w:r>
      <w:r w:rsidR="001E050E" w:rsidRPr="007F6A38">
        <w:rPr>
          <w:rFonts w:ascii="Arial" w:hAnsi="Arial" w:cs="Arial"/>
        </w:rPr>
        <w:t xml:space="preserve"> study sites</w:t>
      </w:r>
      <w:r w:rsidRPr="007F6A38">
        <w:rPr>
          <w:rFonts w:ascii="Arial" w:hAnsi="Arial" w:cs="Arial"/>
        </w:rPr>
        <w:t>. Age- and sex-standardised prevalence estimates will be reported. Prior studies have supported the examination of cross-sectional correlates of both body composition mea</w:t>
      </w:r>
      <w:r w:rsidR="00954517" w:rsidRPr="007F6A38">
        <w:rPr>
          <w:rFonts w:ascii="Arial" w:hAnsi="Arial" w:cs="Arial"/>
        </w:rPr>
        <w:t xml:space="preserve">sures and disease prevalence </w:t>
      </w:r>
      <w:r w:rsidR="00954517" w:rsidRPr="007F6A38">
        <w:rPr>
          <w:rFonts w:ascii="Arial" w:hAnsi="Arial" w:cs="Arial"/>
        </w:rPr>
        <w:fldChar w:fldCharType="begin"/>
      </w:r>
      <w:r w:rsidR="002F15D8" w:rsidRPr="007F6A38">
        <w:rPr>
          <w:rFonts w:ascii="Arial" w:hAnsi="Arial" w:cs="Arial"/>
        </w:rPr>
        <w:instrText xml:space="preserve"> ADDIN ZOTERO_ITEM CSL_CITATION {"citationID":"kED8uzcU","properties":{"formattedCitation":"(43)","plainCitation":"(43)","noteIndex":0},"citationItems":[{"id":520,"uris":["http://zotero.org/users/19172719/items/4Z3QQMEX"],"itemData":{"id":520,"type":"article-journal","abstract":"Aims\nWe hypothesized that subjects with a normal body mass index (BMI), but high body fat (BF) content [normal weight obesity (NWO)], have a higher prevalence of cardiometabolic dysregulation and are at higher risk for cardiovascular (CV) mortality.\n\nMethods and results\nWe analysed 6171 subjects &gt;20 years of age from the Third National Health and Nutrition Examination Survey (NHANES III) and the NHANES III mortality study, whose BMI was within the normal range (18.5–24.9 kg/m2), and who underwent a complete evaluation that included body composition assessment, blood measurements, and assessment of CV risk factors. Survival information was available for &gt;99% of the subjects after a median follow-up of 8.8 years. We divided our sample using sex-specific tertiles of BF%. The highest tertile of BF (&gt;23.1% in men and &gt;33.3% in women) was labelled as NWO. When compared with the low BF group, the prevalence of metabolic syndrome in subjects with NWO was four-fold higher (16.6 vs. 4.8%, P &lt; 0.0001). Subjects with NWO also had higher prevalence of dyslipidaemia, hypertension (men), and CV disease (women). After adjustment, women with NWO showed a significant 2.2-fold increased risk for CV mortality (HR = 2.2; 95% CI, 1.03–4.67) in comparison to the low BF group.\n\nConclusion\nNormal weight obesity, defined as the combination of normal BMI and high BF content, is associated with a high prevalence of cardiometabolic dysregulation, metabolic syndrome, and CV risk factors. In women, NWO is independently associated with increased risk for CV mortality.","container-title":"European Heart Journal","DOI":"10.1093/eurheartj/ehp487","ISSN":"0195-668X","issue":"6","journalAbbreviation":"Eur Heart J","note":"PMID: 19933515\nPMCID: PMC2838679","page":"737-746","source":"PubMed Central","title":"Normal weight obesity: a risk factor for cardiometabolic dysregulation and cardiovascular mortality","title-short":"Normal weight obesity","volume":"31","author":[{"family":"Romero-Corral","given":"Abel"},{"family":"Somers","given":"Virend K."},{"family":"Sierra-Johnson","given":"Justo"},{"family":"Korenfeld","given":"Yoel"},{"family":"Boarin","given":"Simona"},{"family":"Korinek","given":"Josef"},{"family":"Jensen","given":"Michael D."},{"family":"Parati","given":"Gianfranco"},{"family":"Lopez-Jimenez","given":"Francisco"}],"issued":{"date-parts":[["2010",3]]}}}],"schema":"https://github.com/citation-style-language/schema/raw/master/csl-citation.json"} </w:instrText>
      </w:r>
      <w:r w:rsidR="00954517" w:rsidRPr="007F6A38">
        <w:rPr>
          <w:rFonts w:ascii="Arial" w:hAnsi="Arial" w:cs="Arial"/>
        </w:rPr>
        <w:fldChar w:fldCharType="separate"/>
      </w:r>
      <w:r w:rsidR="002F15D8" w:rsidRPr="007F6A38">
        <w:rPr>
          <w:rFonts w:ascii="Arial" w:hAnsi="Arial" w:cs="Arial"/>
        </w:rPr>
        <w:t>(43)</w:t>
      </w:r>
      <w:r w:rsidR="00954517" w:rsidRPr="007F6A38">
        <w:rPr>
          <w:rFonts w:ascii="Arial" w:hAnsi="Arial" w:cs="Arial"/>
        </w:rPr>
        <w:fldChar w:fldCharType="end"/>
      </w:r>
      <w:r w:rsidR="002F15D8" w:rsidRPr="007F6A38">
        <w:rPr>
          <w:rFonts w:ascii="Arial" w:hAnsi="Arial" w:cs="Arial"/>
        </w:rPr>
        <w:t>. Continuous variables</w:t>
      </w:r>
      <w:r w:rsidRPr="007F6A38">
        <w:rPr>
          <w:rFonts w:ascii="Arial" w:hAnsi="Arial" w:cs="Arial"/>
        </w:rPr>
        <w:t xml:space="preserve"> will be categorised into deciles to assess dose–response relationships without assuming linearity</w:t>
      </w:r>
      <w:r w:rsidR="001E050E" w:rsidRPr="007F6A38">
        <w:rPr>
          <w:rFonts w:ascii="Arial" w:hAnsi="Arial" w:cs="Arial"/>
        </w:rPr>
        <w:t xml:space="preserve">. </w:t>
      </w:r>
    </w:p>
    <w:p w14:paraId="09EC8E93" w14:textId="77777777" w:rsidR="00B731E8" w:rsidRPr="007F6A38" w:rsidRDefault="00837A49" w:rsidP="00FC6F0C">
      <w:pPr>
        <w:spacing w:line="360" w:lineRule="auto"/>
        <w:jc w:val="both"/>
        <w:rPr>
          <w:rFonts w:ascii="Arial" w:hAnsi="Arial" w:cs="Arial"/>
        </w:rPr>
      </w:pPr>
      <w:r w:rsidRPr="007F6A38">
        <w:rPr>
          <w:rFonts w:ascii="Arial" w:hAnsi="Arial" w:cs="Arial"/>
        </w:rPr>
        <w:t>Continuous data</w:t>
      </w:r>
      <w:r w:rsidR="00B731E8" w:rsidRPr="007F6A38">
        <w:rPr>
          <w:rFonts w:ascii="Arial" w:hAnsi="Arial" w:cs="Arial"/>
        </w:rPr>
        <w:t xml:space="preserve"> will be reported as means with standard deviations (SD) or medians with interquartile ranges (IQR), and categorical variables will be present</w:t>
      </w:r>
      <w:r w:rsidR="00954517" w:rsidRPr="007F6A38">
        <w:rPr>
          <w:rFonts w:ascii="Arial" w:hAnsi="Arial" w:cs="Arial"/>
        </w:rPr>
        <w:t xml:space="preserve">ed as counts and percentages </w:t>
      </w:r>
      <w:r w:rsidR="00954517" w:rsidRPr="007F6A38">
        <w:rPr>
          <w:rFonts w:ascii="Arial" w:hAnsi="Arial" w:cs="Arial"/>
        </w:rPr>
        <w:fldChar w:fldCharType="begin"/>
      </w:r>
      <w:r w:rsidR="003660C1" w:rsidRPr="007F6A38">
        <w:rPr>
          <w:rFonts w:ascii="Arial" w:hAnsi="Arial" w:cs="Arial"/>
        </w:rPr>
        <w:instrText xml:space="preserve"> ADDIN ZOTERO_ITEM CSL_CITATION {"citationID":"VHtC7bhU","properties":{"formattedCitation":"(29)","plainCitation":"(29)","noteIndex":0},"citationItems":[{"id":278,"uris":["http://zotero.org/users/19172719/items/NTL9LEV6"],"itemData":{"id":278,"type":"article-journal","abstract":"AIMS: To investigate prospectively the association of body fat percentage (BF%) estimates using various equations from bioelectrical impedance analysis (BIA) with cardiovascular events, compared with body mass index (BMI) and waist circumference.\nMETHODS AND RESULTS: We used data of 34 BIA-BF%-equations that were used for estimation of BF% in 6486 (men = 3194, women = 3294) subjects. During a median follow-up of 8.3 years, 510 (7.9%) cardiovascular events (363 in men; 147 in women) occurred. In men, the crude hazard ratio (95% confidence interval) for BF% from the best predicting BIA-BF%-equation was 3.97 (3.30-4.78) against 2.13 (1.85-2.45) for BF% from the BIA device's BIA-BF%-equation, 1.34 (1.20-1.49) for BMI and 1.49 (1.40-1.73) for waist circumference per log-1-SD increase of all. In women, the hazard ratios for best predicting BIA-BF%-equation, BIA device estimation, BMI and waist circumference were 3.80 (2.85-4.99), 1.89 (1.57-2.28), 1.35 (1.21-1.51) and 1.52 (1.31-1.75), respectively. After adjustments for age, Framingham cardiovascular disease risk score and creatinine excretion - a marker of muscle mass - BF%s and BMI remained independently associated with cardiovascular events in both men and women, while waist circumference was independently associated with cardiovascular events in men, but not in women. According to discrimination ability (C-index) and additive predictive value (net reclassification index and integrated discrimination index) on obesity measures to the Framingham cardiovascular disease risk score, BF% was superior to BMI and waist circumference in both men and women.\nCONCLUSIONS: BF% was independently associated with future cardiovascular events. Body fat estimates from the best-predicting BIA-BF%-equations can be a more predictive measurement in cardiovascular risk assessment than BMI or waist circumference.","container-title":"European Journal of Preventive Cardiology","DOI":"10.1177/2047487319833283","ISSN":"2047-4881","issue":"9","journalAbbreviation":"Eur J Prev Cardiol","language":"eng","note":"PMID: 30791699\nPMCID: PMC6545622","page":"905-916","source":"PubMed","title":"Body fat estimates from bioelectrical impedance equations in cardiovascular risk assessment: The PREVEND cohort study","title-short":"Body fat estimates from bioelectrical impedance equations in cardiovascular risk assessment","volume":"26","author":[{"family":"Byambasukh","given":"Oyuntugs"},{"family":"Eisenga","given":"Michele F."},{"family":"Gansevoort","given":"Ron T."},{"family":"Bakker","given":"Stephan Jl"},{"family":"Corpeleijn","given":"Eva"}],"issued":{"date-parts":[["2019",6]]}}}],"schema":"https://github.com/citation-style-language/schema/raw/master/csl-citation.json"} </w:instrText>
      </w:r>
      <w:r w:rsidR="00954517" w:rsidRPr="007F6A38">
        <w:rPr>
          <w:rFonts w:ascii="Arial" w:hAnsi="Arial" w:cs="Arial"/>
        </w:rPr>
        <w:fldChar w:fldCharType="separate"/>
      </w:r>
      <w:r w:rsidR="003660C1" w:rsidRPr="007F6A38">
        <w:rPr>
          <w:rFonts w:ascii="Arial" w:hAnsi="Arial" w:cs="Arial"/>
        </w:rPr>
        <w:t>(29)</w:t>
      </w:r>
      <w:r w:rsidR="00954517" w:rsidRPr="007F6A38">
        <w:rPr>
          <w:rFonts w:ascii="Arial" w:hAnsi="Arial" w:cs="Arial"/>
        </w:rPr>
        <w:fldChar w:fldCharType="end"/>
      </w:r>
      <w:r w:rsidR="00B731E8" w:rsidRPr="007F6A38">
        <w:rPr>
          <w:rFonts w:ascii="Arial" w:hAnsi="Arial" w:cs="Arial"/>
        </w:rPr>
        <w:t xml:space="preserve">. </w:t>
      </w:r>
    </w:p>
    <w:p w14:paraId="53265CCA" w14:textId="77777777" w:rsidR="00B731E8" w:rsidRPr="007F6A38" w:rsidRDefault="00B731E8" w:rsidP="00FC6F0C">
      <w:pPr>
        <w:pStyle w:val="Heading3"/>
        <w:spacing w:line="360" w:lineRule="auto"/>
        <w:jc w:val="both"/>
        <w:rPr>
          <w:rFonts w:ascii="Arial" w:hAnsi="Arial" w:cs="Arial"/>
          <w:b w:val="0"/>
          <w:sz w:val="22"/>
          <w:szCs w:val="22"/>
        </w:rPr>
      </w:pPr>
      <w:r w:rsidRPr="007F6A38">
        <w:rPr>
          <w:rFonts w:ascii="Arial" w:hAnsi="Arial" w:cs="Arial"/>
          <w:sz w:val="22"/>
          <w:szCs w:val="22"/>
        </w:rPr>
        <w:t>Research aim 2</w:t>
      </w:r>
    </w:p>
    <w:p w14:paraId="01C2A4DA" w14:textId="2B2E6487" w:rsidR="004170A4" w:rsidRPr="007F6A38" w:rsidRDefault="00CC57E5" w:rsidP="00FC6F0C">
      <w:pPr>
        <w:spacing w:line="360" w:lineRule="auto"/>
        <w:jc w:val="both"/>
        <w:rPr>
          <w:rFonts w:ascii="Arial" w:hAnsi="Arial" w:cs="Arial"/>
        </w:rPr>
      </w:pPr>
      <w:r w:rsidRPr="007F6A38">
        <w:rPr>
          <w:rFonts w:ascii="Arial" w:hAnsi="Arial" w:cs="Arial"/>
        </w:rPr>
        <w:t xml:space="preserve">Inferential analyses will primarily use regression-based approaches </w:t>
      </w:r>
      <w:r w:rsidR="004170A4" w:rsidRPr="007F6A38">
        <w:rPr>
          <w:rFonts w:ascii="Arial" w:hAnsi="Arial" w:cs="Arial"/>
        </w:rPr>
        <w:t>that allow adjustment for confounders, which is not possible with simple group comparison tests such as t-tests, Kruskal-Wallis, or chi-squares</w:t>
      </w:r>
      <w:r w:rsidR="004170A4" w:rsidRPr="007F6A38">
        <w:rPr>
          <w:rFonts w:ascii="Arial" w:hAnsi="Arial" w:cs="Arial"/>
        </w:rPr>
        <w:fldChar w:fldCharType="begin"/>
      </w:r>
      <w:r w:rsidR="004170A4" w:rsidRPr="007F6A38">
        <w:rPr>
          <w:rFonts w:ascii="Arial" w:hAnsi="Arial" w:cs="Arial"/>
        </w:rPr>
        <w:instrText xml:space="preserve"> ADDIN ZOTERO_ITEM CSL_CITATION {"citationID":"vwuufbN9","properties":{"formattedCitation":"(44)","plainCitation":"(44)","noteIndex":0},"citationItems":[{"id":804,"uris":["http://zotero.org/users/19172719/items/WUD2V879"],"itemData":{"id":804,"type":"article-journal","abstract":"We propose a new criterion for confounder selection when the underlying causal structure is unknown and only limited knowledge is available. We assume all covariates being considered are pretreatment variables and that for each covariate it is known (i) whether the covariate is a cause of treatment, and (ii) whether the covariate is a cause of the outcome. The causal relationships the covariates have with one another is assumed unknown. We propose that control be made for any covariate that is either a cause of treatment or of the outcome or both. We show that irrespective of the actual underlying causal structure, if any subset of the observed covariates suffices to control for confounding then the set of covariates chosen by our criterion will also suffice. We show that other, commonly used, criteria for confounding control do not have this property. We use formal theory concerning causal diagrams to prove our result but the application of the result does not rely on familiarity with causal diagrams. An investigator simply need ask, “Is the covariate a cause of the treatment?” and “Is the covariate a cause of the outcome?” If the answer to either question is “yes” then the covariate is included for confounder control. We discuss some additional covariate selection results that preserve unconfoundedness and that may be of interest when used with our criterion.","container-title":"Biometrics","DOI":"10.1111/j.1541-0420.2011.01619.x","ISSN":"0006-341X","issue":"4","journalAbbreviation":"Biometrics","page":"1406-1413","source":"Silverchair","title":"A New Criterion for Confounder Selection","volume":"67","author":[{"family":"Vander Weele","given":"Tyler J."},{"family":"Shpitser","given":"Ilya"}],"issued":{"date-parts":[["2011",12,1]]}}}],"schema":"https://github.com/citation-style-language/schema/raw/master/csl-citation.json"} </w:instrText>
      </w:r>
      <w:r w:rsidR="004170A4" w:rsidRPr="007F6A38">
        <w:rPr>
          <w:rFonts w:ascii="Arial" w:hAnsi="Arial" w:cs="Arial"/>
        </w:rPr>
        <w:fldChar w:fldCharType="separate"/>
      </w:r>
      <w:r w:rsidR="004170A4" w:rsidRPr="007F6A38">
        <w:rPr>
          <w:rFonts w:ascii="Arial" w:hAnsi="Arial" w:cs="Arial"/>
        </w:rPr>
        <w:t>(44)</w:t>
      </w:r>
      <w:r w:rsidR="004170A4" w:rsidRPr="007F6A38">
        <w:rPr>
          <w:rFonts w:ascii="Arial" w:hAnsi="Arial" w:cs="Arial"/>
        </w:rPr>
        <w:fldChar w:fldCharType="end"/>
      </w:r>
      <w:r w:rsidR="004170A4" w:rsidRPr="007F6A38">
        <w:rPr>
          <w:rFonts w:ascii="Arial" w:hAnsi="Arial" w:cs="Arial"/>
        </w:rPr>
        <w:t xml:space="preserve">. In this study, both exposures (body composition measures) and cardiometabolic outcomes are expected to vary systematically by age, sex, socioeconomic position, and study site. Regression modelling will enable estimation of </w:t>
      </w:r>
      <w:del w:id="16" w:author="S.K. Kaptoge" w:date="2026-01-16T10:06:00Z" w16du:dateUtc="2026-01-16T10:06:00Z">
        <w:r w:rsidR="004170A4" w:rsidRPr="007F6A38" w:rsidDel="008F7923">
          <w:rPr>
            <w:rFonts w:ascii="Arial" w:hAnsi="Arial" w:cs="Arial"/>
          </w:rPr>
          <w:delText xml:space="preserve">associations </w:delText>
        </w:r>
      </w:del>
      <w:ins w:id="17" w:author="S.K. Kaptoge" w:date="2026-01-16T10:06:00Z" w16du:dateUtc="2026-01-16T10:06:00Z">
        <w:r w:rsidR="008F7923">
          <w:rPr>
            <w:rFonts w:ascii="Arial" w:hAnsi="Arial" w:cs="Arial"/>
          </w:rPr>
          <w:t xml:space="preserve">the </w:t>
        </w:r>
      </w:ins>
      <w:r w:rsidR="004170A4" w:rsidRPr="007F6A38">
        <w:rPr>
          <w:rFonts w:ascii="Arial" w:hAnsi="Arial" w:cs="Arial"/>
        </w:rPr>
        <w:t xml:space="preserve">independent </w:t>
      </w:r>
      <w:ins w:id="18" w:author="S.K. Kaptoge" w:date="2026-01-16T10:06:00Z" w16du:dateUtc="2026-01-16T10:06:00Z">
        <w:r w:rsidR="008F7923" w:rsidRPr="007F6A38">
          <w:rPr>
            <w:rFonts w:ascii="Arial" w:hAnsi="Arial" w:cs="Arial"/>
          </w:rPr>
          <w:t>associations</w:t>
        </w:r>
        <w:r w:rsidR="008F7923" w:rsidRPr="007F6A38">
          <w:rPr>
            <w:rFonts w:ascii="Arial" w:hAnsi="Arial" w:cs="Arial"/>
          </w:rPr>
          <w:t xml:space="preserve"> </w:t>
        </w:r>
      </w:ins>
      <w:r w:rsidR="004170A4" w:rsidRPr="007F6A38">
        <w:rPr>
          <w:rFonts w:ascii="Arial" w:hAnsi="Arial" w:cs="Arial"/>
        </w:rPr>
        <w:t>of these covariates</w:t>
      </w:r>
      <w:r w:rsidR="00A03557" w:rsidRPr="007F6A38">
        <w:rPr>
          <w:rFonts w:ascii="Arial" w:hAnsi="Arial" w:cs="Arial"/>
        </w:rPr>
        <w:t>,</w:t>
      </w:r>
      <w:r w:rsidR="004170A4" w:rsidRPr="007F6A38">
        <w:rPr>
          <w:rFonts w:ascii="Arial" w:hAnsi="Arial" w:cs="Arial"/>
        </w:rPr>
        <w:t xml:space="preserve"> which is key for valid inferences</w:t>
      </w:r>
      <w:r w:rsidR="004170A4" w:rsidRPr="007F6A38">
        <w:rPr>
          <w:rFonts w:ascii="Arial" w:hAnsi="Arial" w:cs="Arial"/>
        </w:rPr>
        <w:fldChar w:fldCharType="begin"/>
      </w:r>
      <w:r w:rsidR="004170A4" w:rsidRPr="007F6A38">
        <w:rPr>
          <w:rFonts w:ascii="Arial" w:hAnsi="Arial" w:cs="Arial"/>
        </w:rPr>
        <w:instrText xml:space="preserve"> ADDIN ZOTERO_ITEM CSL_CITATION {"citationID":"wBU0Js1R","properties":{"formattedCitation":"(45)","plainCitation":"(45)","noteIndex":0},"citationItems":[{"id":799,"uris":["http://zotero.org/users/19172719/items/IEFGSVCN"],"itemData":{"id":799,"type":"article-journal","abstract":"Misinterpretation and abuse of statistical tests, confidence intervals, and statistical power have been decried for decades, yet remain rampant. A key problem is that there are no interpretations of these concepts that are at once simple, intuitive, correct, and foolproof. Instead, correct use and interpretation of these statistics requires an attention to detail which seems to tax the patience of working scientists. This high cognitive demand has led to an epidemic of shortcut definitions and interpretations that are simply wrong, sometimes disastrously so—and yet these misinterpretations dominate much of the scientific literature. In light of this problem, we provide definitions and a discussion of basic statistics that are more general and critical than typically found in traditional introductory expositions. Our goal is to provide a resource for instructors, researchers, and consumers of statistics whose knowledge of statistical theory and technique may be limited but who wish to avoid and spot misinterpretations. We emphasize how violation of often unstated analysis protocols (such as selecting analyses for presentation based on the P values they produce) can lead to small P values even if the declared test hypothesis is correct, and can lead to large P values even if that hypothesis is incorrect. We then provide an explanatory list of 25 misinterpretations of P values, confidence intervals, and power. We conclude with guidelines for improving statistical interpretation and reporting.","container-title":"European Journal of Epidemiology","DOI":"10.1007/s10654-016-0149-3","ISSN":"1573-7284","issue":"4","journalAbbreviation":"Eur J Epidemiol","language":"en","page":"337-350","source":"Springer Link","title":"Statistical tests, P values, confidence intervals, and power: a guide to misinterpretations","title-short":"Statistical tests, P values, confidence intervals, and power","volume":"31","author":[{"family":"Greenland","given":"Sander"},{"family":"Senn","given":"Stephen J."},{"family":"Rothman","given":"Kenneth J."},{"family":"Carlin","given":"John B."},{"family":"Poole","given":"Charles"},{"family":"Goodman","given":"Steven N."},{"family":"Altman","given":"Douglas G."}],"issued":{"date-parts":[["2016",4,1]]}}}],"schema":"https://github.com/citation-style-language/schema/raw/master/csl-citation.json"} </w:instrText>
      </w:r>
      <w:r w:rsidR="004170A4" w:rsidRPr="007F6A38">
        <w:rPr>
          <w:rFonts w:ascii="Arial" w:hAnsi="Arial" w:cs="Arial"/>
        </w:rPr>
        <w:fldChar w:fldCharType="separate"/>
      </w:r>
      <w:r w:rsidR="004170A4" w:rsidRPr="007F6A38">
        <w:rPr>
          <w:rFonts w:ascii="Arial" w:hAnsi="Arial" w:cs="Arial"/>
        </w:rPr>
        <w:t>(45)</w:t>
      </w:r>
      <w:r w:rsidR="004170A4" w:rsidRPr="007F6A38">
        <w:rPr>
          <w:rFonts w:ascii="Arial" w:hAnsi="Arial" w:cs="Arial"/>
        </w:rPr>
        <w:fldChar w:fldCharType="end"/>
      </w:r>
      <w:r w:rsidR="004170A4" w:rsidRPr="007F6A38">
        <w:rPr>
          <w:rFonts w:ascii="Arial" w:hAnsi="Arial" w:cs="Arial"/>
        </w:rPr>
        <w:t xml:space="preserve">. </w:t>
      </w:r>
    </w:p>
    <w:p w14:paraId="233AEF27" w14:textId="77777777" w:rsidR="00A03557" w:rsidRPr="007F6A38" w:rsidRDefault="004170A4" w:rsidP="00FC6F0C">
      <w:pPr>
        <w:spacing w:line="360" w:lineRule="auto"/>
        <w:jc w:val="both"/>
        <w:rPr>
          <w:rFonts w:ascii="Arial" w:hAnsi="Arial" w:cs="Arial"/>
        </w:rPr>
      </w:pPr>
      <w:r w:rsidRPr="007F6A38">
        <w:rPr>
          <w:rFonts w:ascii="Arial" w:hAnsi="Arial" w:cs="Arial"/>
        </w:rPr>
        <w:t>Multivariable linear regression will be used for continuous outcomes</w:t>
      </w:r>
      <w:r w:rsidR="00A03557" w:rsidRPr="007F6A38">
        <w:rPr>
          <w:rFonts w:ascii="Arial" w:hAnsi="Arial" w:cs="Arial"/>
        </w:rPr>
        <w:t xml:space="preserve"> such as blood pressure</w:t>
      </w:r>
      <w:r w:rsidR="00A75948" w:rsidRPr="007F6A38">
        <w:rPr>
          <w:rFonts w:ascii="Arial" w:hAnsi="Arial" w:cs="Arial"/>
        </w:rPr>
        <w:t>,</w:t>
      </w:r>
      <w:r w:rsidRPr="007F6A38">
        <w:rPr>
          <w:rFonts w:ascii="Arial" w:hAnsi="Arial" w:cs="Arial"/>
        </w:rPr>
        <w:t xml:space="preserve"> and </w:t>
      </w:r>
      <w:r w:rsidR="00A03557" w:rsidRPr="007F6A38">
        <w:rPr>
          <w:rFonts w:ascii="Arial" w:hAnsi="Arial" w:cs="Arial"/>
        </w:rPr>
        <w:t>multivariable</w:t>
      </w:r>
      <w:r w:rsidRPr="007F6A38">
        <w:rPr>
          <w:rFonts w:ascii="Arial" w:hAnsi="Arial" w:cs="Arial"/>
        </w:rPr>
        <w:t xml:space="preserve"> logistic regression for binary outcomes</w:t>
      </w:r>
      <w:r w:rsidR="00A03557" w:rsidRPr="007F6A38">
        <w:rPr>
          <w:rFonts w:ascii="Arial" w:hAnsi="Arial" w:cs="Arial"/>
        </w:rPr>
        <w:t xml:space="preserve">, estimating β coefficients and odds ratios with 95% confidence intervals for prevalent </w:t>
      </w:r>
      <w:r w:rsidR="00B731E8" w:rsidRPr="007F6A38">
        <w:rPr>
          <w:rFonts w:ascii="Arial" w:hAnsi="Arial" w:cs="Arial"/>
        </w:rPr>
        <w:t xml:space="preserve">type 2 diabetes, </w:t>
      </w:r>
      <w:r w:rsidR="00CC57E5" w:rsidRPr="007F6A38">
        <w:rPr>
          <w:rFonts w:ascii="Arial" w:hAnsi="Arial" w:cs="Arial"/>
        </w:rPr>
        <w:t xml:space="preserve">cardiovascular disease, hypertension, </w:t>
      </w:r>
      <w:r w:rsidR="00B731E8" w:rsidRPr="007F6A38">
        <w:rPr>
          <w:rFonts w:ascii="Arial" w:hAnsi="Arial" w:cs="Arial"/>
        </w:rPr>
        <w:t xml:space="preserve">and multimorbidity. Models will be adjusted </w:t>
      </w:r>
      <w:r w:rsidR="001E050E" w:rsidRPr="007F6A38">
        <w:rPr>
          <w:rFonts w:ascii="Arial" w:hAnsi="Arial" w:cs="Arial"/>
        </w:rPr>
        <w:t>for</w:t>
      </w:r>
      <w:r w:rsidR="00B731E8" w:rsidRPr="007F6A38">
        <w:rPr>
          <w:rFonts w:ascii="Arial" w:hAnsi="Arial" w:cs="Arial"/>
        </w:rPr>
        <w:t xml:space="preserve"> re</w:t>
      </w:r>
      <w:r w:rsidR="00954517" w:rsidRPr="007F6A38">
        <w:rPr>
          <w:rFonts w:ascii="Arial" w:hAnsi="Arial" w:cs="Arial"/>
        </w:rPr>
        <w:t xml:space="preserve">levant confounders </w:t>
      </w:r>
      <w:r w:rsidR="00954517" w:rsidRPr="007F6A38">
        <w:rPr>
          <w:rFonts w:ascii="Arial" w:hAnsi="Arial" w:cs="Arial"/>
        </w:rPr>
        <w:fldChar w:fldCharType="begin"/>
      </w:r>
      <w:r w:rsidR="00A03557" w:rsidRPr="007F6A38">
        <w:rPr>
          <w:rFonts w:ascii="Arial" w:hAnsi="Arial" w:cs="Arial"/>
        </w:rPr>
        <w:instrText xml:space="preserve"> ADDIN ZOTERO_ITEM CSL_CITATION {"citationID":"MzXlekO0","properties":{"formattedCitation":"(32,46)","plainCitation":"(32,46)","noteIndex":0},"citationItems":[{"id":192,"uris":["http://zotero.org/users/19172719/items/C3D88UQ3"],"itemData":{"id":192,"type":"article-journal","abstract":"OBJECTIVE: Related evidences of metabolically unhealthy profile of adults with normal weight are not well characterized in the Chinese population. This is because they cannot be effectively identified by regular measurements (such as body mass index [BMI]). To overcome this gap in literature, this study aimed at investigating the association between body composition and metabolically unhealthy profile in Chinese adults with normal weight.\nMETHODS: A total of 5427 individuals with normal-weight were recruited from 15820 people living in Ningxia Hui Autonomous Region in Northwest China. Normal-weight was defined as a BMI of 18.5-23.9 kg/m2. Metabolically unhealthy profile was assessed by the National Cholesterol Education Program Adult Treatment Panel III (ATP III). Metabolically unhealthy normal-weight (MUHNW) profile was defined in individuals who had normal weight and at least two cardiometabolic risk factors. Generalized linear model was used to investigate the association between body composition measured by bioelectrical impedance and metabolically unhealthy profile in adults with normal-weight.\nRESULTS: The percentage of metabolically unhealthy profile was 35.86% in adults with normal weight. Different MUHNW distributions were found between males and females depending on age. The percentage of the MUHNW profile significantly increased in women after the age of 55, contrary to men. The association between body composition and MUHNW was affected by age and sex. The increased adiposity indices (fat mass index [FMI], visceral fat level [VFL], waist circumference [WCF]), and reduced skeletal muscle mass ratio [SMR] showed significant differences between MUHNW and metabolically healthy with normal weight (MHNW) (p &lt; 0.05).\nCONCLUSION: The distribution of MUHNW differed between ages and sexes. FMI, VFL, WCF and SMR could be responsible for the MUHNW adults, providing a new insight into the potential metabolic risks for the adults with normal weight in China. This directs us in the management of the MUHNW for their early prevention.","container-title":"PloS One","DOI":"10.1371/journal.pone.0248782","ISSN":"1932-6203","issue":"3","journalAbbreviation":"PLoS One","language":"eng","note":"PMID: 33765000\nPMCID: PMC7993598","page":"e0248782","source":"PubMed","title":"The association between body composition and metabolically unhealthy profile of adults with normal weight in Northwest China","volume":"16","author":[{"family":"Fan","given":"Ling"},{"family":"Qiu","given":"Jiangwei"},{"family":"Zhao","given":"Yu"},{"family":"Yin","given":"Ting"},{"family":"Li","given":"Xiaoxia"},{"family":"Wang","given":"Qingan"},{"family":"Jing","given":"Jinyun"},{"family":"Zhang","given":"Jiaxing"},{"family":"Wang","given":"Faxuan"},{"family":"Liu","given":"Xiuying"},{"family":"Liu","given":"Lan"},{"family":"Zhao","given":"Yi"},{"family":"Zhang","given":"Yuhong"}],"issued":{"date-parts":[["2021"]]}}},{"id":801,"uris":["http://zotero.org/users/19172719/items/V3W3UABD"],"itemData":{"id":801,"type":"article-journal","abstract":"Much biomedical research is observational. The reporting of such research is often inadequate, which hampers the assessment of its strengths and weaknesses and of a study's generalisability. The Strengthening the Reporting of Observational Studies in Epidemiology (STROBE) initiative developed recommendations on what should be included in an accurate and complete report of an observational study. We defined the scope of the recommendations to cover three main study designs: cohort, case-control, and cross-sectional studies. We convened a 2-day workshop in September, 2004, with methodologists, researchers, and journal editors to draft a checklist of items. This list was subsequently revised during several meetings of the coordinating group and in e-mail discussions with the larger group of STROBE contributors, taking into account empirical evidence and methodological considerations. The workshop and the subsequent iterative process of consultation and revision resulted in a checklist of 22 items (the STROBE statement) that relate to the title, abstract, introduction, methods, results, and discussion sections of articles. 18 items are common to all three study designs and four are specific for cohort, case-control, or cross-sectional studies. A detailed explanation and elaboration document is published separately and is freely available on the websites of PLoS Medicine, Annals of Internal Medicine, and Epidemiology. We hope that the STROBE statement will contribute to improving the quality of reporting of observational studies.","container-title":"The Lancet","DOI":"10.1016/S0140-6736(07)61602-X","ISSN":"0140-6736","issue":"9596","journalAbbreviation":"The Lancet","page":"1453-1457","source":"ScienceDirect","title":"The Strengthening the Reporting of Observational Studies in Epidemiology (STROBE) statement: guidelines for reporting observational studies","title-short":"The Strengthening the Reporting of Observational Studies in Epidemiology (STROBE) statement","volume":"370","author":[{"family":"Elm","given":"Erik","non-dropping-particle":"von"},{"family":"Altman","given":"Douglas G"},{"family":"Egger","given":"Matthias"},{"family":"Pocock","given":"Stuart J"},{"family":"Gøtzsche","given":"Peter C"},{"family":"Vandenbroucke","given":"Jan P"}],"issued":{"date-parts":[["2007",10,20]]}}}],"schema":"https://github.com/citation-style-language/schema/raw/master/csl-citation.json"} </w:instrText>
      </w:r>
      <w:r w:rsidR="00954517" w:rsidRPr="007F6A38">
        <w:rPr>
          <w:rFonts w:ascii="Arial" w:hAnsi="Arial" w:cs="Arial"/>
        </w:rPr>
        <w:fldChar w:fldCharType="separate"/>
      </w:r>
      <w:r w:rsidR="00A03557" w:rsidRPr="007F6A38">
        <w:rPr>
          <w:rFonts w:ascii="Arial" w:hAnsi="Arial" w:cs="Arial"/>
        </w:rPr>
        <w:t>(32,46)</w:t>
      </w:r>
      <w:r w:rsidR="00954517" w:rsidRPr="007F6A38">
        <w:rPr>
          <w:rFonts w:ascii="Arial" w:hAnsi="Arial" w:cs="Arial"/>
        </w:rPr>
        <w:fldChar w:fldCharType="end"/>
      </w:r>
      <w:r w:rsidR="00B731E8" w:rsidRPr="007F6A38">
        <w:rPr>
          <w:rFonts w:ascii="Arial" w:hAnsi="Arial" w:cs="Arial"/>
        </w:rPr>
        <w:t xml:space="preserve"> while preserving sample size: Model 1 will adjust for age, sex, and site; Model 2 will add socioeconomic variables; Model 3 will add behavioural factors.</w:t>
      </w:r>
    </w:p>
    <w:p w14:paraId="26F5683D" w14:textId="77777777" w:rsidR="00A03557" w:rsidRPr="007F6A38" w:rsidRDefault="00A03557" w:rsidP="00FC6F0C">
      <w:pPr>
        <w:spacing w:line="360" w:lineRule="auto"/>
        <w:jc w:val="both"/>
        <w:rPr>
          <w:rFonts w:ascii="Arial" w:hAnsi="Arial" w:cs="Arial"/>
          <w:bCs/>
        </w:rPr>
      </w:pPr>
      <w:r w:rsidRPr="007F6A38">
        <w:rPr>
          <w:rFonts w:ascii="Arial" w:hAnsi="Arial" w:cs="Arial"/>
        </w:rPr>
        <w:t xml:space="preserve">Furthermore, to address the inherent dependency in household-based sampling, </w:t>
      </w:r>
      <w:r w:rsidRPr="007F6A38">
        <w:rPr>
          <w:rFonts w:ascii="Arial" w:hAnsi="Arial" w:cs="Arial"/>
          <w:bCs/>
        </w:rPr>
        <w:t>Linear Mixed-Effects Models (LMM)</w:t>
      </w:r>
      <w:r w:rsidRPr="007F6A38">
        <w:rPr>
          <w:rFonts w:ascii="Arial" w:hAnsi="Arial" w:cs="Arial"/>
        </w:rPr>
        <w:t xml:space="preserve"> and </w:t>
      </w:r>
      <w:r w:rsidRPr="007F6A38">
        <w:rPr>
          <w:rFonts w:ascii="Arial" w:hAnsi="Arial" w:cs="Arial"/>
          <w:bCs/>
        </w:rPr>
        <w:t>Generalized Linear Mixed Models (GLMM)</w:t>
      </w:r>
      <w:r w:rsidRPr="007F6A38">
        <w:rPr>
          <w:rFonts w:ascii="Arial" w:hAnsi="Arial" w:cs="Arial"/>
        </w:rPr>
        <w:t xml:space="preserve"> will be employed, incorporating household ID as a </w:t>
      </w:r>
      <w:r w:rsidRPr="007F6A38">
        <w:rPr>
          <w:rFonts w:ascii="Arial" w:hAnsi="Arial" w:cs="Arial"/>
          <w:bCs/>
        </w:rPr>
        <w:t>random effect</w:t>
      </w:r>
      <w:r w:rsidRPr="007F6A38">
        <w:rPr>
          <w:rFonts w:ascii="Arial" w:hAnsi="Arial" w:cs="Arial"/>
          <w:bCs/>
        </w:rPr>
        <w:fldChar w:fldCharType="begin"/>
      </w:r>
      <w:r w:rsidRPr="007F6A38">
        <w:rPr>
          <w:rFonts w:ascii="Arial" w:hAnsi="Arial" w:cs="Arial"/>
          <w:bCs/>
        </w:rPr>
        <w:instrText xml:space="preserve"> ADDIN ZOTERO_ITEM CSL_CITATION {"citationID":"pYwy4kve","properties":{"formattedCitation":"(47)","plainCitation":"(47)","noteIndex":0},"citationItems":[{"id":811,"uris":["http://zotero.org/users/19172719/items/C53NZIWN"],"itemData":{"id":811,"type":"article-journal","abstract":"▪ Abstract Over the past few years there has been growing interest in considering factors defined at multiple levels in public health research. Multilevel analysis has emerged as one analytical strategy that may partly address this need, by allowing the simultaneous examination of group-level and individual-level factors. This paper reviews the rationale for using multilevel analysis in public health research, summarizes the statistical methodology, and highlights some of the research questions that have been addressed using these methods. The advantages and disadvantages of multi level analysis compared with standard methods are reviewed. The use of multilevel analysis raises theoretical and methodological issues related to the theoretical model being tested, the conceptual distinction between group and individual-level variables, the ability to differentiate “independent” effects, the reciprocal relationships between factors at different levels, and the increased complexity that these models imply. The potentialities and limitations of multilevel analysis, within the broader context of understanding the role of factors defined at multiple levels in shaping health outcomes, are discussed.","container-title":"Annual Review of Public Health","DOI":"10.1146/annurev.publhealth.21.1.171","ISSN":"0163-7525, 1545-2093","issue":"Volume 21, 2000","language":"en","note":"publisher: Annual Reviews","page":"171-192","source":"www.annualreviews.org","title":"Multilevel Analysis in Public Health Research","volume":"21","author":[{"family":"Diez-Roux","given":"Ana V."}],"issued":{"date-parts":[["2000",5,1]]}}}],"schema":"https://github.com/citation-style-language/schema/raw/master/csl-citation.json"} </w:instrText>
      </w:r>
      <w:r w:rsidRPr="007F6A38">
        <w:rPr>
          <w:rFonts w:ascii="Arial" w:hAnsi="Arial" w:cs="Arial"/>
          <w:bCs/>
        </w:rPr>
        <w:fldChar w:fldCharType="separate"/>
      </w:r>
      <w:r w:rsidRPr="007F6A38">
        <w:rPr>
          <w:rFonts w:ascii="Arial" w:hAnsi="Arial" w:cs="Arial"/>
        </w:rPr>
        <w:t>(47)</w:t>
      </w:r>
      <w:r w:rsidRPr="007F6A38">
        <w:rPr>
          <w:rFonts w:ascii="Arial" w:hAnsi="Arial" w:cs="Arial"/>
          <w:bCs/>
        </w:rPr>
        <w:fldChar w:fldCharType="end"/>
      </w:r>
      <w:r w:rsidRPr="007F6A38">
        <w:rPr>
          <w:rFonts w:ascii="Arial" w:hAnsi="Arial" w:cs="Arial"/>
          <w:bCs/>
        </w:rPr>
        <w:t xml:space="preserve">. </w:t>
      </w:r>
      <w:r w:rsidR="00A75948" w:rsidRPr="007F6A38">
        <w:rPr>
          <w:rFonts w:ascii="Arial" w:hAnsi="Arial" w:cs="Arial"/>
        </w:rPr>
        <w:t>T</w:t>
      </w:r>
      <w:r w:rsidRPr="007F6A38">
        <w:rPr>
          <w:rFonts w:ascii="Arial" w:hAnsi="Arial" w:cs="Arial"/>
        </w:rPr>
        <w:t>his accounts for the shared environmental and lifestyle exposures (e.g., diet and air pollution) unique to each household cluster.</w:t>
      </w:r>
      <w:r w:rsidR="00A75948" w:rsidRPr="007F6A38">
        <w:rPr>
          <w:rFonts w:ascii="Arial" w:hAnsi="Arial" w:cs="Arial"/>
          <w:bCs/>
        </w:rPr>
        <w:t xml:space="preserve"> </w:t>
      </w:r>
      <w:r w:rsidRPr="007F6A38">
        <w:rPr>
          <w:rFonts w:ascii="Arial" w:hAnsi="Arial" w:cs="Arial"/>
        </w:rPr>
        <w:t>Regression models further allow flexible handling of non-normal data through transformations, categorisation (</w:t>
      </w:r>
      <w:r w:rsidR="00A75948" w:rsidRPr="007F6A38">
        <w:rPr>
          <w:rFonts w:ascii="Arial" w:hAnsi="Arial" w:cs="Arial"/>
        </w:rPr>
        <w:t xml:space="preserve">e.g. </w:t>
      </w:r>
      <w:r w:rsidRPr="007F6A38">
        <w:rPr>
          <w:rFonts w:ascii="Arial" w:hAnsi="Arial" w:cs="Arial"/>
        </w:rPr>
        <w:t xml:space="preserve">deciles), and non-linear terms, rather than reliance on rank-based tests </w:t>
      </w:r>
      <w:r w:rsidRPr="007F6A38">
        <w:rPr>
          <w:rFonts w:ascii="Arial" w:hAnsi="Arial" w:cs="Arial"/>
        </w:rPr>
        <w:fldChar w:fldCharType="begin"/>
      </w:r>
      <w:r w:rsidRPr="007F6A38">
        <w:rPr>
          <w:rFonts w:ascii="Arial" w:hAnsi="Arial" w:cs="Arial"/>
        </w:rPr>
        <w:instrText xml:space="preserve"> ADDIN ZOTERO_ITEM CSL_CITATION {"citationID":"FwonQzGr","properties":{"formattedCitation":"(13,41)","plainCitation":"(13,41)","noteIndex":0},"citationItems":[{"id":511,"uris":["http://zotero.org/users/19172719/items/2EIBSZFW"],"itemData":{"id":511,"type":"article-journal","abstract":"Objective This study investigated the number of Korean adults who had a normal body mass index (BMI) but high body-fat percentage (BF%) and determined their increased risk factors for cardiovascular diseases, including high blood pressure, hyperglycemia, and dyslipidemia. Design and Methods This cross-sectional study was based on 12,386 subjects (6,534 men and 5,852 women), with a normal BMI, between 30 and 49 years of age. Subjects were categorized into two groups by BF% (normal BF% group, BF% &lt;25 for men, and BF% &lt;30 for women; high BF(%) group, BF% ≥25 for men, and BF% ≥30 for women). Results The proportion of subjects with a normal BMI and high BF% was 12.7% (n = 1,572; 291 [4.5%] men and 1,281 [21.9%] women). Subjects with a high BF% had a significantly higher prevalence of high blood pressure (men only), hyperglycemia, and dyslipidemia. Multiple logistic regression analyses revealed that subjects with a normal BMI and high BF% had a 1.63 (adjusted odds ratio, 95% confidence interval: 1.21–2.19) in men and 1.56 (adjusted odds ratio, 95% confidence interval: 1.36–1.80) in women increased risk of one or more cardiovascular risk factors compared to subjects in the normal BMI and normal BF% group, even after adjusting for abdominal obesity. Conclusion High BF% is associated with a high cardiometabolic risks, regardless of abdominal obesity, in normal-weight Korean adults. Thus, follow-up screening of those with a high BF% may be necessary to detect and prevent cardiometabolic diseases, particularly for women with a normal BMI.","container-title":"Obesity","DOI":"10.1002/oby.20020","ISSN":"1930-739X","issue":"8","language":"en","license":"Copyright © 2012 The Obesity Society","note":"_eprint: https://onlinelibrary.wiley.com/doi/pdf/10.1002/oby.20020","page":"1571-1577","source":"Wiley Online Library","title":"Implication of high-body-fat percentage on cardiometabolic risk in middle-aged, healthy, normal-weight adults","volume":"21","author":[{"family":"Kim","given":"Ji Young"},{"family":"Han","given":"Sang-Hwan"},{"family":"Yang","given":"Bong-Min"}],"issued":{"date-parts":[["2013"]]}}},{"id":794,"uris":["http://zotero.org/users/19172719/items/ZGYXRDZ4"],"itemData":{"id":794,"type":"article-journal","abstract":"Statistical errors are common in scientific literature and about 50% of the published articles have at least one error. The assumption of normality needs to be checked for many statistical procedures, namely parametric tests, because their validity depends on it. The aim of this commentary is to overview checking for normality in statistical analysis using SPSS.","container-title":"International Journal of Endocrinology and Metabolism","DOI":"10.5812/ijem.3505","ISSN":"1726-913X","issue":"2","journalAbbreviation":"Int J Endocrinol Metab","note":"PMID: 23843808\nPMCID: PMC3693611","page":"486-489","source":"PubMed Central","title":"Normality Tests for Statistical Analysis: A Guide for Non-Statisticians","title-short":"Normality Tests for Statistical Analysis","volume":"10","author":[{"family":"Ghasemi","given":"Asghar"},{"family":"Zahediasl","given":"Saleh"}],"issued":{"date-parts":[["2012"]]}}}],"schema":"https://github.com/citation-style-language/schema/raw/master/csl-citation.json"} </w:instrText>
      </w:r>
      <w:r w:rsidRPr="007F6A38">
        <w:rPr>
          <w:rFonts w:ascii="Arial" w:hAnsi="Arial" w:cs="Arial"/>
        </w:rPr>
        <w:fldChar w:fldCharType="separate"/>
      </w:r>
      <w:r w:rsidRPr="007F6A38">
        <w:rPr>
          <w:rFonts w:ascii="Arial" w:hAnsi="Arial" w:cs="Arial"/>
        </w:rPr>
        <w:t>(13,41)</w:t>
      </w:r>
      <w:r w:rsidRPr="007F6A38">
        <w:rPr>
          <w:rFonts w:ascii="Arial" w:hAnsi="Arial" w:cs="Arial"/>
        </w:rPr>
        <w:fldChar w:fldCharType="end"/>
      </w:r>
      <w:r w:rsidRPr="007F6A38">
        <w:rPr>
          <w:rFonts w:ascii="Arial" w:hAnsi="Arial" w:cs="Arial"/>
        </w:rPr>
        <w:t xml:space="preserve">. </w:t>
      </w:r>
    </w:p>
    <w:p w14:paraId="2FACB810" w14:textId="77777777" w:rsidR="00B731E8" w:rsidRPr="007F6A38" w:rsidRDefault="00B731E8" w:rsidP="00FC6F0C">
      <w:pPr>
        <w:pStyle w:val="Heading3"/>
        <w:spacing w:line="360" w:lineRule="auto"/>
        <w:jc w:val="both"/>
        <w:rPr>
          <w:rFonts w:ascii="Arial" w:hAnsi="Arial" w:cs="Arial"/>
          <w:b w:val="0"/>
          <w:sz w:val="22"/>
          <w:szCs w:val="22"/>
        </w:rPr>
      </w:pPr>
      <w:r w:rsidRPr="007F6A38">
        <w:rPr>
          <w:rFonts w:ascii="Arial" w:hAnsi="Arial" w:cs="Arial"/>
          <w:sz w:val="22"/>
          <w:szCs w:val="22"/>
        </w:rPr>
        <w:t>Assumptions</w:t>
      </w:r>
    </w:p>
    <w:p w14:paraId="101E17BB" w14:textId="77777777" w:rsidR="00B731E8" w:rsidRPr="007F6A38" w:rsidRDefault="00B731E8" w:rsidP="00FC6F0C">
      <w:pPr>
        <w:spacing w:line="360" w:lineRule="auto"/>
        <w:jc w:val="both"/>
        <w:rPr>
          <w:rFonts w:ascii="Arial" w:hAnsi="Arial" w:cs="Arial"/>
        </w:rPr>
      </w:pPr>
      <w:r w:rsidRPr="007F6A38">
        <w:rPr>
          <w:rFonts w:ascii="Arial" w:hAnsi="Arial" w:cs="Arial"/>
        </w:rPr>
        <w:t>Continuous variables are assumed to be approximately normal or transformable</w:t>
      </w:r>
    </w:p>
    <w:p w14:paraId="6D811335" w14:textId="77777777" w:rsidR="00B731E8" w:rsidRPr="007F6A38" w:rsidRDefault="00B731E8" w:rsidP="00FC6F0C">
      <w:pPr>
        <w:spacing w:line="360" w:lineRule="auto"/>
        <w:jc w:val="both"/>
        <w:rPr>
          <w:rFonts w:ascii="Arial" w:hAnsi="Arial" w:cs="Arial"/>
        </w:rPr>
      </w:pPr>
      <w:r w:rsidRPr="007F6A38">
        <w:rPr>
          <w:rFonts w:ascii="Arial" w:hAnsi="Arial" w:cs="Arial"/>
        </w:rPr>
        <w:lastRenderedPageBreak/>
        <w:t>Linear relationships are assumed for regression models, with non-linear terms or categorisation applied if assumptions are violated.</w:t>
      </w:r>
    </w:p>
    <w:p w14:paraId="0BCAD3E4" w14:textId="1CD55B85" w:rsidR="00B731E8" w:rsidRPr="007F6A38" w:rsidRDefault="00B731E8" w:rsidP="00FC6F0C">
      <w:pPr>
        <w:spacing w:line="360" w:lineRule="auto"/>
        <w:jc w:val="both"/>
        <w:rPr>
          <w:rFonts w:ascii="Arial" w:hAnsi="Arial" w:cs="Arial"/>
        </w:rPr>
      </w:pPr>
      <w:r w:rsidRPr="007F6A38">
        <w:rPr>
          <w:rFonts w:ascii="Arial" w:hAnsi="Arial" w:cs="Arial"/>
        </w:rPr>
        <w:t xml:space="preserve">The likelihood ratio test will be used to compare models with and without body composition measures </w:t>
      </w:r>
      <w:del w:id="19" w:author="S.K. Kaptoge" w:date="2026-01-16T10:10:00Z" w16du:dateUtc="2026-01-16T10:10:00Z">
        <w:r w:rsidRPr="007F6A38" w:rsidDel="008F7923">
          <w:rPr>
            <w:rFonts w:ascii="Arial" w:hAnsi="Arial" w:cs="Arial"/>
          </w:rPr>
          <w:delText>based on</w:delText>
        </w:r>
      </w:del>
      <w:ins w:id="20" w:author="S.K. Kaptoge" w:date="2026-01-16T10:10:00Z" w16du:dateUtc="2026-01-16T10:10:00Z">
        <w:r w:rsidR="008F7923">
          <w:rPr>
            <w:rFonts w:ascii="Arial" w:hAnsi="Arial" w:cs="Arial"/>
          </w:rPr>
          <w:t>and goodness of fit assessed using</w:t>
        </w:r>
      </w:ins>
      <w:r w:rsidRPr="007F6A38">
        <w:rPr>
          <w:rFonts w:ascii="Arial" w:hAnsi="Arial" w:cs="Arial"/>
        </w:rPr>
        <w:t xml:space="preserve"> the Akaike Information Criterion and adjusted R-squar</w:t>
      </w:r>
      <w:r w:rsidR="003D1AD8" w:rsidRPr="007F6A38">
        <w:rPr>
          <w:rFonts w:ascii="Arial" w:hAnsi="Arial" w:cs="Arial"/>
        </w:rPr>
        <w:t>ed.</w:t>
      </w:r>
      <w:r w:rsidR="00A75948" w:rsidRPr="007F6A38">
        <w:rPr>
          <w:rFonts w:ascii="Arial" w:hAnsi="Arial" w:cs="Arial"/>
        </w:rPr>
        <w:t xml:space="preserve"> Differences in associations by</w:t>
      </w:r>
      <w:r w:rsidRPr="007F6A38">
        <w:rPr>
          <w:rFonts w:ascii="Arial" w:hAnsi="Arial" w:cs="Arial"/>
        </w:rPr>
        <w:t xml:space="preserve"> sex, age group, socioeconomic statu</w:t>
      </w:r>
      <w:r w:rsidR="00A75948" w:rsidRPr="007F6A38">
        <w:rPr>
          <w:rFonts w:ascii="Arial" w:hAnsi="Arial" w:cs="Arial"/>
        </w:rPr>
        <w:t>s, and study setting will be explored by stratified analyses and inclusion of interaction terms as relevant in multivariable regression models</w:t>
      </w:r>
      <w:r w:rsidR="003D1AD8" w:rsidRPr="007F6A38">
        <w:rPr>
          <w:rFonts w:ascii="Arial" w:hAnsi="Arial" w:cs="Arial"/>
        </w:rPr>
        <w:t>. I will build skills to do this in my advanced biostatistics module.</w:t>
      </w:r>
    </w:p>
    <w:p w14:paraId="7F2F7A36" w14:textId="77777777" w:rsidR="00B731E8" w:rsidRPr="007F6A38" w:rsidRDefault="00B731E8" w:rsidP="00FC6F0C">
      <w:pPr>
        <w:pStyle w:val="Heading3"/>
        <w:spacing w:line="360" w:lineRule="auto"/>
        <w:jc w:val="both"/>
        <w:rPr>
          <w:rFonts w:ascii="Arial" w:hAnsi="Arial" w:cs="Arial"/>
          <w:b w:val="0"/>
          <w:sz w:val="22"/>
          <w:szCs w:val="22"/>
        </w:rPr>
      </w:pPr>
      <w:r w:rsidRPr="007F6A38">
        <w:rPr>
          <w:rFonts w:ascii="Arial" w:hAnsi="Arial" w:cs="Arial"/>
          <w:sz w:val="22"/>
          <w:szCs w:val="22"/>
        </w:rPr>
        <w:t>Research aim 3</w:t>
      </w:r>
    </w:p>
    <w:p w14:paraId="5B706626" w14:textId="77777777" w:rsidR="00A35EE6" w:rsidRPr="007F6A38" w:rsidRDefault="00B731E8" w:rsidP="00FC6F0C">
      <w:pPr>
        <w:spacing w:line="360" w:lineRule="auto"/>
        <w:jc w:val="both"/>
        <w:rPr>
          <w:rFonts w:ascii="Arial" w:hAnsi="Arial" w:cs="Arial"/>
        </w:rPr>
      </w:pPr>
      <w:r w:rsidRPr="007F6A38">
        <w:rPr>
          <w:rFonts w:ascii="Arial" w:hAnsi="Arial" w:cs="Arial"/>
        </w:rPr>
        <w:t xml:space="preserve">Cox proportional hazard regression models will examine associations between baseline body composition measures and incident type 2 diabetes. Dose–response relationships will be evaluated using continuous and categorised exposures. These analyses will be interpreted cautiously due to </w:t>
      </w:r>
      <w:r w:rsidR="00A35EE6" w:rsidRPr="007F6A38">
        <w:rPr>
          <w:rFonts w:ascii="Arial" w:hAnsi="Arial" w:cs="Arial"/>
        </w:rPr>
        <w:t>preliminary outcomes being self-reported while incident outcome validation is ongoing.</w:t>
      </w:r>
    </w:p>
    <w:p w14:paraId="020B9574" w14:textId="77777777" w:rsidR="00B731E8" w:rsidRPr="007F6A38" w:rsidRDefault="00B731E8" w:rsidP="00FC6F0C">
      <w:pPr>
        <w:pStyle w:val="Heading3"/>
        <w:spacing w:line="360" w:lineRule="auto"/>
        <w:jc w:val="both"/>
        <w:rPr>
          <w:rFonts w:ascii="Arial" w:hAnsi="Arial" w:cs="Arial"/>
          <w:b w:val="0"/>
          <w:sz w:val="22"/>
          <w:szCs w:val="22"/>
        </w:rPr>
      </w:pPr>
      <w:r w:rsidRPr="007F6A38">
        <w:rPr>
          <w:rFonts w:ascii="Arial" w:hAnsi="Arial" w:cs="Arial"/>
          <w:sz w:val="22"/>
          <w:szCs w:val="22"/>
        </w:rPr>
        <w:t>Assumptions</w:t>
      </w:r>
    </w:p>
    <w:p w14:paraId="117127DC" w14:textId="77777777" w:rsidR="00B731E8" w:rsidRPr="007F6A38" w:rsidRDefault="00B731E8" w:rsidP="00FC6F0C">
      <w:pPr>
        <w:spacing w:line="360" w:lineRule="auto"/>
        <w:jc w:val="both"/>
        <w:rPr>
          <w:rFonts w:ascii="Arial" w:hAnsi="Arial" w:cs="Arial"/>
        </w:rPr>
      </w:pPr>
      <w:r w:rsidRPr="007F6A38">
        <w:rPr>
          <w:rFonts w:ascii="Arial" w:hAnsi="Arial" w:cs="Arial"/>
        </w:rPr>
        <w:t>Baseline body composition is assumed to precede incident outcomes</w:t>
      </w:r>
    </w:p>
    <w:p w14:paraId="3D12D68D" w14:textId="77777777" w:rsidR="00B731E8" w:rsidRPr="007F6A38" w:rsidRDefault="00B731E8" w:rsidP="00FC6F0C">
      <w:pPr>
        <w:spacing w:line="360" w:lineRule="auto"/>
        <w:jc w:val="both"/>
        <w:rPr>
          <w:rFonts w:ascii="Arial" w:hAnsi="Arial" w:cs="Arial"/>
        </w:rPr>
      </w:pPr>
      <w:r w:rsidRPr="007F6A38">
        <w:rPr>
          <w:rFonts w:ascii="Arial" w:hAnsi="Arial" w:cs="Arial"/>
        </w:rPr>
        <w:t>There are constant hazard ratios over time</w:t>
      </w:r>
    </w:p>
    <w:p w14:paraId="16BDAF79" w14:textId="77777777" w:rsidR="00B731E8" w:rsidRPr="007F6A38" w:rsidRDefault="00B731E8" w:rsidP="00FC6F0C">
      <w:pPr>
        <w:spacing w:line="360" w:lineRule="auto"/>
        <w:jc w:val="both"/>
        <w:rPr>
          <w:rFonts w:ascii="Arial" w:hAnsi="Arial" w:cs="Arial"/>
        </w:rPr>
      </w:pPr>
      <w:r w:rsidRPr="007F6A38">
        <w:rPr>
          <w:rFonts w:ascii="Arial" w:hAnsi="Arial" w:cs="Arial"/>
        </w:rPr>
        <w:t xml:space="preserve">Censoring is assumed to be non-informative </w:t>
      </w:r>
    </w:p>
    <w:p w14:paraId="06017D0B" w14:textId="77777777" w:rsidR="00B731E8" w:rsidRPr="007F6A38" w:rsidRDefault="00B731E8" w:rsidP="00FC6F0C">
      <w:pPr>
        <w:spacing w:line="360" w:lineRule="auto"/>
        <w:jc w:val="both"/>
        <w:rPr>
          <w:rFonts w:ascii="Arial" w:hAnsi="Arial" w:cs="Arial"/>
        </w:rPr>
      </w:pPr>
      <w:r w:rsidRPr="007F6A38">
        <w:rPr>
          <w:rFonts w:ascii="Arial" w:hAnsi="Arial" w:cs="Arial"/>
        </w:rPr>
        <w:t>Sensitivity analyses excluding those on medication and with cardiometabolic diseases at baseline will be performed.</w:t>
      </w:r>
    </w:p>
    <w:p w14:paraId="0226B86F" w14:textId="2B511F81" w:rsidR="00B731E8" w:rsidRPr="007F6A38" w:rsidRDefault="00B731E8" w:rsidP="00FC6F0C">
      <w:pPr>
        <w:pStyle w:val="Heading2"/>
        <w:spacing w:line="360" w:lineRule="auto"/>
        <w:jc w:val="both"/>
        <w:rPr>
          <w:rFonts w:ascii="Arial" w:hAnsi="Arial" w:cs="Arial"/>
          <w:sz w:val="22"/>
          <w:szCs w:val="22"/>
        </w:rPr>
      </w:pPr>
      <w:r w:rsidRPr="007F6A38">
        <w:rPr>
          <w:rFonts w:ascii="Arial" w:hAnsi="Arial" w:cs="Arial"/>
          <w:sz w:val="22"/>
          <w:szCs w:val="22"/>
        </w:rPr>
        <w:t xml:space="preserve">Handling of missing </w:t>
      </w:r>
      <w:ins w:id="21" w:author="S.K. Kaptoge" w:date="2026-01-16T10:18:00Z" w16du:dateUtc="2026-01-16T10:18:00Z">
        <w:r w:rsidR="00B715B4">
          <w:rPr>
            <w:rFonts w:ascii="Arial" w:hAnsi="Arial" w:cs="Arial"/>
            <w:sz w:val="22"/>
            <w:szCs w:val="22"/>
          </w:rPr>
          <w:t>d</w:t>
        </w:r>
      </w:ins>
      <w:del w:id="22" w:author="S.K. Kaptoge" w:date="2026-01-16T10:18:00Z" w16du:dateUtc="2026-01-16T10:18:00Z">
        <w:r w:rsidRPr="007F6A38" w:rsidDel="00B715B4">
          <w:rPr>
            <w:rFonts w:ascii="Arial" w:hAnsi="Arial" w:cs="Arial"/>
            <w:sz w:val="22"/>
            <w:szCs w:val="22"/>
          </w:rPr>
          <w:delText>D</w:delText>
        </w:r>
      </w:del>
      <w:r w:rsidRPr="007F6A38">
        <w:rPr>
          <w:rFonts w:ascii="Arial" w:hAnsi="Arial" w:cs="Arial"/>
          <w:sz w:val="22"/>
          <w:szCs w:val="22"/>
        </w:rPr>
        <w:t>ata</w:t>
      </w:r>
    </w:p>
    <w:p w14:paraId="227E3EF6" w14:textId="77777777" w:rsidR="00B731E8" w:rsidRPr="007F6A38" w:rsidRDefault="00B731E8" w:rsidP="00FC6F0C">
      <w:pPr>
        <w:spacing w:line="360" w:lineRule="auto"/>
        <w:jc w:val="both"/>
        <w:rPr>
          <w:rFonts w:ascii="Arial" w:hAnsi="Arial" w:cs="Arial"/>
        </w:rPr>
      </w:pPr>
      <w:r w:rsidRPr="007F6A38">
        <w:rPr>
          <w:rFonts w:ascii="Arial" w:hAnsi="Arial" w:cs="Arial"/>
        </w:rPr>
        <w:t>Missing data will be handled according to a recommended framewo</w:t>
      </w:r>
      <w:r w:rsidR="00954517" w:rsidRPr="007F6A38">
        <w:rPr>
          <w:rFonts w:ascii="Arial" w:hAnsi="Arial" w:cs="Arial"/>
        </w:rPr>
        <w:t xml:space="preserve">rk for observational studies </w:t>
      </w:r>
      <w:r w:rsidR="00954517" w:rsidRPr="007F6A38">
        <w:rPr>
          <w:rFonts w:ascii="Arial" w:hAnsi="Arial" w:cs="Arial"/>
        </w:rPr>
        <w:fldChar w:fldCharType="begin"/>
      </w:r>
      <w:r w:rsidR="00A03557" w:rsidRPr="007F6A38">
        <w:rPr>
          <w:rFonts w:ascii="Arial" w:hAnsi="Arial" w:cs="Arial"/>
        </w:rPr>
        <w:instrText xml:space="preserve"> ADDIN ZOTERO_ITEM CSL_CITATION {"citationID":"lu8hfyEW","properties":{"formattedCitation":"(48)","plainCitation":"(48)","noteIndex":0},"citationItems":[{"id":523,"uris":["http://zotero.org/users/19172719/items/5ZBGSXDW"],"itemData":{"id":523,"type":"article-journal","abstract":"Missing data are ubiquitous in medical research. Although there is increasing guidance on how to handle missing data, practice is changing slowly and misapprehensions abound, particularly in observational research. Importantly, the lack of transparency around methodological decisions is threatening the validity and reproducibility of modern research. We present a practical framework for handling and reporting the analysis of incomplete data in observational studies, which we illustrate using a case study from the Avon Longitudinal Study of Parents and Children. The framework consists of three steps: 1) Develop an analysis plan specifying the analysis model and how missing data are going to be addressed. An important consideration is whether a complete records’ analysis is likely to be valid, whether multiple imputation or an alternative approach is likely to offer benefits and whether a sensitivity analysis regarding the missingness mechanism is required; 2) Examine the data, checking the methods outlined in the analysis plan are appropriate, and conduct the preplanned analysis; and 3) Report the results, including a description of the missing data, details on how the missing data were addressed, and the results from all analyses, interpreted in light of the missing data and the clinical relevance. This framework seeks to support researchers in thinking systematically about missing data and transparently reporting the potential effect on the study results, therefore increasing the confidence in and reproducibility of research findings., •Missing data are ubiquitous in medical research.•Guidance is available, but missing data are still often not handled appropriately.•We present a framework for handling and reporting analyses of incomplete data.•This framework encourages researchers to think systematically about missing data.•Adoption of this framework will increase the reproducibility of research findings.•This article provides a much needed framework for handling and reporting the analysis of incomplete data in observational studies.•The framework puts a strong emphasis on preplanning the statistical analysis and encourages transparency when reporting the results of a study.•Adoption of this framework will increase the confidence in and reproducibility of research findings.","container-title":"Journal of Clinical Epidemiology","DOI":"10.1016/j.jclinepi.2021.01.008","ISSN":"0895-4356","journalAbbreviation":"J Clin Epidemiol","note":"PMID: 33539930\nPMCID: PMC8168830","page":"79-88","source":"PubMed Central","title":"Framework for the treatment and reporting of missing data in observational studies: The Treatment And Reporting of Missing data in Observational Studies framework","title-short":"Framework for the treatment and reporting of missing data in observational studies","volume":"134","author":[{"family":"Lee","given":"Katherine J."},{"family":"Tilling","given":"Kate M."},{"family":"Cornish","given":"Rosie P."},{"family":"Little","given":"Roderick J.A."},{"family":"Bell","given":"Melanie L."},{"family":"Goetghebeur","given":"Els"},{"family":"Hogan","given":"Joseph W."},{"family":"Carpenter","given":"James R."}],"issued":{"date-parts":[["2021",6]]}}}],"schema":"https://github.com/citation-style-language/schema/raw/master/csl-citation.json"} </w:instrText>
      </w:r>
      <w:r w:rsidR="00954517" w:rsidRPr="007F6A38">
        <w:rPr>
          <w:rFonts w:ascii="Arial" w:hAnsi="Arial" w:cs="Arial"/>
        </w:rPr>
        <w:fldChar w:fldCharType="separate"/>
      </w:r>
      <w:r w:rsidR="00A03557" w:rsidRPr="007F6A38">
        <w:rPr>
          <w:rFonts w:ascii="Arial" w:hAnsi="Arial" w:cs="Arial"/>
        </w:rPr>
        <w:t>(48)</w:t>
      </w:r>
      <w:r w:rsidR="00954517" w:rsidRPr="007F6A38">
        <w:rPr>
          <w:rFonts w:ascii="Arial" w:hAnsi="Arial" w:cs="Arial"/>
        </w:rPr>
        <w:fldChar w:fldCharType="end"/>
      </w:r>
      <w:r w:rsidRPr="007F6A38">
        <w:rPr>
          <w:rFonts w:ascii="Arial" w:hAnsi="Arial" w:cs="Arial"/>
        </w:rPr>
        <w:t>.  Patterns and extent of missingness will be examined and visualised using the “md.pattern” function in the “mice” package. Missing data patterns will be assessed across age, sex, and study site to evaluate whether missingness is random or systematic. Previous BELIEVE protocol analyses report very low missingness for alcohol, tobacco, BMI, and waist-to-hip ratio (&lt;0.05%).</w:t>
      </w:r>
    </w:p>
    <w:p w14:paraId="60422588" w14:textId="77777777" w:rsidR="00A35EE6" w:rsidRPr="007F6A38" w:rsidRDefault="00A35EE6" w:rsidP="00FC6F0C">
      <w:pPr>
        <w:spacing w:line="360" w:lineRule="auto"/>
        <w:jc w:val="both"/>
        <w:rPr>
          <w:rFonts w:ascii="Arial" w:hAnsi="Arial" w:cs="Arial"/>
        </w:rPr>
      </w:pPr>
      <w:r w:rsidRPr="007F6A38">
        <w:rPr>
          <w:rFonts w:ascii="Arial" w:hAnsi="Arial" w:cs="Arial"/>
        </w:rPr>
        <w:t>Missing data will initially be handled using complete case analysis (CCA) in e</w:t>
      </w:r>
      <w:r w:rsidR="00A532C5" w:rsidRPr="007F6A38">
        <w:rPr>
          <w:rFonts w:ascii="Arial" w:hAnsi="Arial" w:cs="Arial"/>
        </w:rPr>
        <w:t xml:space="preserve">xploratory analyses to assess patterns of missingness and potential impact on the estimate </w:t>
      </w:r>
      <w:r w:rsidR="00A532C5" w:rsidRPr="007F6A38">
        <w:rPr>
          <w:rFonts w:ascii="Arial" w:hAnsi="Arial" w:cs="Arial"/>
        </w:rPr>
        <w:fldChar w:fldCharType="begin"/>
      </w:r>
      <w:r w:rsidR="003839A8" w:rsidRPr="007F6A38">
        <w:rPr>
          <w:rFonts w:ascii="Arial" w:hAnsi="Arial" w:cs="Arial"/>
        </w:rPr>
        <w:instrText xml:space="preserve"> ADDIN ZOTERO_ITEM CSL_CITATION {"citationID":"ILx3Usva","properties":{"formattedCitation":"(49)","plainCitation":"(49)","noteIndex":0},"citationItems":[{"id":528,"uris":["http://zotero.org/users/19172719/items/UU8EQCPE"],"itemData":{"id":528,"type":"article-journal","abstract":"When estimating causal effects, careful handling of missing data is needed to avoid bias. Complete-case analysis is commonly used in epidemiologic analyses. Previous work has shown that covariate-stratified effect estimates from complete-case analysis are unbiased when missingness is independent of the outcome conditional on the exposure and covariates. Here, we assess the bias of complete-case analysis for adjusted marginal effects when confounding is present under various causal structures of missing data. We show that estimation of the marginal risk difference requires an unbiased estimate of the unconditional joint distribution of confounders and any other covariates required for conditional independence of missingness and outcome. The dependence of missing data on these covariates must be considered to obtain a valid estimate of the covariate distribution. If none of these covariates are effect-measure modifiers on the absolute scale, however, the marginal risk difference will equal the stratified risk differences and the complete-case analysis will be unbiased when the stratified effect estimates are unbiased. Estimation of unbiased marginal effects in complete-case analysis therefore requires close consideration of causal structure and effect-measure modification.","container-title":"American Journal of Epidemiology","DOI":"10.1093/aje/kwaa124","ISSN":"0002-9262","issue":"12","journalAbbreviation":"Am J Epidemiol","note":"PMID: 32601706\nPMCID: PMC7705610","page":"1583-1589","source":"PubMed Central","title":"When Is a Complete-Case Approach to Missing Data Valid? The Importance of Effect-Measure Modification","title-short":"When Is a Complete-Case Approach to Missing Data Valid?","volume":"189","author":[{"family":"Ross","given":"Rachael K"},{"family":"Breskin","given":"Alexander"},{"family":"Westreich","given":"Daniel"}],"issued":{"date-parts":[["2020",6,30]]}}}],"schema":"https://github.com/citation-style-language/schema/raw/master/csl-citation.json"} </w:instrText>
      </w:r>
      <w:r w:rsidR="00A532C5" w:rsidRPr="007F6A38">
        <w:rPr>
          <w:rFonts w:ascii="Arial" w:hAnsi="Arial" w:cs="Arial"/>
        </w:rPr>
        <w:fldChar w:fldCharType="separate"/>
      </w:r>
      <w:r w:rsidR="003839A8" w:rsidRPr="007F6A38">
        <w:rPr>
          <w:rFonts w:ascii="Arial" w:hAnsi="Arial" w:cs="Arial"/>
        </w:rPr>
        <w:t>(49)</w:t>
      </w:r>
      <w:r w:rsidR="00A532C5" w:rsidRPr="007F6A38">
        <w:rPr>
          <w:rFonts w:ascii="Arial" w:hAnsi="Arial" w:cs="Arial"/>
        </w:rPr>
        <w:fldChar w:fldCharType="end"/>
      </w:r>
      <w:r w:rsidR="00A532C5" w:rsidRPr="007F6A38">
        <w:rPr>
          <w:rFonts w:ascii="Arial" w:hAnsi="Arial" w:cs="Arial"/>
        </w:rPr>
        <w:t>. If missingness is substantial and compatible with a missing at random (MAR) assumption multiple imputation will be considered.</w:t>
      </w:r>
    </w:p>
    <w:p w14:paraId="64A6ABCB" w14:textId="77777777" w:rsidR="00B731E8" w:rsidRPr="007F6A38" w:rsidRDefault="00B731E8" w:rsidP="00FC6F0C">
      <w:pPr>
        <w:spacing w:line="360" w:lineRule="auto"/>
        <w:jc w:val="both"/>
        <w:rPr>
          <w:rFonts w:ascii="Arial" w:hAnsi="Arial" w:cs="Arial"/>
        </w:rPr>
      </w:pPr>
      <w:r w:rsidRPr="007F6A38">
        <w:rPr>
          <w:rFonts w:ascii="Arial" w:hAnsi="Arial" w:cs="Arial"/>
        </w:rPr>
        <w:lastRenderedPageBreak/>
        <w:t>Directe</w:t>
      </w:r>
      <w:r w:rsidR="00A532C5" w:rsidRPr="007F6A38">
        <w:rPr>
          <w:rFonts w:ascii="Arial" w:hAnsi="Arial" w:cs="Arial"/>
        </w:rPr>
        <w:t>d acyclic graphs will guide variable selections and</w:t>
      </w:r>
      <w:r w:rsidRPr="007F6A38">
        <w:rPr>
          <w:rFonts w:ascii="Arial" w:hAnsi="Arial" w:cs="Arial"/>
        </w:rPr>
        <w:t xml:space="preserve"> evaluate whether the assumptions required for multiple imputation are appropriate. Predictive mean matching will be applied for continuous variables, logistic regression for binary variables, and multinomial logistic regre</w:t>
      </w:r>
      <w:r w:rsidR="00954517" w:rsidRPr="007F6A38">
        <w:rPr>
          <w:rFonts w:ascii="Arial" w:hAnsi="Arial" w:cs="Arial"/>
        </w:rPr>
        <w:t xml:space="preserve">ssion for categorical variables </w:t>
      </w:r>
      <w:r w:rsidR="00954517" w:rsidRPr="007F6A38">
        <w:rPr>
          <w:rFonts w:ascii="Arial" w:hAnsi="Arial" w:cs="Arial"/>
        </w:rPr>
        <w:fldChar w:fldCharType="begin"/>
      </w:r>
      <w:r w:rsidR="003839A8" w:rsidRPr="007F6A38">
        <w:rPr>
          <w:rFonts w:ascii="Arial" w:hAnsi="Arial" w:cs="Arial"/>
        </w:rPr>
        <w:instrText xml:space="preserve"> ADDIN ZOTERO_ITEM CSL_CITATION {"citationID":"SDizoDTr","properties":{"formattedCitation":"(50)","plainCitation":"(50)","noteIndex":0},"citationItems":[{"id":531,"uris":["http://zotero.org/users/19172719/items/FQCJZR2Y"],"itemData":{"id":531,"type":"article-journal","abstract":"When making sampling distribution inferences about the parameter of the data, θ, it is appropriate to ignore the process that causes missing data if the missing data are ‘missing at random’ and the observed data are ‘observed at random’, but these inferences are generally conditional on the observed pattern of missing data. When making direct-likelihood or Bayesian inferences about θ, it is appropriate to ignore the process that causes missing data if the missing data are missing at random and the parameter of the missing data process is ‘distinct’ from θ. These conditions are the weakest general conditions under which ignoring the process that causes missing data always leads to correct inferences.","container-title":"Biometrika","DOI":"10.1093/biomet/63.3.581","ISSN":"0006-3444","issue":"3","journalAbbreviation":"Biometrika","page":"581-592","source":"Silverchair","title":"Inference and missing data","volume":"63","author":[{"family":"RUBIN","given":"DONALD B."}],"issued":{"date-parts":[["1976",12,1]]}}}],"schema":"https://github.com/citation-style-language/schema/raw/master/csl-citation.json"} </w:instrText>
      </w:r>
      <w:r w:rsidR="00954517" w:rsidRPr="007F6A38">
        <w:rPr>
          <w:rFonts w:ascii="Arial" w:hAnsi="Arial" w:cs="Arial"/>
        </w:rPr>
        <w:fldChar w:fldCharType="separate"/>
      </w:r>
      <w:r w:rsidR="003839A8" w:rsidRPr="007F6A38">
        <w:rPr>
          <w:rFonts w:ascii="Arial" w:hAnsi="Arial" w:cs="Arial"/>
        </w:rPr>
        <w:t>(50)</w:t>
      </w:r>
      <w:r w:rsidR="00954517" w:rsidRPr="007F6A38">
        <w:rPr>
          <w:rFonts w:ascii="Arial" w:hAnsi="Arial" w:cs="Arial"/>
        </w:rPr>
        <w:fldChar w:fldCharType="end"/>
      </w:r>
      <w:r w:rsidR="003D1AD8" w:rsidRPr="007F6A38">
        <w:rPr>
          <w:rFonts w:ascii="Arial" w:hAnsi="Arial" w:cs="Arial"/>
        </w:rPr>
        <w:t>.</w:t>
      </w:r>
    </w:p>
    <w:p w14:paraId="69197F55" w14:textId="77777777" w:rsidR="003D1AD8" w:rsidRPr="007F6A38" w:rsidRDefault="003D1AD8" w:rsidP="00FC6F0C">
      <w:pPr>
        <w:spacing w:line="360" w:lineRule="auto"/>
        <w:jc w:val="both"/>
        <w:rPr>
          <w:rFonts w:ascii="Arial" w:hAnsi="Arial" w:cs="Arial"/>
        </w:rPr>
      </w:pPr>
      <w:r w:rsidRPr="007F6A38">
        <w:rPr>
          <w:rFonts w:ascii="Arial" w:hAnsi="Arial" w:cs="Arial"/>
        </w:rPr>
        <w:t>I expect to develop a clearer strategy after looking at the data and further self-study of using R for this task</w:t>
      </w:r>
    </w:p>
    <w:p w14:paraId="1236D1FF" w14:textId="77777777" w:rsidR="00B731E8" w:rsidRPr="007F6A38" w:rsidRDefault="00B731E8" w:rsidP="00FC6F0C">
      <w:pPr>
        <w:spacing w:line="360" w:lineRule="auto"/>
        <w:jc w:val="both"/>
        <w:rPr>
          <w:rFonts w:ascii="Arial" w:hAnsi="Arial" w:cs="Arial"/>
        </w:rPr>
      </w:pPr>
    </w:p>
    <w:p w14:paraId="5C22EF9D" w14:textId="77777777" w:rsidR="00B731E8" w:rsidRPr="007F6A38" w:rsidRDefault="00B731E8" w:rsidP="00FC6F0C">
      <w:pPr>
        <w:pStyle w:val="Heading1"/>
        <w:spacing w:line="360" w:lineRule="auto"/>
        <w:jc w:val="both"/>
        <w:rPr>
          <w:rFonts w:ascii="Arial" w:hAnsi="Arial" w:cs="Arial"/>
          <w:sz w:val="22"/>
          <w:szCs w:val="22"/>
        </w:rPr>
      </w:pPr>
      <w:r w:rsidRPr="007F6A38">
        <w:rPr>
          <w:rFonts w:ascii="Arial" w:hAnsi="Arial" w:cs="Arial"/>
          <w:sz w:val="22"/>
          <w:szCs w:val="22"/>
        </w:rPr>
        <w:t>Bias and limitations</w:t>
      </w:r>
    </w:p>
    <w:p w14:paraId="434F3AEB" w14:textId="77777777" w:rsidR="00B731E8" w:rsidRPr="007F6A38" w:rsidRDefault="00B731E8" w:rsidP="00FC6F0C">
      <w:pPr>
        <w:spacing w:line="360" w:lineRule="auto"/>
        <w:jc w:val="both"/>
        <w:rPr>
          <w:rFonts w:ascii="Arial" w:hAnsi="Arial" w:cs="Arial"/>
        </w:rPr>
      </w:pPr>
      <w:r w:rsidRPr="007F6A38">
        <w:rPr>
          <w:rFonts w:ascii="Arial" w:hAnsi="Arial" w:cs="Arial"/>
        </w:rPr>
        <w:t xml:space="preserve">Potential biases include misclassification of self-reported disease, residual confounding, and measurement error in BIA estimates due to hydration status. </w:t>
      </w:r>
    </w:p>
    <w:p w14:paraId="51941DE4" w14:textId="77777777" w:rsidR="008A4629" w:rsidRDefault="00B731E8" w:rsidP="00FC6F0C">
      <w:pPr>
        <w:spacing w:line="360" w:lineRule="auto"/>
        <w:jc w:val="both"/>
        <w:rPr>
          <w:ins w:id="23" w:author="S.K. Kaptoge" w:date="2026-01-16T10:20:00Z" w16du:dateUtc="2026-01-16T10:20:00Z"/>
          <w:rFonts w:ascii="Arial" w:hAnsi="Arial" w:cs="Arial"/>
        </w:rPr>
      </w:pPr>
      <w:r w:rsidRPr="007F6A38">
        <w:rPr>
          <w:rFonts w:ascii="Arial" w:hAnsi="Arial" w:cs="Arial"/>
        </w:rPr>
        <w:t>Reverse causality in cross-sectional analyses will be acknowledged.</w:t>
      </w:r>
    </w:p>
    <w:p w14:paraId="5D71FA6F" w14:textId="77777777" w:rsidR="00B715B4" w:rsidRPr="007F6A38" w:rsidRDefault="00B715B4" w:rsidP="00FC6F0C">
      <w:pPr>
        <w:spacing w:line="360" w:lineRule="auto"/>
        <w:jc w:val="both"/>
        <w:rPr>
          <w:rFonts w:ascii="Arial" w:hAnsi="Arial" w:cs="Arial"/>
        </w:rPr>
      </w:pPr>
    </w:p>
    <w:p w14:paraId="3A4B8979" w14:textId="77777777" w:rsidR="003D1AD8" w:rsidRPr="007F6A38" w:rsidRDefault="003D1AD8" w:rsidP="00FC6F0C">
      <w:pPr>
        <w:pStyle w:val="Heading1"/>
        <w:spacing w:line="360" w:lineRule="auto"/>
        <w:jc w:val="both"/>
        <w:rPr>
          <w:rFonts w:ascii="Arial" w:hAnsi="Arial" w:cs="Arial"/>
          <w:b w:val="0"/>
          <w:sz w:val="22"/>
          <w:szCs w:val="22"/>
        </w:rPr>
      </w:pPr>
      <w:r w:rsidRPr="007F6A38">
        <w:rPr>
          <w:rFonts w:ascii="Arial" w:hAnsi="Arial" w:cs="Arial"/>
          <w:sz w:val="22"/>
          <w:szCs w:val="22"/>
        </w:rPr>
        <w:t>Discussion</w:t>
      </w:r>
    </w:p>
    <w:p w14:paraId="7EE5B208" w14:textId="77777777" w:rsidR="00691866" w:rsidRPr="007F6A38" w:rsidRDefault="00B977FB" w:rsidP="00FC6F0C">
      <w:pPr>
        <w:spacing w:line="360" w:lineRule="auto"/>
        <w:jc w:val="both"/>
        <w:rPr>
          <w:rFonts w:ascii="Arial" w:hAnsi="Arial" w:cs="Arial"/>
        </w:rPr>
      </w:pPr>
      <w:r w:rsidRPr="007F6A38">
        <w:rPr>
          <w:rFonts w:ascii="Arial" w:hAnsi="Arial" w:cs="Arial"/>
        </w:rPr>
        <w:t>This study aims to investigate body composition patterns and their cardiometabolic correlates across diverse urban, slum, and rural populations in Bangladesh using the BELIEVE cohort.</w:t>
      </w:r>
      <w:r w:rsidR="004851EF" w:rsidRPr="007F6A38">
        <w:rPr>
          <w:rFonts w:ascii="Arial" w:hAnsi="Arial" w:cs="Arial"/>
        </w:rPr>
        <w:t xml:space="preserve"> The strengths of the study include: 1) a </w:t>
      </w:r>
      <w:r w:rsidRPr="007F6A38">
        <w:rPr>
          <w:rFonts w:ascii="Arial" w:hAnsi="Arial" w:cs="Arial"/>
        </w:rPr>
        <w:t xml:space="preserve">large </w:t>
      </w:r>
      <w:r w:rsidR="004851EF" w:rsidRPr="007F6A38">
        <w:rPr>
          <w:rFonts w:ascii="Arial" w:hAnsi="Arial" w:cs="Arial"/>
        </w:rPr>
        <w:t>prospective population-based sample with a range of socioeconomic, psychosocial, behavioural, and biological variables</w:t>
      </w:r>
      <w:r w:rsidRPr="007F6A38">
        <w:rPr>
          <w:rFonts w:ascii="Arial" w:hAnsi="Arial" w:cs="Arial"/>
        </w:rPr>
        <w:t xml:space="preserve"> </w:t>
      </w:r>
      <w:r w:rsidR="004851EF" w:rsidRPr="007F6A38">
        <w:rPr>
          <w:rFonts w:ascii="Arial" w:hAnsi="Arial" w:cs="Arial"/>
        </w:rPr>
        <w:t>to be examined and alongside</w:t>
      </w:r>
      <w:r w:rsidRPr="007F6A38">
        <w:rPr>
          <w:rFonts w:ascii="Arial" w:hAnsi="Arial" w:cs="Arial"/>
        </w:rPr>
        <w:t xml:space="preserve"> standardized anthropometric and bioelectrical impedance measurements in a South Asian LMIC setting wher</w:t>
      </w:r>
      <w:r w:rsidR="0026199A" w:rsidRPr="007F6A38">
        <w:rPr>
          <w:rFonts w:ascii="Arial" w:hAnsi="Arial" w:cs="Arial"/>
        </w:rPr>
        <w:t xml:space="preserve">e such data are scarce, 2) The </w:t>
      </w:r>
      <w:r w:rsidRPr="007F6A38">
        <w:rPr>
          <w:rFonts w:ascii="Arial" w:hAnsi="Arial" w:cs="Arial"/>
        </w:rPr>
        <w:t>cohort enables detailed characterization of body composition beyond BMI and allows examination of multimorbidity, and early disease onset across demog</w:t>
      </w:r>
      <w:r w:rsidR="0026199A" w:rsidRPr="007F6A38">
        <w:rPr>
          <w:rFonts w:ascii="Arial" w:hAnsi="Arial" w:cs="Arial"/>
        </w:rPr>
        <w:t xml:space="preserve">raphic strata, 3) Self-reported CMDs can be validated through </w:t>
      </w:r>
      <w:r w:rsidRPr="007F6A38">
        <w:rPr>
          <w:rFonts w:ascii="Arial" w:hAnsi="Arial" w:cs="Arial"/>
        </w:rPr>
        <w:t>medical</w:t>
      </w:r>
      <w:r w:rsidR="0026199A" w:rsidRPr="007F6A38">
        <w:rPr>
          <w:rFonts w:ascii="Arial" w:hAnsi="Arial" w:cs="Arial"/>
        </w:rPr>
        <w:t xml:space="preserve"> records and biological markers</w:t>
      </w:r>
      <w:r w:rsidRPr="007F6A38">
        <w:rPr>
          <w:rFonts w:ascii="Arial" w:hAnsi="Arial" w:cs="Arial"/>
        </w:rPr>
        <w:t xml:space="preserve">. </w:t>
      </w:r>
      <w:r w:rsidR="0026199A" w:rsidRPr="007F6A38">
        <w:rPr>
          <w:rFonts w:ascii="Arial" w:hAnsi="Arial" w:cs="Arial"/>
        </w:rPr>
        <w:t>4) The prospective design</w:t>
      </w:r>
      <w:r w:rsidRPr="007F6A38">
        <w:rPr>
          <w:rFonts w:ascii="Arial" w:hAnsi="Arial" w:cs="Arial"/>
        </w:rPr>
        <w:t xml:space="preserve"> allows analyses of incident</w:t>
      </w:r>
      <w:r w:rsidR="0026199A" w:rsidRPr="007F6A38">
        <w:rPr>
          <w:rFonts w:ascii="Arial" w:hAnsi="Arial" w:cs="Arial"/>
        </w:rPr>
        <w:t xml:space="preserve"> type 2 diabetes allowing </w:t>
      </w:r>
      <w:r w:rsidR="00691866" w:rsidRPr="007F6A38">
        <w:rPr>
          <w:rFonts w:ascii="Arial" w:hAnsi="Arial" w:cs="Arial"/>
        </w:rPr>
        <w:t>temporal interpretation.</w:t>
      </w:r>
    </w:p>
    <w:p w14:paraId="4CEBDD42" w14:textId="77777777" w:rsidR="00691866" w:rsidRPr="007F6A38" w:rsidRDefault="0026199A" w:rsidP="00FC6F0C">
      <w:pPr>
        <w:spacing w:line="360" w:lineRule="auto"/>
        <w:jc w:val="both"/>
        <w:rPr>
          <w:rFonts w:ascii="Arial" w:hAnsi="Arial" w:cs="Arial"/>
        </w:rPr>
      </w:pPr>
      <w:r w:rsidRPr="007F6A38">
        <w:rPr>
          <w:rFonts w:ascii="Arial" w:hAnsi="Arial" w:cs="Arial"/>
        </w:rPr>
        <w:t>However, there are limitations to consider</w:t>
      </w:r>
      <w:r w:rsidR="00B977FB" w:rsidRPr="007F6A38">
        <w:rPr>
          <w:rFonts w:ascii="Arial" w:hAnsi="Arial" w:cs="Arial"/>
        </w:rPr>
        <w:t xml:space="preserve">. </w:t>
      </w:r>
      <w:r w:rsidRPr="007F6A38">
        <w:rPr>
          <w:rFonts w:ascii="Arial" w:hAnsi="Arial" w:cs="Arial"/>
        </w:rPr>
        <w:t xml:space="preserve">1) </w:t>
      </w:r>
      <w:r w:rsidR="00B977FB" w:rsidRPr="007F6A38">
        <w:rPr>
          <w:rFonts w:ascii="Arial" w:hAnsi="Arial" w:cs="Arial"/>
        </w:rPr>
        <w:t>Bioelectrical impedance estimates are sensitive to hydration status, recent</w:t>
      </w:r>
      <w:r w:rsidRPr="007F6A38">
        <w:rPr>
          <w:rFonts w:ascii="Arial" w:hAnsi="Arial" w:cs="Arial"/>
        </w:rPr>
        <w:t xml:space="preserve"> food</w:t>
      </w:r>
      <w:r w:rsidR="00B977FB" w:rsidRPr="007F6A38">
        <w:rPr>
          <w:rFonts w:ascii="Arial" w:hAnsi="Arial" w:cs="Arial"/>
        </w:rPr>
        <w:t xml:space="preserve"> in</w:t>
      </w:r>
      <w:r w:rsidRPr="007F6A38">
        <w:rPr>
          <w:rFonts w:ascii="Arial" w:hAnsi="Arial" w:cs="Arial"/>
        </w:rPr>
        <w:t>take, and physical activity. 2)</w:t>
      </w:r>
      <w:r w:rsidR="00B977FB" w:rsidRPr="007F6A38">
        <w:rPr>
          <w:rFonts w:ascii="Arial" w:hAnsi="Arial" w:cs="Arial"/>
        </w:rPr>
        <w:t xml:space="preserve"> </w:t>
      </w:r>
      <w:r w:rsidRPr="007F6A38">
        <w:rPr>
          <w:rFonts w:ascii="Arial" w:hAnsi="Arial" w:cs="Arial"/>
        </w:rPr>
        <w:t>Prediction</w:t>
      </w:r>
      <w:r w:rsidR="00B977FB" w:rsidRPr="007F6A38">
        <w:rPr>
          <w:rFonts w:ascii="Arial" w:hAnsi="Arial" w:cs="Arial"/>
        </w:rPr>
        <w:t xml:space="preserve"> equations</w:t>
      </w:r>
      <w:r w:rsidRPr="007F6A38">
        <w:rPr>
          <w:rFonts w:ascii="Arial" w:hAnsi="Arial" w:cs="Arial"/>
        </w:rPr>
        <w:t xml:space="preserve"> for body composition</w:t>
      </w:r>
      <w:r w:rsidR="00B977FB" w:rsidRPr="007F6A38">
        <w:rPr>
          <w:rFonts w:ascii="Arial" w:hAnsi="Arial" w:cs="Arial"/>
        </w:rPr>
        <w:t xml:space="preserve"> may require further validation in South Asian populations. </w:t>
      </w:r>
      <w:r w:rsidRPr="007F6A38">
        <w:rPr>
          <w:rFonts w:ascii="Arial" w:hAnsi="Arial" w:cs="Arial"/>
        </w:rPr>
        <w:t xml:space="preserve">3) </w:t>
      </w:r>
      <w:r w:rsidR="00B977FB" w:rsidRPr="007F6A38">
        <w:rPr>
          <w:rFonts w:ascii="Arial" w:hAnsi="Arial" w:cs="Arial"/>
        </w:rPr>
        <w:t xml:space="preserve">Some outcomes are still undergoing validation, limiting the scope of longitudinal analyses. </w:t>
      </w:r>
      <w:r w:rsidRPr="007F6A38">
        <w:rPr>
          <w:rFonts w:ascii="Arial" w:hAnsi="Arial" w:cs="Arial"/>
        </w:rPr>
        <w:t xml:space="preserve">4) </w:t>
      </w:r>
      <w:r w:rsidR="00B977FB" w:rsidRPr="007F6A38">
        <w:rPr>
          <w:rFonts w:ascii="Arial" w:hAnsi="Arial" w:cs="Arial"/>
        </w:rPr>
        <w:t>Misclassification may occur due to undiagnosed diabetes or episodi</w:t>
      </w:r>
      <w:r w:rsidR="004526C9" w:rsidRPr="007F6A38">
        <w:rPr>
          <w:rFonts w:ascii="Arial" w:hAnsi="Arial" w:cs="Arial"/>
        </w:rPr>
        <w:t xml:space="preserve">c blood pressure elevation, </w:t>
      </w:r>
      <w:r w:rsidR="00691866" w:rsidRPr="007F6A38">
        <w:rPr>
          <w:rFonts w:ascii="Arial" w:hAnsi="Arial" w:cs="Arial"/>
        </w:rPr>
        <w:t>5) the cohort involved voluntary participation of invited households hence is not nationally representative, however,</w:t>
      </w:r>
      <w:r w:rsidR="00B977FB" w:rsidRPr="007F6A38">
        <w:rPr>
          <w:rFonts w:ascii="Arial" w:hAnsi="Arial" w:cs="Arial"/>
        </w:rPr>
        <w:t xml:space="preserve"> its internal heterogeneity supports genera</w:t>
      </w:r>
      <w:r w:rsidR="004526C9" w:rsidRPr="007F6A38">
        <w:rPr>
          <w:rFonts w:ascii="Arial" w:hAnsi="Arial" w:cs="Arial"/>
        </w:rPr>
        <w:t xml:space="preserve">lisability to similar settings and </w:t>
      </w:r>
      <w:r w:rsidR="00691866" w:rsidRPr="007F6A38">
        <w:rPr>
          <w:rFonts w:ascii="Arial" w:hAnsi="Arial" w:cs="Arial"/>
        </w:rPr>
        <w:t xml:space="preserve">6) </w:t>
      </w:r>
      <w:r w:rsidR="00B977FB" w:rsidRPr="007F6A38">
        <w:rPr>
          <w:rFonts w:ascii="Arial" w:hAnsi="Arial" w:cs="Arial"/>
        </w:rPr>
        <w:t>Reverse causality limits causal inference fo</w:t>
      </w:r>
      <w:r w:rsidR="00691866" w:rsidRPr="007F6A38">
        <w:rPr>
          <w:rFonts w:ascii="Arial" w:hAnsi="Arial" w:cs="Arial"/>
        </w:rPr>
        <w:t>r cross-sectional associations.</w:t>
      </w:r>
    </w:p>
    <w:p w14:paraId="0F940CAA" w14:textId="77777777" w:rsidR="00B977FB" w:rsidRPr="007F6A38" w:rsidRDefault="00B977FB" w:rsidP="00FC6F0C">
      <w:pPr>
        <w:spacing w:line="360" w:lineRule="auto"/>
        <w:jc w:val="both"/>
        <w:rPr>
          <w:rFonts w:ascii="Arial" w:hAnsi="Arial" w:cs="Arial"/>
        </w:rPr>
      </w:pPr>
      <w:r w:rsidRPr="007F6A38">
        <w:rPr>
          <w:rFonts w:ascii="Arial" w:hAnsi="Arial" w:cs="Arial"/>
        </w:rPr>
        <w:lastRenderedPageBreak/>
        <w:t xml:space="preserve">Overall, the value of this study lies in its novel contribution to understanding </w:t>
      </w:r>
      <w:r w:rsidR="00691866" w:rsidRPr="007F6A38">
        <w:rPr>
          <w:rFonts w:ascii="Arial" w:hAnsi="Arial" w:cs="Arial"/>
        </w:rPr>
        <w:t xml:space="preserve">multidimensional determinants to </w:t>
      </w:r>
      <w:r w:rsidRPr="007F6A38">
        <w:rPr>
          <w:rFonts w:ascii="Arial" w:hAnsi="Arial" w:cs="Arial"/>
        </w:rPr>
        <w:t xml:space="preserve">cardiometabolic risk in an understudied South Asian LMIC population, informing more accurate risk stratification and context-specific </w:t>
      </w:r>
      <w:r w:rsidR="00691866" w:rsidRPr="007F6A38">
        <w:rPr>
          <w:rFonts w:ascii="Arial" w:hAnsi="Arial" w:cs="Arial"/>
        </w:rPr>
        <w:t>prevention strategies</w:t>
      </w:r>
      <w:r w:rsidRPr="007F6A38">
        <w:rPr>
          <w:rFonts w:ascii="Arial" w:hAnsi="Arial" w:cs="Arial"/>
        </w:rPr>
        <w:t>.</w:t>
      </w:r>
    </w:p>
    <w:p w14:paraId="3DB68783" w14:textId="77777777" w:rsidR="00691866" w:rsidRPr="007F6A38" w:rsidRDefault="00691866" w:rsidP="00FC6F0C">
      <w:pPr>
        <w:pStyle w:val="Heading1"/>
        <w:rPr>
          <w:rFonts w:ascii="Arial" w:hAnsi="Arial" w:cs="Arial"/>
          <w:lang w:val="en-GB"/>
        </w:rPr>
      </w:pPr>
      <w:r w:rsidRPr="007F6A38">
        <w:rPr>
          <w:rFonts w:ascii="Arial" w:hAnsi="Arial" w:cs="Arial"/>
          <w:lang w:val="en-GB"/>
        </w:rPr>
        <w:t>Risk assessment and contingency plans</w:t>
      </w:r>
    </w:p>
    <w:p w14:paraId="1E797772" w14:textId="77777777" w:rsidR="00691866" w:rsidRPr="007F6A38" w:rsidRDefault="00691866" w:rsidP="00FC6F0C">
      <w:pPr>
        <w:spacing w:line="360" w:lineRule="auto"/>
        <w:jc w:val="both"/>
        <w:rPr>
          <w:rFonts w:ascii="Arial" w:hAnsi="Arial" w:cs="Arial"/>
          <w:lang w:val="en-GB"/>
        </w:rPr>
      </w:pPr>
      <w:r w:rsidRPr="007F6A38">
        <w:rPr>
          <w:rFonts w:ascii="Arial" w:hAnsi="Arial" w:cs="Arial"/>
          <w:lang w:val="en-GB"/>
        </w:rPr>
        <w:t>Potential risks during the development of the study have been identified, and contingency plans have been made (</w:t>
      </w:r>
      <w:r w:rsidRPr="007F6A38">
        <w:rPr>
          <w:rFonts w:ascii="Arial" w:hAnsi="Arial" w:cs="Arial"/>
          <w:b/>
          <w:bCs/>
          <w:lang w:val="en-GB"/>
        </w:rPr>
        <w:t>Table 1</w:t>
      </w:r>
      <w:r w:rsidRPr="007F6A38">
        <w:rPr>
          <w:rFonts w:ascii="Arial" w:hAnsi="Arial" w:cs="Arial"/>
          <w:lang w:val="en-GB"/>
        </w:rPr>
        <w:t xml:space="preserve">). </w:t>
      </w:r>
    </w:p>
    <w:p w14:paraId="34E81580" w14:textId="77777777" w:rsidR="00691866" w:rsidRPr="007F6A38" w:rsidRDefault="0078587E" w:rsidP="00FC6F0C">
      <w:pPr>
        <w:spacing w:line="360" w:lineRule="auto"/>
        <w:jc w:val="both"/>
        <w:rPr>
          <w:rFonts w:ascii="Arial" w:hAnsi="Arial" w:cs="Arial"/>
          <w:b/>
          <w:bCs/>
          <w:lang w:val="en-GB"/>
        </w:rPr>
      </w:pPr>
      <w:r w:rsidRPr="007F6A38">
        <w:rPr>
          <w:rFonts w:ascii="Arial" w:hAnsi="Arial" w:cs="Arial"/>
          <w:b/>
          <w:bCs/>
          <w:lang w:val="en-GB"/>
        </w:rPr>
        <w:t>Table 1</w:t>
      </w:r>
      <w:r w:rsidR="00691866" w:rsidRPr="007F6A38">
        <w:rPr>
          <w:rFonts w:ascii="Arial" w:hAnsi="Arial" w:cs="Arial"/>
          <w:b/>
          <w:bCs/>
          <w:lang w:val="en-GB"/>
        </w:rPr>
        <w:t>. Risk and contingency plans</w:t>
      </w:r>
    </w:p>
    <w:tbl>
      <w:tblPr>
        <w:tblStyle w:val="TableGrid"/>
        <w:tblW w:w="9209" w:type="dxa"/>
        <w:tblLayout w:type="fixed"/>
        <w:tblLook w:val="04A0" w:firstRow="1" w:lastRow="0" w:firstColumn="1" w:lastColumn="0" w:noHBand="0" w:noVBand="1"/>
        <w:tblPrChange w:id="24" w:author="S.K. Kaptoge" w:date="2026-01-16T10:35:00Z" w16du:dateUtc="2026-01-16T10:35:00Z">
          <w:tblPr>
            <w:tblStyle w:val="TableGrid"/>
            <w:tblW w:w="0" w:type="auto"/>
            <w:tblLayout w:type="fixed"/>
            <w:tblLook w:val="04A0" w:firstRow="1" w:lastRow="0" w:firstColumn="1" w:lastColumn="0" w:noHBand="0" w:noVBand="1"/>
          </w:tblPr>
        </w:tblPrChange>
      </w:tblPr>
      <w:tblGrid>
        <w:gridCol w:w="2689"/>
        <w:gridCol w:w="1134"/>
        <w:gridCol w:w="992"/>
        <w:gridCol w:w="4394"/>
        <w:tblGridChange w:id="25">
          <w:tblGrid>
            <w:gridCol w:w="1838"/>
            <w:gridCol w:w="851"/>
            <w:gridCol w:w="495"/>
            <w:gridCol w:w="639"/>
            <w:gridCol w:w="708"/>
            <w:gridCol w:w="284"/>
            <w:gridCol w:w="4201"/>
            <w:gridCol w:w="193"/>
          </w:tblGrid>
        </w:tblGridChange>
      </w:tblGrid>
      <w:tr w:rsidR="00691866" w:rsidRPr="00B20A8C" w14:paraId="39DA6A19" w14:textId="77777777" w:rsidTr="00B20A8C">
        <w:trPr>
          <w:trPrChange w:id="26" w:author="S.K. Kaptoge" w:date="2026-01-16T10:35:00Z" w16du:dateUtc="2026-01-16T10:35:00Z">
            <w:trPr>
              <w:gridAfter w:val="0"/>
            </w:trPr>
          </w:trPrChange>
        </w:trPr>
        <w:tc>
          <w:tcPr>
            <w:tcW w:w="2689" w:type="dxa"/>
            <w:tcPrChange w:id="27" w:author="S.K. Kaptoge" w:date="2026-01-16T10:35:00Z" w16du:dateUtc="2026-01-16T10:35:00Z">
              <w:tcPr>
                <w:tcW w:w="1838" w:type="dxa"/>
              </w:tcPr>
            </w:tcPrChange>
          </w:tcPr>
          <w:p w14:paraId="468D951C" w14:textId="77777777" w:rsidR="00691866" w:rsidRPr="00B20A8C" w:rsidRDefault="00691866" w:rsidP="00B20A8C">
            <w:pPr>
              <w:spacing w:after="160" w:line="360" w:lineRule="auto"/>
              <w:jc w:val="both"/>
              <w:rPr>
                <w:rFonts w:ascii="Arial" w:hAnsi="Arial" w:cs="Arial"/>
                <w:sz w:val="20"/>
                <w:szCs w:val="20"/>
                <w:lang w:val="en-GB"/>
                <w:rPrChange w:id="28"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29" w:author="S.K. Kaptoge" w:date="2026-01-16T10:34:00Z" w16du:dateUtc="2026-01-16T10:34:00Z">
                  <w:rPr>
                    <w:rFonts w:ascii="Arial" w:hAnsi="Arial" w:cs="Arial"/>
                    <w:sz w:val="22"/>
                    <w:szCs w:val="22"/>
                    <w:lang w:val="en-GB"/>
                  </w:rPr>
                </w:rPrChange>
              </w:rPr>
              <w:t>Risk</w:t>
            </w:r>
          </w:p>
        </w:tc>
        <w:tc>
          <w:tcPr>
            <w:tcW w:w="1134" w:type="dxa"/>
            <w:tcPrChange w:id="30" w:author="S.K. Kaptoge" w:date="2026-01-16T10:35:00Z" w16du:dateUtc="2026-01-16T10:35:00Z">
              <w:tcPr>
                <w:tcW w:w="1346" w:type="dxa"/>
                <w:gridSpan w:val="2"/>
              </w:tcPr>
            </w:tcPrChange>
          </w:tcPr>
          <w:p w14:paraId="409E2332" w14:textId="77777777" w:rsidR="00691866" w:rsidRPr="00B20A8C" w:rsidRDefault="00691866" w:rsidP="00FC6F0C">
            <w:pPr>
              <w:spacing w:after="160" w:line="360" w:lineRule="auto"/>
              <w:jc w:val="both"/>
              <w:rPr>
                <w:rFonts w:ascii="Arial" w:hAnsi="Arial" w:cs="Arial"/>
                <w:sz w:val="20"/>
                <w:szCs w:val="20"/>
                <w:lang w:val="en-GB"/>
                <w:rPrChange w:id="31"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32" w:author="S.K. Kaptoge" w:date="2026-01-16T10:34:00Z" w16du:dateUtc="2026-01-16T10:34:00Z">
                  <w:rPr>
                    <w:rFonts w:ascii="Arial" w:hAnsi="Arial" w:cs="Arial"/>
                    <w:sz w:val="22"/>
                    <w:szCs w:val="22"/>
                    <w:lang w:val="en-GB"/>
                  </w:rPr>
                </w:rPrChange>
              </w:rPr>
              <w:t>Likelihood</w:t>
            </w:r>
          </w:p>
        </w:tc>
        <w:tc>
          <w:tcPr>
            <w:tcW w:w="992" w:type="dxa"/>
            <w:tcPrChange w:id="33" w:author="S.K. Kaptoge" w:date="2026-01-16T10:35:00Z" w16du:dateUtc="2026-01-16T10:35:00Z">
              <w:tcPr>
                <w:tcW w:w="1347" w:type="dxa"/>
                <w:gridSpan w:val="2"/>
              </w:tcPr>
            </w:tcPrChange>
          </w:tcPr>
          <w:p w14:paraId="0DB90EB5" w14:textId="77777777" w:rsidR="00691866" w:rsidRPr="00B20A8C" w:rsidRDefault="00691866" w:rsidP="00FC6F0C">
            <w:pPr>
              <w:spacing w:after="160" w:line="360" w:lineRule="auto"/>
              <w:jc w:val="both"/>
              <w:rPr>
                <w:rFonts w:ascii="Arial" w:hAnsi="Arial" w:cs="Arial"/>
                <w:sz w:val="20"/>
                <w:szCs w:val="20"/>
                <w:lang w:val="en-GB"/>
                <w:rPrChange w:id="34"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35" w:author="S.K. Kaptoge" w:date="2026-01-16T10:34:00Z" w16du:dateUtc="2026-01-16T10:34:00Z">
                  <w:rPr>
                    <w:rFonts w:ascii="Arial" w:hAnsi="Arial" w:cs="Arial"/>
                    <w:sz w:val="22"/>
                    <w:szCs w:val="22"/>
                    <w:lang w:val="en-GB"/>
                  </w:rPr>
                </w:rPrChange>
              </w:rPr>
              <w:t>Severity</w:t>
            </w:r>
          </w:p>
        </w:tc>
        <w:tc>
          <w:tcPr>
            <w:tcW w:w="4394" w:type="dxa"/>
            <w:tcPrChange w:id="36" w:author="S.K. Kaptoge" w:date="2026-01-16T10:35:00Z" w16du:dateUtc="2026-01-16T10:35:00Z">
              <w:tcPr>
                <w:tcW w:w="4485" w:type="dxa"/>
                <w:gridSpan w:val="2"/>
              </w:tcPr>
            </w:tcPrChange>
          </w:tcPr>
          <w:p w14:paraId="0F75EB8E" w14:textId="77777777" w:rsidR="00691866" w:rsidRPr="00B20A8C" w:rsidRDefault="00691866" w:rsidP="00B20A8C">
            <w:pPr>
              <w:spacing w:after="160" w:line="360" w:lineRule="auto"/>
              <w:jc w:val="both"/>
              <w:rPr>
                <w:rFonts w:ascii="Arial" w:hAnsi="Arial" w:cs="Arial"/>
                <w:sz w:val="20"/>
                <w:szCs w:val="20"/>
                <w:lang w:val="en-GB"/>
                <w:rPrChange w:id="37"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38" w:author="S.K. Kaptoge" w:date="2026-01-16T10:34:00Z" w16du:dateUtc="2026-01-16T10:34:00Z">
                  <w:rPr>
                    <w:rFonts w:ascii="Arial" w:hAnsi="Arial" w:cs="Arial"/>
                    <w:sz w:val="22"/>
                    <w:szCs w:val="22"/>
                    <w:lang w:val="en-GB"/>
                  </w:rPr>
                </w:rPrChange>
              </w:rPr>
              <w:t>Contingency plan</w:t>
            </w:r>
          </w:p>
        </w:tc>
      </w:tr>
      <w:tr w:rsidR="00691866" w:rsidRPr="00B20A8C" w14:paraId="130103CC" w14:textId="77777777" w:rsidTr="00B20A8C">
        <w:trPr>
          <w:trPrChange w:id="39" w:author="S.K. Kaptoge" w:date="2026-01-16T10:35:00Z" w16du:dateUtc="2026-01-16T10:35:00Z">
            <w:trPr>
              <w:gridAfter w:val="0"/>
            </w:trPr>
          </w:trPrChange>
        </w:trPr>
        <w:tc>
          <w:tcPr>
            <w:tcW w:w="2689" w:type="dxa"/>
            <w:tcPrChange w:id="40" w:author="S.K. Kaptoge" w:date="2026-01-16T10:35:00Z" w16du:dateUtc="2026-01-16T10:35:00Z">
              <w:tcPr>
                <w:tcW w:w="1838" w:type="dxa"/>
              </w:tcPr>
            </w:tcPrChange>
          </w:tcPr>
          <w:p w14:paraId="0B250DD0" w14:textId="6A75FA3F" w:rsidR="00691866" w:rsidRPr="00B20A8C" w:rsidRDefault="0078587E" w:rsidP="00B20A8C">
            <w:pPr>
              <w:spacing w:line="360" w:lineRule="auto"/>
              <w:jc w:val="both"/>
              <w:rPr>
                <w:rFonts w:ascii="Arial" w:hAnsi="Arial" w:cs="Arial"/>
                <w:sz w:val="20"/>
                <w:szCs w:val="20"/>
                <w:lang w:val="en-GB"/>
                <w:rPrChange w:id="41"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42" w:author="S.K. Kaptoge" w:date="2026-01-16T10:34:00Z" w16du:dateUtc="2026-01-16T10:34:00Z">
                  <w:rPr>
                    <w:rFonts w:ascii="Arial" w:hAnsi="Arial" w:cs="Arial"/>
                    <w:sz w:val="22"/>
                    <w:szCs w:val="22"/>
                    <w:lang w:val="en-GB"/>
                  </w:rPr>
                </w:rPrChange>
              </w:rPr>
              <w:t xml:space="preserve">Accessing </w:t>
            </w:r>
            <w:r w:rsidR="00691866" w:rsidRPr="00B20A8C">
              <w:rPr>
                <w:rFonts w:ascii="Arial" w:hAnsi="Arial" w:cs="Arial"/>
                <w:sz w:val="20"/>
                <w:szCs w:val="20"/>
                <w:lang w:val="en-GB"/>
                <w:rPrChange w:id="43" w:author="S.K. Kaptoge" w:date="2026-01-16T10:34:00Z" w16du:dateUtc="2026-01-16T10:34:00Z">
                  <w:rPr>
                    <w:rFonts w:ascii="Arial" w:hAnsi="Arial" w:cs="Arial"/>
                    <w:sz w:val="22"/>
                    <w:szCs w:val="22"/>
                    <w:lang w:val="en-GB"/>
                  </w:rPr>
                </w:rPrChange>
              </w:rPr>
              <w:t xml:space="preserve">the </w:t>
            </w:r>
            <w:ins w:id="44" w:author="S.K. Kaptoge" w:date="2026-01-16T10:36:00Z" w16du:dateUtc="2026-01-16T10:36:00Z">
              <w:r w:rsidR="00B20A8C">
                <w:rPr>
                  <w:rFonts w:ascii="Arial" w:hAnsi="Arial" w:cs="Arial"/>
                  <w:sz w:val="20"/>
                  <w:szCs w:val="20"/>
                  <w:lang w:val="en-GB"/>
                </w:rPr>
                <w:t>d</w:t>
              </w:r>
            </w:ins>
            <w:del w:id="45" w:author="S.K. Kaptoge" w:date="2026-01-16T10:36:00Z" w16du:dateUtc="2026-01-16T10:36:00Z">
              <w:r w:rsidR="00691866" w:rsidRPr="00B20A8C" w:rsidDel="00B20A8C">
                <w:rPr>
                  <w:rFonts w:ascii="Arial" w:hAnsi="Arial" w:cs="Arial"/>
                  <w:sz w:val="20"/>
                  <w:szCs w:val="20"/>
                  <w:lang w:val="en-GB"/>
                  <w:rPrChange w:id="46" w:author="S.K. Kaptoge" w:date="2026-01-16T10:34:00Z" w16du:dateUtc="2026-01-16T10:34:00Z">
                    <w:rPr>
                      <w:rFonts w:ascii="Arial" w:hAnsi="Arial" w:cs="Arial"/>
                      <w:sz w:val="22"/>
                      <w:szCs w:val="22"/>
                      <w:lang w:val="en-GB"/>
                    </w:rPr>
                  </w:rPrChange>
                </w:rPr>
                <w:delText>D</w:delText>
              </w:r>
            </w:del>
            <w:r w:rsidR="00691866" w:rsidRPr="00B20A8C">
              <w:rPr>
                <w:rFonts w:ascii="Arial" w:hAnsi="Arial" w:cs="Arial"/>
                <w:sz w:val="20"/>
                <w:szCs w:val="20"/>
                <w:lang w:val="en-GB"/>
                <w:rPrChange w:id="47" w:author="S.K. Kaptoge" w:date="2026-01-16T10:34:00Z" w16du:dateUtc="2026-01-16T10:34:00Z">
                  <w:rPr>
                    <w:rFonts w:ascii="Arial" w:hAnsi="Arial" w:cs="Arial"/>
                    <w:sz w:val="22"/>
                    <w:szCs w:val="22"/>
                    <w:lang w:val="en-GB"/>
                  </w:rPr>
                </w:rPrChange>
              </w:rPr>
              <w:t>ataset due to the ongoing nature of the cohort</w:t>
            </w:r>
          </w:p>
        </w:tc>
        <w:tc>
          <w:tcPr>
            <w:tcW w:w="1134" w:type="dxa"/>
            <w:tcPrChange w:id="48" w:author="S.K. Kaptoge" w:date="2026-01-16T10:35:00Z" w16du:dateUtc="2026-01-16T10:35:00Z">
              <w:tcPr>
                <w:tcW w:w="1346" w:type="dxa"/>
                <w:gridSpan w:val="2"/>
              </w:tcPr>
            </w:tcPrChange>
          </w:tcPr>
          <w:p w14:paraId="278F980A" w14:textId="77777777" w:rsidR="00691866" w:rsidRPr="00B20A8C" w:rsidRDefault="00691866" w:rsidP="00FC6F0C">
            <w:pPr>
              <w:spacing w:line="360" w:lineRule="auto"/>
              <w:jc w:val="both"/>
              <w:rPr>
                <w:rFonts w:ascii="Arial" w:hAnsi="Arial" w:cs="Arial"/>
                <w:sz w:val="20"/>
                <w:szCs w:val="20"/>
                <w:lang w:val="en-GB"/>
                <w:rPrChange w:id="49"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50" w:author="S.K. Kaptoge" w:date="2026-01-16T10:34:00Z" w16du:dateUtc="2026-01-16T10:34:00Z">
                  <w:rPr>
                    <w:rFonts w:ascii="Arial" w:hAnsi="Arial" w:cs="Arial"/>
                    <w:sz w:val="22"/>
                    <w:szCs w:val="22"/>
                    <w:lang w:val="en-GB"/>
                  </w:rPr>
                </w:rPrChange>
              </w:rPr>
              <w:t>High</w:t>
            </w:r>
          </w:p>
        </w:tc>
        <w:tc>
          <w:tcPr>
            <w:tcW w:w="992" w:type="dxa"/>
            <w:tcPrChange w:id="51" w:author="S.K. Kaptoge" w:date="2026-01-16T10:35:00Z" w16du:dateUtc="2026-01-16T10:35:00Z">
              <w:tcPr>
                <w:tcW w:w="1347" w:type="dxa"/>
                <w:gridSpan w:val="2"/>
              </w:tcPr>
            </w:tcPrChange>
          </w:tcPr>
          <w:p w14:paraId="4AC8894E" w14:textId="77777777" w:rsidR="00691866" w:rsidRPr="00B20A8C" w:rsidRDefault="00691866" w:rsidP="00FC6F0C">
            <w:pPr>
              <w:spacing w:line="360" w:lineRule="auto"/>
              <w:jc w:val="both"/>
              <w:rPr>
                <w:rFonts w:ascii="Arial" w:hAnsi="Arial" w:cs="Arial"/>
                <w:sz w:val="20"/>
                <w:szCs w:val="20"/>
                <w:lang w:val="en-GB"/>
                <w:rPrChange w:id="52"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53" w:author="S.K. Kaptoge" w:date="2026-01-16T10:34:00Z" w16du:dateUtc="2026-01-16T10:34:00Z">
                  <w:rPr>
                    <w:rFonts w:ascii="Arial" w:hAnsi="Arial" w:cs="Arial"/>
                    <w:sz w:val="22"/>
                    <w:szCs w:val="22"/>
                    <w:lang w:val="en-GB"/>
                  </w:rPr>
                </w:rPrChange>
              </w:rPr>
              <w:t>Medium</w:t>
            </w:r>
          </w:p>
        </w:tc>
        <w:tc>
          <w:tcPr>
            <w:tcW w:w="4394" w:type="dxa"/>
            <w:tcPrChange w:id="54" w:author="S.K. Kaptoge" w:date="2026-01-16T10:35:00Z" w16du:dateUtc="2026-01-16T10:35:00Z">
              <w:tcPr>
                <w:tcW w:w="4485" w:type="dxa"/>
                <w:gridSpan w:val="2"/>
              </w:tcPr>
            </w:tcPrChange>
          </w:tcPr>
          <w:p w14:paraId="0A484EBB" w14:textId="2989C52B" w:rsidR="00691866" w:rsidRPr="00B20A8C" w:rsidRDefault="0078587E" w:rsidP="00B20A8C">
            <w:pPr>
              <w:spacing w:line="360" w:lineRule="auto"/>
              <w:jc w:val="both"/>
              <w:rPr>
                <w:rFonts w:ascii="Arial" w:hAnsi="Arial" w:cs="Arial"/>
                <w:sz w:val="20"/>
                <w:szCs w:val="20"/>
                <w:lang w:val="en-GB"/>
                <w:rPrChange w:id="55"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56" w:author="S.K. Kaptoge" w:date="2026-01-16T10:34:00Z" w16du:dateUtc="2026-01-16T10:34:00Z">
                  <w:rPr>
                    <w:rFonts w:ascii="Arial" w:hAnsi="Arial" w:cs="Arial"/>
                    <w:sz w:val="22"/>
                    <w:szCs w:val="22"/>
                    <w:lang w:val="en-GB"/>
                  </w:rPr>
                </w:rPrChange>
              </w:rPr>
              <w:t>I have worked with my supervisor to fill in the data request sheet</w:t>
            </w:r>
            <w:ins w:id="57" w:author="S.K. Kaptoge" w:date="2026-01-16T10:36:00Z" w16du:dateUtc="2026-01-16T10:36:00Z">
              <w:r w:rsidR="00B20A8C">
                <w:rPr>
                  <w:rFonts w:ascii="Arial" w:hAnsi="Arial" w:cs="Arial"/>
                  <w:sz w:val="20"/>
                  <w:szCs w:val="20"/>
                  <w:lang w:val="en-GB"/>
                </w:rPr>
                <w:t>.</w:t>
              </w:r>
            </w:ins>
            <w:r w:rsidRPr="00B20A8C">
              <w:rPr>
                <w:rFonts w:ascii="Arial" w:hAnsi="Arial" w:cs="Arial"/>
                <w:sz w:val="20"/>
                <w:szCs w:val="20"/>
                <w:lang w:val="en-GB"/>
                <w:rPrChange w:id="58" w:author="S.K. Kaptoge" w:date="2026-01-16T10:34:00Z" w16du:dateUtc="2026-01-16T10:34:00Z">
                  <w:rPr>
                    <w:rFonts w:ascii="Arial" w:hAnsi="Arial" w:cs="Arial"/>
                    <w:sz w:val="22"/>
                    <w:szCs w:val="22"/>
                    <w:lang w:val="en-GB"/>
                  </w:rPr>
                </w:rPrChange>
              </w:rPr>
              <w:t xml:space="preserve"> </w:t>
            </w:r>
            <w:ins w:id="59" w:author="S.K. Kaptoge" w:date="2026-01-16T10:36:00Z" w16du:dateUtc="2026-01-16T10:36:00Z">
              <w:r w:rsidR="00B20A8C">
                <w:rPr>
                  <w:rFonts w:ascii="Arial" w:hAnsi="Arial" w:cs="Arial"/>
                  <w:sz w:val="20"/>
                  <w:szCs w:val="20"/>
                  <w:lang w:val="en-GB"/>
                </w:rPr>
                <w:t>H</w:t>
              </w:r>
            </w:ins>
            <w:del w:id="60" w:author="S.K. Kaptoge" w:date="2026-01-16T10:36:00Z" w16du:dateUtc="2026-01-16T10:36:00Z">
              <w:r w:rsidRPr="00B20A8C" w:rsidDel="00B20A8C">
                <w:rPr>
                  <w:rFonts w:ascii="Arial" w:hAnsi="Arial" w:cs="Arial"/>
                  <w:sz w:val="20"/>
                  <w:szCs w:val="20"/>
                  <w:lang w:val="en-GB"/>
                  <w:rPrChange w:id="61" w:author="S.K. Kaptoge" w:date="2026-01-16T10:34:00Z" w16du:dateUtc="2026-01-16T10:34:00Z">
                    <w:rPr>
                      <w:rFonts w:ascii="Arial" w:hAnsi="Arial" w:cs="Arial"/>
                      <w:sz w:val="22"/>
                      <w:szCs w:val="22"/>
                      <w:lang w:val="en-GB"/>
                    </w:rPr>
                  </w:rPrChange>
                </w:rPr>
                <w:delText>h</w:delText>
              </w:r>
            </w:del>
            <w:r w:rsidRPr="00B20A8C">
              <w:rPr>
                <w:rFonts w:ascii="Arial" w:hAnsi="Arial" w:cs="Arial"/>
                <w:sz w:val="20"/>
                <w:szCs w:val="20"/>
                <w:lang w:val="en-GB"/>
                <w:rPrChange w:id="62" w:author="S.K. Kaptoge" w:date="2026-01-16T10:34:00Z" w16du:dateUtc="2026-01-16T10:34:00Z">
                  <w:rPr>
                    <w:rFonts w:ascii="Arial" w:hAnsi="Arial" w:cs="Arial"/>
                    <w:sz w:val="22"/>
                    <w:szCs w:val="22"/>
                    <w:lang w:val="en-GB"/>
                  </w:rPr>
                </w:rPrChange>
              </w:rPr>
              <w:t>owever, I acknowledge that this is going to be updated because validation is ongoing and may influence my variables</w:t>
            </w:r>
            <w:ins w:id="63" w:author="S.K. Kaptoge" w:date="2026-01-16T10:36:00Z" w16du:dateUtc="2026-01-16T10:36:00Z">
              <w:r w:rsidR="00B20A8C">
                <w:rPr>
                  <w:rFonts w:ascii="Arial" w:hAnsi="Arial" w:cs="Arial"/>
                  <w:sz w:val="20"/>
                  <w:szCs w:val="20"/>
                  <w:lang w:val="en-GB"/>
                </w:rPr>
                <w:t>.</w:t>
              </w:r>
            </w:ins>
          </w:p>
        </w:tc>
      </w:tr>
      <w:tr w:rsidR="00691866" w:rsidRPr="00B20A8C" w14:paraId="091BD2B8" w14:textId="77777777" w:rsidTr="00B20A8C">
        <w:trPr>
          <w:trHeight w:val="2419"/>
          <w:trPrChange w:id="64" w:author="S.K. Kaptoge" w:date="2026-01-16T10:35:00Z" w16du:dateUtc="2026-01-16T10:35:00Z">
            <w:trPr>
              <w:gridAfter w:val="0"/>
              <w:trHeight w:val="2419"/>
            </w:trPr>
          </w:trPrChange>
        </w:trPr>
        <w:tc>
          <w:tcPr>
            <w:tcW w:w="2689" w:type="dxa"/>
            <w:tcPrChange w:id="65" w:author="S.K. Kaptoge" w:date="2026-01-16T10:35:00Z" w16du:dateUtc="2026-01-16T10:35:00Z">
              <w:tcPr>
                <w:tcW w:w="1838" w:type="dxa"/>
              </w:tcPr>
            </w:tcPrChange>
          </w:tcPr>
          <w:p w14:paraId="28FB74DD" w14:textId="77777777" w:rsidR="00691866" w:rsidRPr="00B20A8C" w:rsidRDefault="00691866" w:rsidP="00B20A8C">
            <w:pPr>
              <w:spacing w:after="160" w:line="360" w:lineRule="auto"/>
              <w:jc w:val="both"/>
              <w:rPr>
                <w:rFonts w:ascii="Arial" w:hAnsi="Arial" w:cs="Arial"/>
                <w:sz w:val="20"/>
                <w:szCs w:val="20"/>
                <w:lang w:val="en-GB"/>
                <w:rPrChange w:id="66"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67" w:author="S.K. Kaptoge" w:date="2026-01-16T10:34:00Z" w16du:dateUtc="2026-01-16T10:34:00Z">
                  <w:rPr>
                    <w:rFonts w:ascii="Arial" w:hAnsi="Arial" w:cs="Arial"/>
                    <w:sz w:val="22"/>
                    <w:szCs w:val="22"/>
                    <w:lang w:val="en-GB"/>
                  </w:rPr>
                </w:rPrChange>
              </w:rPr>
              <w:t>Insufficient knowledge to conduct appropriate statistical tests and data analysis</w:t>
            </w:r>
          </w:p>
        </w:tc>
        <w:tc>
          <w:tcPr>
            <w:tcW w:w="1134" w:type="dxa"/>
            <w:tcPrChange w:id="68" w:author="S.K. Kaptoge" w:date="2026-01-16T10:35:00Z" w16du:dateUtc="2026-01-16T10:35:00Z">
              <w:tcPr>
                <w:tcW w:w="1346" w:type="dxa"/>
                <w:gridSpan w:val="2"/>
              </w:tcPr>
            </w:tcPrChange>
          </w:tcPr>
          <w:p w14:paraId="51BF0E43" w14:textId="77777777" w:rsidR="00691866" w:rsidRPr="00B20A8C" w:rsidRDefault="00691866" w:rsidP="00FC6F0C">
            <w:pPr>
              <w:spacing w:after="160" w:line="360" w:lineRule="auto"/>
              <w:jc w:val="both"/>
              <w:rPr>
                <w:rFonts w:ascii="Arial" w:hAnsi="Arial" w:cs="Arial"/>
                <w:sz w:val="20"/>
                <w:szCs w:val="20"/>
                <w:lang w:val="en-GB"/>
                <w:rPrChange w:id="69"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70" w:author="S.K. Kaptoge" w:date="2026-01-16T10:34:00Z" w16du:dateUtc="2026-01-16T10:34:00Z">
                  <w:rPr>
                    <w:rFonts w:ascii="Arial" w:hAnsi="Arial" w:cs="Arial"/>
                    <w:sz w:val="22"/>
                    <w:szCs w:val="22"/>
                    <w:lang w:val="en-GB"/>
                  </w:rPr>
                </w:rPrChange>
              </w:rPr>
              <w:t>Low</w:t>
            </w:r>
          </w:p>
        </w:tc>
        <w:tc>
          <w:tcPr>
            <w:tcW w:w="992" w:type="dxa"/>
            <w:tcPrChange w:id="71" w:author="S.K. Kaptoge" w:date="2026-01-16T10:35:00Z" w16du:dateUtc="2026-01-16T10:35:00Z">
              <w:tcPr>
                <w:tcW w:w="1347" w:type="dxa"/>
                <w:gridSpan w:val="2"/>
              </w:tcPr>
            </w:tcPrChange>
          </w:tcPr>
          <w:p w14:paraId="29930139" w14:textId="77777777" w:rsidR="00691866" w:rsidRPr="00B20A8C" w:rsidRDefault="00691866" w:rsidP="00FC6F0C">
            <w:pPr>
              <w:spacing w:after="160" w:line="360" w:lineRule="auto"/>
              <w:jc w:val="both"/>
              <w:rPr>
                <w:rFonts w:ascii="Arial" w:hAnsi="Arial" w:cs="Arial"/>
                <w:sz w:val="20"/>
                <w:szCs w:val="20"/>
                <w:lang w:val="en-GB"/>
                <w:rPrChange w:id="72"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73" w:author="S.K. Kaptoge" w:date="2026-01-16T10:34:00Z" w16du:dateUtc="2026-01-16T10:34:00Z">
                  <w:rPr>
                    <w:rFonts w:ascii="Arial" w:hAnsi="Arial" w:cs="Arial"/>
                    <w:sz w:val="22"/>
                    <w:szCs w:val="22"/>
                    <w:lang w:val="en-GB"/>
                  </w:rPr>
                </w:rPrChange>
              </w:rPr>
              <w:t>Medium</w:t>
            </w:r>
          </w:p>
        </w:tc>
        <w:tc>
          <w:tcPr>
            <w:tcW w:w="4394" w:type="dxa"/>
            <w:tcPrChange w:id="74" w:author="S.K. Kaptoge" w:date="2026-01-16T10:35:00Z" w16du:dateUtc="2026-01-16T10:35:00Z">
              <w:tcPr>
                <w:tcW w:w="4485" w:type="dxa"/>
                <w:gridSpan w:val="2"/>
              </w:tcPr>
            </w:tcPrChange>
          </w:tcPr>
          <w:p w14:paraId="07A2BC3B" w14:textId="77777777" w:rsidR="00691866" w:rsidRPr="00B20A8C" w:rsidRDefault="00691866" w:rsidP="00B20A8C">
            <w:pPr>
              <w:spacing w:after="160" w:line="360" w:lineRule="auto"/>
              <w:jc w:val="both"/>
              <w:rPr>
                <w:rFonts w:ascii="Arial" w:hAnsi="Arial" w:cs="Arial"/>
                <w:sz w:val="20"/>
                <w:szCs w:val="20"/>
                <w:lang w:val="en-GB"/>
                <w:rPrChange w:id="75"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76" w:author="S.K. Kaptoge" w:date="2026-01-16T10:34:00Z" w16du:dateUtc="2026-01-16T10:34:00Z">
                  <w:rPr>
                    <w:rFonts w:ascii="Arial" w:hAnsi="Arial" w:cs="Arial"/>
                    <w:sz w:val="22"/>
                    <w:szCs w:val="22"/>
                    <w:lang w:val="en-GB"/>
                  </w:rPr>
                </w:rPrChange>
              </w:rPr>
              <w:t xml:space="preserve">Most of my intended statistical analysis techniques will be covered in the Advanced </w:t>
            </w:r>
            <w:r w:rsidR="0078587E" w:rsidRPr="00B20A8C">
              <w:rPr>
                <w:rFonts w:ascii="Arial" w:hAnsi="Arial" w:cs="Arial"/>
                <w:sz w:val="20"/>
                <w:szCs w:val="20"/>
                <w:lang w:val="en-GB"/>
                <w:rPrChange w:id="77" w:author="S.K. Kaptoge" w:date="2026-01-16T10:34:00Z" w16du:dateUtc="2026-01-16T10:34:00Z">
                  <w:rPr>
                    <w:rFonts w:ascii="Arial" w:hAnsi="Arial" w:cs="Arial"/>
                    <w:sz w:val="22"/>
                    <w:szCs w:val="22"/>
                    <w:lang w:val="en-GB"/>
                  </w:rPr>
                </w:rPrChange>
              </w:rPr>
              <w:t>Biostatistics</w:t>
            </w:r>
            <w:r w:rsidRPr="00B20A8C">
              <w:rPr>
                <w:rFonts w:ascii="Arial" w:hAnsi="Arial" w:cs="Arial"/>
                <w:sz w:val="20"/>
                <w:szCs w:val="20"/>
                <w:lang w:val="en-GB"/>
                <w:rPrChange w:id="78" w:author="S.K. Kaptoge" w:date="2026-01-16T10:34:00Z" w16du:dateUtc="2026-01-16T10:34:00Z">
                  <w:rPr>
                    <w:rFonts w:ascii="Arial" w:hAnsi="Arial" w:cs="Arial"/>
                    <w:sz w:val="22"/>
                    <w:szCs w:val="22"/>
                    <w:lang w:val="en-GB"/>
                  </w:rPr>
                </w:rPrChange>
              </w:rPr>
              <w:t xml:space="preserve"> for Epidemiology module later in the term. I will also be frequently checking with my supervisor</w:t>
            </w:r>
            <w:r w:rsidR="0078587E" w:rsidRPr="00B20A8C">
              <w:rPr>
                <w:rFonts w:ascii="Arial" w:hAnsi="Arial" w:cs="Arial"/>
                <w:sz w:val="20"/>
                <w:szCs w:val="20"/>
                <w:lang w:val="en-GB"/>
                <w:rPrChange w:id="79" w:author="S.K. Kaptoge" w:date="2026-01-16T10:34:00Z" w16du:dateUtc="2026-01-16T10:34:00Z">
                  <w:rPr>
                    <w:rFonts w:ascii="Arial" w:hAnsi="Arial" w:cs="Arial"/>
                    <w:sz w:val="22"/>
                    <w:szCs w:val="22"/>
                    <w:lang w:val="en-GB"/>
                  </w:rPr>
                </w:rPrChange>
              </w:rPr>
              <w:t>,</w:t>
            </w:r>
            <w:r w:rsidRPr="00B20A8C">
              <w:rPr>
                <w:rFonts w:ascii="Arial" w:hAnsi="Arial" w:cs="Arial"/>
                <w:sz w:val="20"/>
                <w:szCs w:val="20"/>
                <w:lang w:val="en-GB"/>
                <w:rPrChange w:id="80" w:author="S.K. Kaptoge" w:date="2026-01-16T10:34:00Z" w16du:dateUtc="2026-01-16T10:34:00Z">
                  <w:rPr>
                    <w:rFonts w:ascii="Arial" w:hAnsi="Arial" w:cs="Arial"/>
                    <w:sz w:val="22"/>
                    <w:szCs w:val="22"/>
                    <w:lang w:val="en-GB"/>
                  </w:rPr>
                </w:rPrChange>
              </w:rPr>
              <w:t xml:space="preserve"> who is a statistician on my statistical methods. </w:t>
            </w:r>
          </w:p>
        </w:tc>
      </w:tr>
      <w:tr w:rsidR="0078587E" w:rsidRPr="00B20A8C" w14:paraId="14AB4C81" w14:textId="77777777" w:rsidTr="00B20A8C">
        <w:trPr>
          <w:trHeight w:val="2419"/>
          <w:trPrChange w:id="81" w:author="S.K. Kaptoge" w:date="2026-01-16T10:35:00Z" w16du:dateUtc="2026-01-16T10:35:00Z">
            <w:trPr>
              <w:gridAfter w:val="0"/>
              <w:trHeight w:val="2419"/>
            </w:trPr>
          </w:trPrChange>
        </w:trPr>
        <w:tc>
          <w:tcPr>
            <w:tcW w:w="2689" w:type="dxa"/>
            <w:tcPrChange w:id="82" w:author="S.K. Kaptoge" w:date="2026-01-16T10:35:00Z" w16du:dateUtc="2026-01-16T10:35:00Z">
              <w:tcPr>
                <w:tcW w:w="1838" w:type="dxa"/>
              </w:tcPr>
            </w:tcPrChange>
          </w:tcPr>
          <w:p w14:paraId="0B6F8190" w14:textId="77777777" w:rsidR="0078587E" w:rsidRPr="00B20A8C" w:rsidRDefault="0078587E" w:rsidP="00B20A8C">
            <w:pPr>
              <w:spacing w:after="160" w:line="360" w:lineRule="auto"/>
              <w:jc w:val="both"/>
              <w:rPr>
                <w:rFonts w:ascii="Arial" w:hAnsi="Arial" w:cs="Arial"/>
                <w:sz w:val="20"/>
                <w:szCs w:val="20"/>
                <w:lang w:val="en-GB"/>
                <w:rPrChange w:id="83"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84" w:author="S.K. Kaptoge" w:date="2026-01-16T10:34:00Z" w16du:dateUtc="2026-01-16T10:34:00Z">
                  <w:rPr>
                    <w:rFonts w:ascii="Arial" w:hAnsi="Arial" w:cs="Arial"/>
                    <w:sz w:val="22"/>
                    <w:szCs w:val="22"/>
                    <w:lang w:val="en-GB"/>
                  </w:rPr>
                </w:rPrChange>
              </w:rPr>
              <w:t>Coding or software competency</w:t>
            </w:r>
          </w:p>
        </w:tc>
        <w:tc>
          <w:tcPr>
            <w:tcW w:w="1134" w:type="dxa"/>
            <w:tcPrChange w:id="85" w:author="S.K. Kaptoge" w:date="2026-01-16T10:35:00Z" w16du:dateUtc="2026-01-16T10:35:00Z">
              <w:tcPr>
                <w:tcW w:w="1346" w:type="dxa"/>
                <w:gridSpan w:val="2"/>
              </w:tcPr>
            </w:tcPrChange>
          </w:tcPr>
          <w:p w14:paraId="4FCA24F0" w14:textId="77777777" w:rsidR="0078587E" w:rsidRPr="00B20A8C" w:rsidRDefault="0078587E" w:rsidP="00FC6F0C">
            <w:pPr>
              <w:spacing w:after="160" w:line="360" w:lineRule="auto"/>
              <w:jc w:val="both"/>
              <w:rPr>
                <w:rFonts w:ascii="Arial" w:hAnsi="Arial" w:cs="Arial"/>
                <w:sz w:val="20"/>
                <w:szCs w:val="20"/>
                <w:lang w:val="en-GB"/>
                <w:rPrChange w:id="86"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87" w:author="S.K. Kaptoge" w:date="2026-01-16T10:34:00Z" w16du:dateUtc="2026-01-16T10:34:00Z">
                  <w:rPr>
                    <w:rFonts w:ascii="Arial" w:hAnsi="Arial" w:cs="Arial"/>
                    <w:sz w:val="22"/>
                    <w:szCs w:val="22"/>
                    <w:lang w:val="en-GB"/>
                  </w:rPr>
                </w:rPrChange>
              </w:rPr>
              <w:t>Low</w:t>
            </w:r>
          </w:p>
        </w:tc>
        <w:tc>
          <w:tcPr>
            <w:tcW w:w="992" w:type="dxa"/>
            <w:tcPrChange w:id="88" w:author="S.K. Kaptoge" w:date="2026-01-16T10:35:00Z" w16du:dateUtc="2026-01-16T10:35:00Z">
              <w:tcPr>
                <w:tcW w:w="1347" w:type="dxa"/>
                <w:gridSpan w:val="2"/>
              </w:tcPr>
            </w:tcPrChange>
          </w:tcPr>
          <w:p w14:paraId="18F7EACC" w14:textId="77777777" w:rsidR="0078587E" w:rsidRPr="00B20A8C" w:rsidRDefault="0078587E" w:rsidP="00FC6F0C">
            <w:pPr>
              <w:spacing w:after="160" w:line="360" w:lineRule="auto"/>
              <w:jc w:val="both"/>
              <w:rPr>
                <w:rFonts w:ascii="Arial" w:hAnsi="Arial" w:cs="Arial"/>
                <w:sz w:val="20"/>
                <w:szCs w:val="20"/>
                <w:lang w:val="en-GB"/>
                <w:rPrChange w:id="89"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90" w:author="S.K. Kaptoge" w:date="2026-01-16T10:34:00Z" w16du:dateUtc="2026-01-16T10:34:00Z">
                  <w:rPr>
                    <w:rFonts w:ascii="Arial" w:hAnsi="Arial" w:cs="Arial"/>
                    <w:sz w:val="22"/>
                    <w:szCs w:val="22"/>
                    <w:lang w:val="en-GB"/>
                  </w:rPr>
                </w:rPrChange>
              </w:rPr>
              <w:t>High</w:t>
            </w:r>
          </w:p>
        </w:tc>
        <w:tc>
          <w:tcPr>
            <w:tcW w:w="4394" w:type="dxa"/>
            <w:tcPrChange w:id="91" w:author="S.K. Kaptoge" w:date="2026-01-16T10:35:00Z" w16du:dateUtc="2026-01-16T10:35:00Z">
              <w:tcPr>
                <w:tcW w:w="4485" w:type="dxa"/>
                <w:gridSpan w:val="2"/>
              </w:tcPr>
            </w:tcPrChange>
          </w:tcPr>
          <w:p w14:paraId="79F76541" w14:textId="77777777" w:rsidR="0078587E" w:rsidRPr="00B20A8C" w:rsidRDefault="0078587E" w:rsidP="00B20A8C">
            <w:pPr>
              <w:spacing w:after="160" w:line="360" w:lineRule="auto"/>
              <w:jc w:val="both"/>
              <w:rPr>
                <w:rFonts w:ascii="Arial" w:hAnsi="Arial" w:cs="Arial"/>
                <w:sz w:val="20"/>
                <w:szCs w:val="20"/>
                <w:lang w:val="en-GB"/>
                <w:rPrChange w:id="92"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93" w:author="S.K. Kaptoge" w:date="2026-01-16T10:34:00Z" w16du:dateUtc="2026-01-16T10:34:00Z">
                  <w:rPr>
                    <w:rFonts w:ascii="Arial" w:hAnsi="Arial" w:cs="Arial"/>
                    <w:sz w:val="22"/>
                    <w:szCs w:val="22"/>
                    <w:lang w:val="en-GB"/>
                  </w:rPr>
                </w:rPrChange>
              </w:rPr>
              <w:t>I am self-studying on how to handle, clean large datasets with R.</w:t>
            </w:r>
          </w:p>
          <w:p w14:paraId="22F463F4" w14:textId="77777777" w:rsidR="0078587E" w:rsidRPr="00B20A8C" w:rsidRDefault="0078587E" w:rsidP="00B20A8C">
            <w:pPr>
              <w:spacing w:after="160" w:line="360" w:lineRule="auto"/>
              <w:jc w:val="both"/>
              <w:rPr>
                <w:rFonts w:ascii="Arial" w:hAnsi="Arial" w:cs="Arial"/>
                <w:sz w:val="20"/>
                <w:szCs w:val="20"/>
                <w:lang w:val="en-GB"/>
                <w:rPrChange w:id="94"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95" w:author="S.K. Kaptoge" w:date="2026-01-16T10:34:00Z" w16du:dateUtc="2026-01-16T10:34:00Z">
                  <w:rPr>
                    <w:rFonts w:ascii="Arial" w:hAnsi="Arial" w:cs="Arial"/>
                    <w:sz w:val="22"/>
                    <w:szCs w:val="22"/>
                    <w:lang w:val="en-GB"/>
                  </w:rPr>
                </w:rPrChange>
              </w:rPr>
              <w:t>I have created a Git repository for my dissertation project and will ensure that code and other essential documents will always be backed.</w:t>
            </w:r>
          </w:p>
        </w:tc>
      </w:tr>
      <w:tr w:rsidR="0078587E" w:rsidRPr="00B20A8C" w14:paraId="285C5A13" w14:textId="77777777" w:rsidTr="00B20A8C">
        <w:trPr>
          <w:trHeight w:val="2419"/>
          <w:trPrChange w:id="96" w:author="S.K. Kaptoge" w:date="2026-01-16T10:35:00Z" w16du:dateUtc="2026-01-16T10:35:00Z">
            <w:trPr>
              <w:gridAfter w:val="0"/>
              <w:trHeight w:val="2419"/>
            </w:trPr>
          </w:trPrChange>
        </w:trPr>
        <w:tc>
          <w:tcPr>
            <w:tcW w:w="2689" w:type="dxa"/>
            <w:tcPrChange w:id="97" w:author="S.K. Kaptoge" w:date="2026-01-16T10:35:00Z" w16du:dateUtc="2026-01-16T10:35:00Z">
              <w:tcPr>
                <w:tcW w:w="1838" w:type="dxa"/>
              </w:tcPr>
            </w:tcPrChange>
          </w:tcPr>
          <w:p w14:paraId="0AA2A192" w14:textId="77777777" w:rsidR="0078587E" w:rsidRPr="00B20A8C" w:rsidRDefault="0078587E" w:rsidP="00B20A8C">
            <w:pPr>
              <w:spacing w:after="160" w:line="360" w:lineRule="auto"/>
              <w:jc w:val="both"/>
              <w:rPr>
                <w:rFonts w:ascii="Arial" w:hAnsi="Arial" w:cs="Arial"/>
                <w:sz w:val="20"/>
                <w:szCs w:val="20"/>
                <w:lang w:val="en-GB"/>
                <w:rPrChange w:id="98"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99" w:author="S.K. Kaptoge" w:date="2026-01-16T10:34:00Z" w16du:dateUtc="2026-01-16T10:34:00Z">
                  <w:rPr>
                    <w:rFonts w:ascii="Arial" w:hAnsi="Arial" w:cs="Arial"/>
                    <w:sz w:val="22"/>
                    <w:szCs w:val="22"/>
                    <w:lang w:val="en-GB"/>
                  </w:rPr>
                </w:rPrChange>
              </w:rPr>
              <w:t>Data may not be sufficient to conduct the intended incident analysis</w:t>
            </w:r>
          </w:p>
        </w:tc>
        <w:tc>
          <w:tcPr>
            <w:tcW w:w="1134" w:type="dxa"/>
            <w:tcPrChange w:id="100" w:author="S.K. Kaptoge" w:date="2026-01-16T10:35:00Z" w16du:dateUtc="2026-01-16T10:35:00Z">
              <w:tcPr>
                <w:tcW w:w="1346" w:type="dxa"/>
                <w:gridSpan w:val="2"/>
              </w:tcPr>
            </w:tcPrChange>
          </w:tcPr>
          <w:p w14:paraId="1C1D1411" w14:textId="77777777" w:rsidR="0078587E" w:rsidRPr="00B20A8C" w:rsidRDefault="0078587E" w:rsidP="00FC6F0C">
            <w:pPr>
              <w:spacing w:after="160" w:line="360" w:lineRule="auto"/>
              <w:jc w:val="both"/>
              <w:rPr>
                <w:rFonts w:ascii="Arial" w:hAnsi="Arial" w:cs="Arial"/>
                <w:sz w:val="20"/>
                <w:szCs w:val="20"/>
                <w:lang w:val="en-GB"/>
                <w:rPrChange w:id="101"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102" w:author="S.K. Kaptoge" w:date="2026-01-16T10:34:00Z" w16du:dateUtc="2026-01-16T10:34:00Z">
                  <w:rPr>
                    <w:rFonts w:ascii="Arial" w:hAnsi="Arial" w:cs="Arial"/>
                    <w:sz w:val="22"/>
                    <w:szCs w:val="22"/>
                    <w:lang w:val="en-GB"/>
                  </w:rPr>
                </w:rPrChange>
              </w:rPr>
              <w:t>Low-medium</w:t>
            </w:r>
          </w:p>
        </w:tc>
        <w:tc>
          <w:tcPr>
            <w:tcW w:w="992" w:type="dxa"/>
            <w:tcPrChange w:id="103" w:author="S.K. Kaptoge" w:date="2026-01-16T10:35:00Z" w16du:dateUtc="2026-01-16T10:35:00Z">
              <w:tcPr>
                <w:tcW w:w="1347" w:type="dxa"/>
                <w:gridSpan w:val="2"/>
              </w:tcPr>
            </w:tcPrChange>
          </w:tcPr>
          <w:p w14:paraId="2297823B" w14:textId="77777777" w:rsidR="0078587E" w:rsidRPr="00B20A8C" w:rsidRDefault="0078587E" w:rsidP="00FC6F0C">
            <w:pPr>
              <w:spacing w:after="160" w:line="360" w:lineRule="auto"/>
              <w:jc w:val="both"/>
              <w:rPr>
                <w:rFonts w:ascii="Arial" w:hAnsi="Arial" w:cs="Arial"/>
                <w:sz w:val="20"/>
                <w:szCs w:val="20"/>
                <w:lang w:val="en-GB"/>
                <w:rPrChange w:id="104"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105" w:author="S.K. Kaptoge" w:date="2026-01-16T10:34:00Z" w16du:dateUtc="2026-01-16T10:34:00Z">
                  <w:rPr>
                    <w:rFonts w:ascii="Arial" w:hAnsi="Arial" w:cs="Arial"/>
                    <w:sz w:val="22"/>
                    <w:szCs w:val="22"/>
                    <w:lang w:val="en-GB"/>
                  </w:rPr>
                </w:rPrChange>
              </w:rPr>
              <w:t>High</w:t>
            </w:r>
          </w:p>
        </w:tc>
        <w:tc>
          <w:tcPr>
            <w:tcW w:w="4394" w:type="dxa"/>
            <w:tcPrChange w:id="106" w:author="S.K. Kaptoge" w:date="2026-01-16T10:35:00Z" w16du:dateUtc="2026-01-16T10:35:00Z">
              <w:tcPr>
                <w:tcW w:w="4485" w:type="dxa"/>
                <w:gridSpan w:val="2"/>
              </w:tcPr>
            </w:tcPrChange>
          </w:tcPr>
          <w:p w14:paraId="296BD1CC" w14:textId="77777777" w:rsidR="0078587E" w:rsidRPr="00B20A8C" w:rsidRDefault="0078587E" w:rsidP="00B20A8C">
            <w:pPr>
              <w:spacing w:after="160" w:line="360" w:lineRule="auto"/>
              <w:jc w:val="both"/>
              <w:rPr>
                <w:rFonts w:ascii="Arial" w:hAnsi="Arial" w:cs="Arial"/>
                <w:sz w:val="20"/>
                <w:szCs w:val="20"/>
                <w:lang w:val="en-GB"/>
                <w:rPrChange w:id="107"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108" w:author="S.K. Kaptoge" w:date="2026-01-16T10:34:00Z" w16du:dateUtc="2026-01-16T10:34:00Z">
                  <w:rPr>
                    <w:rFonts w:ascii="Arial" w:hAnsi="Arial" w:cs="Arial"/>
                    <w:sz w:val="22"/>
                    <w:szCs w:val="22"/>
                    <w:lang w:val="en-GB"/>
                  </w:rPr>
                </w:rPrChange>
              </w:rPr>
              <w:t>I have scheduled regular meetings with my supervisor to discuss data feasibility and adjustment of my research question</w:t>
            </w:r>
          </w:p>
        </w:tc>
      </w:tr>
      <w:tr w:rsidR="0078587E" w:rsidRPr="00B20A8C" w14:paraId="7254AD90" w14:textId="77777777" w:rsidTr="00B20A8C">
        <w:trPr>
          <w:trPrChange w:id="109" w:author="S.K. Kaptoge" w:date="2026-01-16T10:35:00Z" w16du:dateUtc="2026-01-16T10:35:00Z">
            <w:trPr>
              <w:gridAfter w:val="0"/>
            </w:trPr>
          </w:trPrChange>
        </w:trPr>
        <w:tc>
          <w:tcPr>
            <w:tcW w:w="2689" w:type="dxa"/>
            <w:tcPrChange w:id="110" w:author="S.K. Kaptoge" w:date="2026-01-16T10:35:00Z" w16du:dateUtc="2026-01-16T10:35:00Z">
              <w:tcPr>
                <w:tcW w:w="1838" w:type="dxa"/>
              </w:tcPr>
            </w:tcPrChange>
          </w:tcPr>
          <w:p w14:paraId="79F85202" w14:textId="77777777" w:rsidR="0078587E" w:rsidRPr="00B20A8C" w:rsidRDefault="0078587E" w:rsidP="00B20A8C">
            <w:pPr>
              <w:spacing w:after="160" w:line="360" w:lineRule="auto"/>
              <w:jc w:val="both"/>
              <w:rPr>
                <w:rFonts w:ascii="Arial" w:hAnsi="Arial" w:cs="Arial"/>
                <w:sz w:val="20"/>
                <w:szCs w:val="20"/>
                <w:lang w:val="en-GB"/>
                <w:rPrChange w:id="111"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112" w:author="S.K. Kaptoge" w:date="2026-01-16T10:34:00Z" w16du:dateUtc="2026-01-16T10:34:00Z">
                  <w:rPr>
                    <w:rFonts w:ascii="Arial" w:hAnsi="Arial" w:cs="Arial"/>
                    <w:sz w:val="22"/>
                    <w:szCs w:val="22"/>
                    <w:lang w:val="en-GB"/>
                  </w:rPr>
                </w:rPrChange>
              </w:rPr>
              <w:lastRenderedPageBreak/>
              <w:t>Personal emergencies or illness</w:t>
            </w:r>
          </w:p>
        </w:tc>
        <w:tc>
          <w:tcPr>
            <w:tcW w:w="1134" w:type="dxa"/>
            <w:tcPrChange w:id="113" w:author="S.K. Kaptoge" w:date="2026-01-16T10:35:00Z" w16du:dateUtc="2026-01-16T10:35:00Z">
              <w:tcPr>
                <w:tcW w:w="1346" w:type="dxa"/>
                <w:gridSpan w:val="2"/>
              </w:tcPr>
            </w:tcPrChange>
          </w:tcPr>
          <w:p w14:paraId="466EFF07" w14:textId="77777777" w:rsidR="0078587E" w:rsidRPr="00B20A8C" w:rsidRDefault="0078587E" w:rsidP="00FC6F0C">
            <w:pPr>
              <w:spacing w:after="160" w:line="360" w:lineRule="auto"/>
              <w:jc w:val="both"/>
              <w:rPr>
                <w:rFonts w:ascii="Arial" w:hAnsi="Arial" w:cs="Arial"/>
                <w:sz w:val="20"/>
                <w:szCs w:val="20"/>
                <w:lang w:val="en-GB"/>
                <w:rPrChange w:id="114"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115" w:author="S.K. Kaptoge" w:date="2026-01-16T10:34:00Z" w16du:dateUtc="2026-01-16T10:34:00Z">
                  <w:rPr>
                    <w:rFonts w:ascii="Arial" w:hAnsi="Arial" w:cs="Arial"/>
                    <w:sz w:val="22"/>
                    <w:szCs w:val="22"/>
                    <w:lang w:val="en-GB"/>
                  </w:rPr>
                </w:rPrChange>
              </w:rPr>
              <w:t>Low</w:t>
            </w:r>
          </w:p>
        </w:tc>
        <w:tc>
          <w:tcPr>
            <w:tcW w:w="992" w:type="dxa"/>
            <w:tcPrChange w:id="116" w:author="S.K. Kaptoge" w:date="2026-01-16T10:35:00Z" w16du:dateUtc="2026-01-16T10:35:00Z">
              <w:tcPr>
                <w:tcW w:w="1347" w:type="dxa"/>
                <w:gridSpan w:val="2"/>
              </w:tcPr>
            </w:tcPrChange>
          </w:tcPr>
          <w:p w14:paraId="2B3A8364" w14:textId="77777777" w:rsidR="0078587E" w:rsidRPr="00B20A8C" w:rsidRDefault="0078587E" w:rsidP="00FC6F0C">
            <w:pPr>
              <w:spacing w:after="160" w:line="360" w:lineRule="auto"/>
              <w:jc w:val="both"/>
              <w:rPr>
                <w:rFonts w:ascii="Arial" w:hAnsi="Arial" w:cs="Arial"/>
                <w:sz w:val="20"/>
                <w:szCs w:val="20"/>
                <w:lang w:val="en-GB"/>
                <w:rPrChange w:id="117"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118" w:author="S.K. Kaptoge" w:date="2026-01-16T10:34:00Z" w16du:dateUtc="2026-01-16T10:34:00Z">
                  <w:rPr>
                    <w:rFonts w:ascii="Arial" w:hAnsi="Arial" w:cs="Arial"/>
                    <w:sz w:val="22"/>
                    <w:szCs w:val="22"/>
                    <w:lang w:val="en-GB"/>
                  </w:rPr>
                </w:rPrChange>
              </w:rPr>
              <w:t>Low</w:t>
            </w:r>
          </w:p>
        </w:tc>
        <w:tc>
          <w:tcPr>
            <w:tcW w:w="4394" w:type="dxa"/>
            <w:tcPrChange w:id="119" w:author="S.K. Kaptoge" w:date="2026-01-16T10:35:00Z" w16du:dateUtc="2026-01-16T10:35:00Z">
              <w:tcPr>
                <w:tcW w:w="4485" w:type="dxa"/>
                <w:gridSpan w:val="2"/>
              </w:tcPr>
            </w:tcPrChange>
          </w:tcPr>
          <w:p w14:paraId="7ECF509E" w14:textId="77777777" w:rsidR="0078587E" w:rsidRPr="00B20A8C" w:rsidRDefault="0078587E" w:rsidP="00B20A8C">
            <w:pPr>
              <w:spacing w:after="160" w:line="360" w:lineRule="auto"/>
              <w:jc w:val="both"/>
              <w:rPr>
                <w:rFonts w:ascii="Arial" w:hAnsi="Arial" w:cs="Arial"/>
                <w:sz w:val="20"/>
                <w:szCs w:val="20"/>
                <w:lang w:val="en-GB"/>
                <w:rPrChange w:id="120" w:author="S.K. Kaptoge" w:date="2026-01-16T10:34:00Z" w16du:dateUtc="2026-01-16T10:34:00Z">
                  <w:rPr>
                    <w:rFonts w:ascii="Arial" w:hAnsi="Arial" w:cs="Arial"/>
                    <w:sz w:val="22"/>
                    <w:szCs w:val="22"/>
                    <w:lang w:val="en-GB"/>
                  </w:rPr>
                </w:rPrChange>
              </w:rPr>
            </w:pPr>
            <w:r w:rsidRPr="00B20A8C">
              <w:rPr>
                <w:rFonts w:ascii="Arial" w:hAnsi="Arial" w:cs="Arial"/>
                <w:sz w:val="20"/>
                <w:szCs w:val="20"/>
                <w:lang w:val="en-GB"/>
                <w:rPrChange w:id="121" w:author="S.K. Kaptoge" w:date="2026-01-16T10:34:00Z" w16du:dateUtc="2026-01-16T10:34:00Z">
                  <w:rPr>
                    <w:rFonts w:ascii="Arial" w:hAnsi="Arial" w:cs="Arial"/>
                    <w:sz w:val="22"/>
                    <w:szCs w:val="22"/>
                    <w:lang w:val="en-GB"/>
                  </w:rPr>
                </w:rPrChange>
              </w:rPr>
              <w:t>I am accounted for additional time for my dissertation as reflected in my Gantt chart</w:t>
            </w:r>
          </w:p>
        </w:tc>
      </w:tr>
    </w:tbl>
    <w:p w14:paraId="35936A5E" w14:textId="77777777" w:rsidR="004F08BF" w:rsidRPr="007F6A38" w:rsidRDefault="004F08BF" w:rsidP="00FC6F0C">
      <w:pPr>
        <w:spacing w:line="360" w:lineRule="auto"/>
        <w:jc w:val="both"/>
        <w:rPr>
          <w:rFonts w:ascii="Arial" w:hAnsi="Arial" w:cs="Arial"/>
          <w:b/>
          <w:bCs/>
          <w:lang w:val="en-GB"/>
        </w:rPr>
      </w:pPr>
    </w:p>
    <w:p w14:paraId="73647821" w14:textId="77777777" w:rsidR="004F08BF" w:rsidRPr="007F6A38" w:rsidRDefault="004F08BF" w:rsidP="00FC6F0C">
      <w:pPr>
        <w:pStyle w:val="Heading1"/>
        <w:spacing w:line="360" w:lineRule="auto"/>
        <w:jc w:val="both"/>
        <w:rPr>
          <w:rFonts w:ascii="Arial" w:hAnsi="Arial" w:cs="Arial"/>
          <w:sz w:val="22"/>
          <w:szCs w:val="22"/>
          <w:lang w:val="en-GB"/>
        </w:rPr>
      </w:pPr>
      <w:r w:rsidRPr="007F6A38">
        <w:rPr>
          <w:rFonts w:ascii="Arial" w:hAnsi="Arial" w:cs="Arial"/>
          <w:sz w:val="22"/>
          <w:szCs w:val="22"/>
          <w:lang w:val="en-GB"/>
        </w:rPr>
        <w:t>Timeline</w:t>
      </w:r>
    </w:p>
    <w:p w14:paraId="70617DFA" w14:textId="77777777" w:rsidR="00692978" w:rsidRPr="007F6A38" w:rsidRDefault="007F6A38" w:rsidP="007F6A38">
      <w:pPr>
        <w:rPr>
          <w:rFonts w:ascii="Arial" w:hAnsi="Arial" w:cs="Arial"/>
          <w:b/>
          <w:bCs/>
          <w:lang w:val="en-GB"/>
        </w:rPr>
      </w:pPr>
      <w:r w:rsidRPr="007F6A38">
        <w:rPr>
          <w:rFonts w:ascii="Arial" w:hAnsi="Arial" w:cs="Arial"/>
          <w:lang w:val="en-GB"/>
        </w:rPr>
        <w:t xml:space="preserve">To allow for better visualization of the timeline of the dissertation, a Gantt chart has been created below </w:t>
      </w:r>
      <w:r w:rsidR="00FC6F0C" w:rsidRPr="007F6A38">
        <w:rPr>
          <w:rFonts w:ascii="Arial" w:hAnsi="Arial" w:cs="Arial"/>
          <w:b/>
          <w:bCs/>
          <w:noProof/>
        </w:rPr>
        <w:drawing>
          <wp:inline distT="0" distB="0" distL="0" distR="0" wp14:anchorId="0DE6E171" wp14:editId="6D6360B9">
            <wp:extent cx="6712585" cy="45662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12585" cy="4566285"/>
                    </a:xfrm>
                    <a:prstGeom prst="rect">
                      <a:avLst/>
                    </a:prstGeom>
                    <a:noFill/>
                  </pic:spPr>
                </pic:pic>
              </a:graphicData>
            </a:graphic>
          </wp:inline>
        </w:drawing>
      </w:r>
    </w:p>
    <w:p w14:paraId="672AC08D" w14:textId="77777777" w:rsidR="00FC6F0C" w:rsidRPr="007F6A38" w:rsidRDefault="00FC6F0C" w:rsidP="00FC6F0C">
      <w:pPr>
        <w:spacing w:line="360" w:lineRule="auto"/>
        <w:jc w:val="both"/>
        <w:rPr>
          <w:rFonts w:ascii="Arial" w:hAnsi="Arial" w:cs="Arial"/>
          <w:b/>
          <w:bCs/>
          <w:lang w:val="en-GB"/>
        </w:rPr>
      </w:pPr>
    </w:p>
    <w:p w14:paraId="6E29CE3E" w14:textId="77777777" w:rsidR="00692978" w:rsidRPr="007F6A38" w:rsidRDefault="00692978" w:rsidP="00FC6F0C">
      <w:pPr>
        <w:pStyle w:val="Heading3"/>
        <w:numPr>
          <w:ilvl w:val="2"/>
          <w:numId w:val="6"/>
        </w:numPr>
        <w:spacing w:line="360" w:lineRule="auto"/>
        <w:jc w:val="both"/>
        <w:rPr>
          <w:rFonts w:ascii="Arial" w:hAnsi="Arial" w:cs="Arial"/>
          <w:sz w:val="22"/>
          <w:szCs w:val="22"/>
          <w:lang w:val="en-GB"/>
        </w:rPr>
      </w:pPr>
      <w:r w:rsidRPr="007F6A38">
        <w:rPr>
          <w:rFonts w:ascii="Arial" w:hAnsi="Arial" w:cs="Arial"/>
          <w:sz w:val="22"/>
          <w:szCs w:val="22"/>
          <w:lang w:val="en-GB"/>
        </w:rPr>
        <w:t>Appendix</w:t>
      </w:r>
    </w:p>
    <w:p w14:paraId="54DA0560" w14:textId="77777777" w:rsidR="00692978" w:rsidRPr="007F6A38" w:rsidRDefault="00AA7D59" w:rsidP="00AA7D59">
      <w:pPr>
        <w:pStyle w:val="Caption"/>
        <w:keepNext/>
        <w:jc w:val="both"/>
        <w:rPr>
          <w:rFonts w:ascii="Arial" w:hAnsi="Arial" w:cs="Arial"/>
          <w:sz w:val="22"/>
          <w:szCs w:val="22"/>
        </w:rPr>
      </w:pPr>
      <w:r w:rsidRPr="007F6A38">
        <w:rPr>
          <w:rFonts w:ascii="Arial" w:hAnsi="Arial" w:cs="Arial"/>
          <w:sz w:val="22"/>
          <w:szCs w:val="22"/>
        </w:rPr>
        <w:t xml:space="preserve">Figure </w:t>
      </w:r>
      <w:r w:rsidRPr="007F6A38">
        <w:rPr>
          <w:rFonts w:ascii="Arial" w:hAnsi="Arial" w:cs="Arial"/>
          <w:sz w:val="22"/>
          <w:szCs w:val="22"/>
        </w:rPr>
        <w:fldChar w:fldCharType="begin"/>
      </w:r>
      <w:r w:rsidRPr="007F6A38">
        <w:rPr>
          <w:rFonts w:ascii="Arial" w:hAnsi="Arial" w:cs="Arial"/>
          <w:sz w:val="22"/>
          <w:szCs w:val="22"/>
        </w:rPr>
        <w:instrText xml:space="preserve"> SEQ Figure \* ARABIC </w:instrText>
      </w:r>
      <w:r w:rsidRPr="007F6A38">
        <w:rPr>
          <w:rFonts w:ascii="Arial" w:hAnsi="Arial" w:cs="Arial"/>
          <w:sz w:val="22"/>
          <w:szCs w:val="22"/>
        </w:rPr>
        <w:fldChar w:fldCharType="separate"/>
      </w:r>
      <w:r w:rsidRPr="007F6A38">
        <w:rPr>
          <w:rFonts w:ascii="Arial" w:hAnsi="Arial" w:cs="Arial"/>
          <w:noProof/>
          <w:sz w:val="22"/>
          <w:szCs w:val="22"/>
        </w:rPr>
        <w:t>1</w:t>
      </w:r>
      <w:r w:rsidRPr="007F6A38">
        <w:rPr>
          <w:rFonts w:ascii="Arial" w:hAnsi="Arial" w:cs="Arial"/>
          <w:sz w:val="22"/>
          <w:szCs w:val="22"/>
        </w:rPr>
        <w:fldChar w:fldCharType="end"/>
      </w:r>
      <w:r w:rsidR="00692978" w:rsidRPr="007F6A38">
        <w:rPr>
          <w:rFonts w:ascii="Arial" w:hAnsi="Arial" w:cs="Arial"/>
          <w:b/>
          <w:bCs/>
          <w:sz w:val="22"/>
          <w:szCs w:val="22"/>
          <w:lang w:val="en-GB"/>
        </w:rPr>
        <w:t>: Multidimensional drivers of cardiometablic disease in Bangladesh</w:t>
      </w:r>
    </w:p>
    <w:p w14:paraId="4B0D2098" w14:textId="77777777" w:rsidR="00692978" w:rsidRPr="007F6A38" w:rsidRDefault="00692978" w:rsidP="00FC6F0C">
      <w:pPr>
        <w:spacing w:line="360" w:lineRule="auto"/>
        <w:jc w:val="both"/>
        <w:rPr>
          <w:rFonts w:ascii="Arial" w:hAnsi="Arial" w:cs="Arial"/>
          <w:b/>
          <w:bCs/>
          <w:lang w:val="en-GB"/>
        </w:rPr>
      </w:pPr>
    </w:p>
    <w:p w14:paraId="51A85690" w14:textId="77777777" w:rsidR="00692978" w:rsidRDefault="00692978" w:rsidP="00FC6F0C">
      <w:pPr>
        <w:spacing w:line="360" w:lineRule="auto"/>
        <w:jc w:val="both"/>
        <w:rPr>
          <w:ins w:id="122" w:author="S.K. Kaptoge" w:date="2026-01-16T09:36:00Z" w16du:dateUtc="2026-01-16T09:36:00Z"/>
          <w:rFonts w:ascii="Arial" w:hAnsi="Arial" w:cs="Arial"/>
          <w:b/>
          <w:bCs/>
        </w:rPr>
      </w:pPr>
      <w:r w:rsidRPr="007F6A38">
        <w:rPr>
          <w:rFonts w:ascii="Arial" w:hAnsi="Arial" w:cs="Arial"/>
          <w:b/>
          <w:bCs/>
          <w:noProof/>
        </w:rPr>
        <w:lastRenderedPageBreak/>
        <w:drawing>
          <wp:inline distT="0" distB="0" distL="0" distR="0" wp14:anchorId="18828DA6" wp14:editId="6380D745">
            <wp:extent cx="2862470" cy="4292588"/>
            <wp:effectExtent l="0" t="0" r="0" b="0"/>
            <wp:docPr id="2" name="Picture 2" descr="D:\Mphil Cambridge\Dissertation\FINAL\Multidimensional risk fact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Mphil Cambridge\Dissertation\FINAL\Multidimensional risk factor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4224" cy="4325210"/>
                    </a:xfrm>
                    <a:prstGeom prst="rect">
                      <a:avLst/>
                    </a:prstGeom>
                    <a:noFill/>
                    <a:ln>
                      <a:noFill/>
                    </a:ln>
                  </pic:spPr>
                </pic:pic>
              </a:graphicData>
            </a:graphic>
          </wp:inline>
        </w:drawing>
      </w:r>
    </w:p>
    <w:p w14:paraId="4368D225" w14:textId="582EBF6D" w:rsidR="00995064" w:rsidRPr="00995064" w:rsidRDefault="00995064" w:rsidP="00FC6F0C">
      <w:pPr>
        <w:spacing w:line="360" w:lineRule="auto"/>
        <w:jc w:val="both"/>
        <w:rPr>
          <w:ins w:id="123" w:author="S.K. Kaptoge" w:date="2026-01-16T09:37:00Z" w16du:dateUtc="2026-01-16T09:37:00Z"/>
          <w:rFonts w:ascii="Arial" w:hAnsi="Arial" w:cs="Arial"/>
          <w:sz w:val="18"/>
          <w:szCs w:val="18"/>
          <w:rPrChange w:id="124" w:author="S.K. Kaptoge" w:date="2026-01-16T09:37:00Z" w16du:dateUtc="2026-01-16T09:37:00Z">
            <w:rPr>
              <w:ins w:id="125" w:author="S.K. Kaptoge" w:date="2026-01-16T09:37:00Z" w16du:dateUtc="2026-01-16T09:37:00Z"/>
              <w:rFonts w:ascii="Arial" w:hAnsi="Arial" w:cs="Arial"/>
            </w:rPr>
          </w:rPrChange>
        </w:rPr>
      </w:pPr>
      <w:ins w:id="126" w:author="S.K. Kaptoge" w:date="2026-01-16T09:37:00Z" w16du:dateUtc="2026-01-16T09:37:00Z">
        <w:r w:rsidRPr="00995064">
          <w:rPr>
            <w:rFonts w:ascii="Arial" w:hAnsi="Arial" w:cs="Arial"/>
            <w:sz w:val="18"/>
            <w:szCs w:val="18"/>
            <w:rPrChange w:id="127" w:author="S.K. Kaptoge" w:date="2026-01-16T09:37:00Z" w16du:dateUtc="2026-01-16T09:37:00Z">
              <w:rPr>
                <w:rFonts w:ascii="Arial" w:hAnsi="Arial" w:cs="Arial"/>
              </w:rPr>
            </w:rPrChange>
          </w:rPr>
          <w:t>Source: xxx</w:t>
        </w:r>
      </w:ins>
    </w:p>
    <w:p w14:paraId="69131AAF" w14:textId="77777777" w:rsidR="00995064" w:rsidRPr="00995064" w:rsidRDefault="00995064" w:rsidP="00FC6F0C">
      <w:pPr>
        <w:spacing w:line="360" w:lineRule="auto"/>
        <w:jc w:val="both"/>
        <w:rPr>
          <w:rFonts w:ascii="Arial" w:hAnsi="Arial" w:cs="Arial"/>
          <w:rPrChange w:id="128" w:author="S.K. Kaptoge" w:date="2026-01-16T09:37:00Z" w16du:dateUtc="2026-01-16T09:37:00Z">
            <w:rPr>
              <w:rFonts w:ascii="Arial" w:hAnsi="Arial" w:cs="Arial"/>
              <w:b/>
              <w:bCs/>
            </w:rPr>
          </w:rPrChange>
        </w:rPr>
      </w:pPr>
    </w:p>
    <w:p w14:paraId="420DA901" w14:textId="77777777" w:rsidR="00A533D4" w:rsidRPr="007F6A38" w:rsidRDefault="00AA7D59" w:rsidP="00AA7D59">
      <w:pPr>
        <w:pStyle w:val="Caption"/>
        <w:keepNext/>
        <w:jc w:val="both"/>
        <w:rPr>
          <w:rFonts w:ascii="Arial" w:hAnsi="Arial" w:cs="Arial"/>
          <w:sz w:val="22"/>
          <w:szCs w:val="22"/>
        </w:rPr>
      </w:pPr>
      <w:r w:rsidRPr="007F6A38">
        <w:rPr>
          <w:rFonts w:ascii="Arial" w:hAnsi="Arial" w:cs="Arial"/>
          <w:sz w:val="22"/>
          <w:szCs w:val="22"/>
        </w:rPr>
        <w:lastRenderedPageBreak/>
        <w:t xml:space="preserve">Figure </w:t>
      </w:r>
      <w:r w:rsidRPr="007F6A38">
        <w:rPr>
          <w:rFonts w:ascii="Arial" w:hAnsi="Arial" w:cs="Arial"/>
          <w:sz w:val="22"/>
          <w:szCs w:val="22"/>
        </w:rPr>
        <w:fldChar w:fldCharType="begin"/>
      </w:r>
      <w:r w:rsidRPr="007F6A38">
        <w:rPr>
          <w:rFonts w:ascii="Arial" w:hAnsi="Arial" w:cs="Arial"/>
          <w:sz w:val="22"/>
          <w:szCs w:val="22"/>
        </w:rPr>
        <w:instrText xml:space="preserve"> SEQ Figure \* ARABIC </w:instrText>
      </w:r>
      <w:r w:rsidRPr="007F6A38">
        <w:rPr>
          <w:rFonts w:ascii="Arial" w:hAnsi="Arial" w:cs="Arial"/>
          <w:sz w:val="22"/>
          <w:szCs w:val="22"/>
        </w:rPr>
        <w:fldChar w:fldCharType="separate"/>
      </w:r>
      <w:r w:rsidRPr="007F6A38">
        <w:rPr>
          <w:rFonts w:ascii="Arial" w:hAnsi="Arial" w:cs="Arial"/>
          <w:noProof/>
          <w:sz w:val="22"/>
          <w:szCs w:val="22"/>
        </w:rPr>
        <w:t>2</w:t>
      </w:r>
      <w:r w:rsidRPr="007F6A38">
        <w:rPr>
          <w:rFonts w:ascii="Arial" w:hAnsi="Arial" w:cs="Arial"/>
          <w:sz w:val="22"/>
          <w:szCs w:val="22"/>
        </w:rPr>
        <w:fldChar w:fldCharType="end"/>
      </w:r>
      <w:r w:rsidRPr="007F6A38">
        <w:rPr>
          <w:rFonts w:ascii="Arial" w:hAnsi="Arial" w:cs="Arial"/>
          <w:sz w:val="22"/>
          <w:szCs w:val="22"/>
        </w:rPr>
        <w:t>:</w:t>
      </w:r>
      <w:r w:rsidR="00A533D4" w:rsidRPr="007F6A38">
        <w:rPr>
          <w:rFonts w:ascii="Arial" w:hAnsi="Arial" w:cs="Arial"/>
          <w:b/>
          <w:bCs/>
          <w:sz w:val="22"/>
          <w:szCs w:val="22"/>
          <w:lang w:val="en-GB"/>
        </w:rPr>
        <w:t xml:space="preserve"> Body composition measures using BIA</w:t>
      </w:r>
    </w:p>
    <w:p w14:paraId="21196B46" w14:textId="77777777" w:rsidR="00A533D4" w:rsidRPr="007F6A38" w:rsidRDefault="00A533D4" w:rsidP="00FC6F0C">
      <w:pPr>
        <w:spacing w:line="360" w:lineRule="auto"/>
        <w:jc w:val="both"/>
        <w:rPr>
          <w:rFonts w:ascii="Arial" w:hAnsi="Arial" w:cs="Arial"/>
          <w:b/>
          <w:bCs/>
          <w:lang w:val="en-GB"/>
        </w:rPr>
      </w:pPr>
      <w:r w:rsidRPr="007F6A38">
        <w:rPr>
          <w:rFonts w:ascii="Arial" w:hAnsi="Arial" w:cs="Arial"/>
          <w:b/>
          <w:bCs/>
          <w:noProof/>
        </w:rPr>
        <w:drawing>
          <wp:inline distT="0" distB="0" distL="0" distR="0" wp14:anchorId="60CF5439" wp14:editId="0CDEE69A">
            <wp:extent cx="3110230" cy="4323220"/>
            <wp:effectExtent l="0" t="0" r="0" b="1270"/>
            <wp:docPr id="1" name="Picture 1" descr="D:\Mphil Cambridge\Dissertation\FINAL\B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phil Cambridge\Dissertation\FINAL\BIA.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14570" cy="4329253"/>
                    </a:xfrm>
                    <a:prstGeom prst="rect">
                      <a:avLst/>
                    </a:prstGeom>
                    <a:noFill/>
                    <a:ln>
                      <a:noFill/>
                    </a:ln>
                  </pic:spPr>
                </pic:pic>
              </a:graphicData>
            </a:graphic>
          </wp:inline>
        </w:drawing>
      </w:r>
    </w:p>
    <w:p w14:paraId="67352316" w14:textId="77777777" w:rsidR="00692978" w:rsidRPr="007F6A38" w:rsidRDefault="00AA7D59" w:rsidP="00AA7D59">
      <w:pPr>
        <w:pStyle w:val="Caption"/>
        <w:keepNext/>
        <w:jc w:val="both"/>
        <w:rPr>
          <w:rFonts w:ascii="Arial" w:hAnsi="Arial" w:cs="Arial"/>
          <w:sz w:val="22"/>
          <w:szCs w:val="22"/>
        </w:rPr>
      </w:pPr>
      <w:r w:rsidRPr="007F6A38">
        <w:rPr>
          <w:rFonts w:ascii="Arial" w:hAnsi="Arial" w:cs="Arial"/>
          <w:sz w:val="22"/>
          <w:szCs w:val="22"/>
        </w:rPr>
        <w:t xml:space="preserve">Figure </w:t>
      </w:r>
      <w:r w:rsidRPr="007F6A38">
        <w:rPr>
          <w:rFonts w:ascii="Arial" w:hAnsi="Arial" w:cs="Arial"/>
          <w:sz w:val="22"/>
          <w:szCs w:val="22"/>
        </w:rPr>
        <w:fldChar w:fldCharType="begin"/>
      </w:r>
      <w:r w:rsidRPr="007F6A38">
        <w:rPr>
          <w:rFonts w:ascii="Arial" w:hAnsi="Arial" w:cs="Arial"/>
          <w:sz w:val="22"/>
          <w:szCs w:val="22"/>
        </w:rPr>
        <w:instrText xml:space="preserve"> SEQ Figure \* ARABIC </w:instrText>
      </w:r>
      <w:r w:rsidRPr="007F6A38">
        <w:rPr>
          <w:rFonts w:ascii="Arial" w:hAnsi="Arial" w:cs="Arial"/>
          <w:sz w:val="22"/>
          <w:szCs w:val="22"/>
        </w:rPr>
        <w:fldChar w:fldCharType="separate"/>
      </w:r>
      <w:r w:rsidRPr="007F6A38">
        <w:rPr>
          <w:rFonts w:ascii="Arial" w:hAnsi="Arial" w:cs="Arial"/>
          <w:noProof/>
          <w:sz w:val="22"/>
          <w:szCs w:val="22"/>
        </w:rPr>
        <w:t>3</w:t>
      </w:r>
      <w:r w:rsidRPr="007F6A38">
        <w:rPr>
          <w:rFonts w:ascii="Arial" w:hAnsi="Arial" w:cs="Arial"/>
          <w:sz w:val="22"/>
          <w:szCs w:val="22"/>
        </w:rPr>
        <w:fldChar w:fldCharType="end"/>
      </w:r>
      <w:r w:rsidR="00692978" w:rsidRPr="007F6A38">
        <w:rPr>
          <w:rFonts w:ascii="Arial" w:hAnsi="Arial" w:cs="Arial"/>
          <w:b/>
          <w:bCs/>
          <w:sz w:val="22"/>
          <w:szCs w:val="22"/>
          <w:lang w:val="en-GB"/>
        </w:rPr>
        <w:t>: BELIEVE Study design and procedures</w:t>
      </w:r>
    </w:p>
    <w:p w14:paraId="7C8FE7D8" w14:textId="77777777" w:rsidR="00692978" w:rsidRPr="007F6A38" w:rsidRDefault="00692978" w:rsidP="00FC6F0C">
      <w:pPr>
        <w:spacing w:line="360" w:lineRule="auto"/>
        <w:jc w:val="both"/>
        <w:rPr>
          <w:rFonts w:ascii="Arial" w:hAnsi="Arial" w:cs="Arial"/>
          <w:b/>
          <w:bCs/>
          <w:lang w:val="en-GB"/>
        </w:rPr>
      </w:pPr>
      <w:r w:rsidRPr="007F6A38">
        <w:rPr>
          <w:rFonts w:ascii="Arial" w:hAnsi="Arial" w:cs="Arial"/>
          <w:b/>
          <w:bCs/>
          <w:noProof/>
        </w:rPr>
        <w:drawing>
          <wp:inline distT="0" distB="0" distL="0" distR="0" wp14:anchorId="5E4157E4" wp14:editId="7DE5F0BF">
            <wp:extent cx="3903980" cy="2282190"/>
            <wp:effectExtent l="0" t="0" r="1270" b="3810"/>
            <wp:docPr id="4" name="Picture 4" descr="D:\Mphil Cambridge\Dissertation\FINAL\Believe study recruit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Mphil Cambridge\Dissertation\FINAL\Believe study recruitment.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03980" cy="2282190"/>
                    </a:xfrm>
                    <a:prstGeom prst="rect">
                      <a:avLst/>
                    </a:prstGeom>
                    <a:noFill/>
                    <a:ln>
                      <a:noFill/>
                    </a:ln>
                  </pic:spPr>
                </pic:pic>
              </a:graphicData>
            </a:graphic>
          </wp:inline>
        </w:drawing>
      </w:r>
    </w:p>
    <w:p w14:paraId="37BE360A" w14:textId="77777777" w:rsidR="00692978" w:rsidRPr="007F6A38" w:rsidRDefault="00AA7D59" w:rsidP="00AA7D59">
      <w:pPr>
        <w:pStyle w:val="Caption"/>
        <w:keepNext/>
        <w:jc w:val="both"/>
        <w:rPr>
          <w:rFonts w:ascii="Arial" w:hAnsi="Arial" w:cs="Arial"/>
          <w:sz w:val="22"/>
          <w:szCs w:val="22"/>
        </w:rPr>
      </w:pPr>
      <w:r w:rsidRPr="007F6A38">
        <w:rPr>
          <w:rFonts w:ascii="Arial" w:hAnsi="Arial" w:cs="Arial"/>
          <w:sz w:val="22"/>
          <w:szCs w:val="22"/>
        </w:rPr>
        <w:lastRenderedPageBreak/>
        <w:t xml:space="preserve">Figure </w:t>
      </w:r>
      <w:r w:rsidRPr="007F6A38">
        <w:rPr>
          <w:rFonts w:ascii="Arial" w:hAnsi="Arial" w:cs="Arial"/>
          <w:sz w:val="22"/>
          <w:szCs w:val="22"/>
        </w:rPr>
        <w:fldChar w:fldCharType="begin"/>
      </w:r>
      <w:r w:rsidRPr="007F6A38">
        <w:rPr>
          <w:rFonts w:ascii="Arial" w:hAnsi="Arial" w:cs="Arial"/>
          <w:sz w:val="22"/>
          <w:szCs w:val="22"/>
        </w:rPr>
        <w:instrText xml:space="preserve"> SEQ Figure \* ARABIC </w:instrText>
      </w:r>
      <w:r w:rsidRPr="007F6A38">
        <w:rPr>
          <w:rFonts w:ascii="Arial" w:hAnsi="Arial" w:cs="Arial"/>
          <w:sz w:val="22"/>
          <w:szCs w:val="22"/>
        </w:rPr>
        <w:fldChar w:fldCharType="separate"/>
      </w:r>
      <w:r w:rsidRPr="007F6A38">
        <w:rPr>
          <w:rFonts w:ascii="Arial" w:hAnsi="Arial" w:cs="Arial"/>
          <w:noProof/>
          <w:sz w:val="22"/>
          <w:szCs w:val="22"/>
        </w:rPr>
        <w:t>4</w:t>
      </w:r>
      <w:r w:rsidRPr="007F6A38">
        <w:rPr>
          <w:rFonts w:ascii="Arial" w:hAnsi="Arial" w:cs="Arial"/>
          <w:sz w:val="22"/>
          <w:szCs w:val="22"/>
        </w:rPr>
        <w:fldChar w:fldCharType="end"/>
      </w:r>
      <w:r w:rsidR="00B13947" w:rsidRPr="007F6A38">
        <w:rPr>
          <w:rFonts w:ascii="Arial" w:hAnsi="Arial" w:cs="Arial"/>
          <w:b/>
          <w:bCs/>
          <w:sz w:val="22"/>
          <w:szCs w:val="22"/>
          <w:lang w:val="en-GB"/>
        </w:rPr>
        <w:t xml:space="preserve">: </w:t>
      </w:r>
      <w:r w:rsidR="00B13947" w:rsidRPr="007F6A38">
        <w:rPr>
          <w:rFonts w:ascii="Arial" w:hAnsi="Arial" w:cs="Arial"/>
          <w:b/>
          <w:bCs/>
          <w:color w:val="333333"/>
          <w:sz w:val="22"/>
          <w:szCs w:val="22"/>
          <w:shd w:val="clear" w:color="auto" w:fill="FFFFFF"/>
        </w:rPr>
        <w:t>Location of the BELIEVE study sites.</w:t>
      </w:r>
    </w:p>
    <w:p w14:paraId="172BFF1E" w14:textId="77777777" w:rsidR="00B13947" w:rsidRPr="007F6A38" w:rsidRDefault="00B13947" w:rsidP="00FC6F0C">
      <w:pPr>
        <w:spacing w:line="360" w:lineRule="auto"/>
        <w:jc w:val="both"/>
        <w:rPr>
          <w:rFonts w:ascii="Arial" w:hAnsi="Arial" w:cs="Arial"/>
          <w:b/>
          <w:bCs/>
          <w:lang w:val="en-GB"/>
        </w:rPr>
      </w:pPr>
      <w:r w:rsidRPr="007F6A38">
        <w:rPr>
          <w:rFonts w:ascii="Arial" w:hAnsi="Arial" w:cs="Arial"/>
          <w:b/>
          <w:bCs/>
          <w:noProof/>
        </w:rPr>
        <w:drawing>
          <wp:inline distT="0" distB="0" distL="0" distR="0" wp14:anchorId="21D90111" wp14:editId="210CAA17">
            <wp:extent cx="3053080" cy="3903980"/>
            <wp:effectExtent l="0" t="0" r="0" b="1270"/>
            <wp:docPr id="5" name="Picture 5" descr="D:\Mphil Cambridge\Dissertation\FINAL\BELIEVE study si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Mphil Cambridge\Dissertation\FINAL\BELIEVE study sites.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53080" cy="3903980"/>
                    </a:xfrm>
                    <a:prstGeom prst="rect">
                      <a:avLst/>
                    </a:prstGeom>
                    <a:noFill/>
                    <a:ln>
                      <a:noFill/>
                    </a:ln>
                  </pic:spPr>
                </pic:pic>
              </a:graphicData>
            </a:graphic>
          </wp:inline>
        </w:drawing>
      </w:r>
    </w:p>
    <w:sectPr w:rsidR="00B13947" w:rsidRPr="007F6A38">
      <w:footerReference w:type="default" r:id="rId1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K. Kaptoge" w:date="2026-01-16T10:17:00Z" w:initials="SK">
    <w:p w14:paraId="6889781E" w14:textId="77777777" w:rsidR="00B715B4" w:rsidRDefault="00B715B4" w:rsidP="00B715B4">
      <w:pPr>
        <w:pStyle w:val="CommentText"/>
      </w:pPr>
      <w:r>
        <w:rPr>
          <w:rStyle w:val="CommentReference"/>
        </w:rPr>
        <w:annotationRef/>
      </w:r>
      <w:r>
        <w:t>Would be useful to insert a Table of contents page to show structure.</w:t>
      </w:r>
    </w:p>
  </w:comment>
  <w:comment w:id="1" w:author="S.K. Kaptoge" w:date="2026-01-16T10:15:00Z" w:initials="SK">
    <w:p w14:paraId="565A3FE9" w14:textId="4B451DB4" w:rsidR="00B715B4" w:rsidRDefault="00B715B4" w:rsidP="00B715B4">
      <w:pPr>
        <w:pStyle w:val="CommentText"/>
      </w:pPr>
      <w:r>
        <w:rPr>
          <w:rStyle w:val="CommentReference"/>
        </w:rPr>
        <w:annotationRef/>
      </w:r>
      <w:r>
        <w:t>References missing from the end, check final version is correctly formatted</w:t>
      </w:r>
    </w:p>
  </w:comment>
  <w:comment w:id="2" w:author="S.K. Kaptoge" w:date="2026-01-16T09:36:00Z" w:initials="SK">
    <w:p w14:paraId="6052F289" w14:textId="3A4D412E" w:rsidR="00995064" w:rsidRDefault="00995064" w:rsidP="00995064">
      <w:pPr>
        <w:pStyle w:val="CommentText"/>
      </w:pPr>
      <w:r>
        <w:rPr>
          <w:rStyle w:val="CommentReference"/>
        </w:rPr>
        <w:annotationRef/>
      </w:r>
      <w:r>
        <w:t>Insert Figures at appropriate place within text to make for easier read. Where relevant, attribute source of information as footnote to Figure.</w:t>
      </w:r>
    </w:p>
  </w:comment>
  <w:comment w:id="8" w:author="S.K. Kaptoge" w:date="2026-01-16T09:47:00Z" w:initials="SK">
    <w:p w14:paraId="43D73484" w14:textId="77777777" w:rsidR="00854C39" w:rsidRDefault="00854C39" w:rsidP="00854C39">
      <w:pPr>
        <w:pStyle w:val="CommentText"/>
      </w:pPr>
      <w:r>
        <w:rPr>
          <w:rStyle w:val="CommentReference"/>
        </w:rPr>
        <w:annotationRef/>
      </w:r>
      <w:r>
        <w:t>Format as normal paragraph not heading.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89781E" w15:done="0"/>
  <w15:commentEx w15:paraId="565A3FE9" w15:done="0"/>
  <w15:commentEx w15:paraId="6052F289" w15:done="0"/>
  <w15:commentEx w15:paraId="43D734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447D57" w16cex:dateUtc="2026-01-16T10:17:00Z"/>
  <w16cex:commentExtensible w16cex:durableId="2B0EB894" w16cex:dateUtc="2026-01-16T10:15:00Z"/>
  <w16cex:commentExtensible w16cex:durableId="7E721BE9" w16cex:dateUtc="2026-01-16T09:36:00Z"/>
  <w16cex:commentExtensible w16cex:durableId="1F63FAA7" w16cex:dateUtc="2026-01-16T0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89781E" w16cid:durableId="5F447D57"/>
  <w16cid:commentId w16cid:paraId="565A3FE9" w16cid:durableId="2B0EB894"/>
  <w16cid:commentId w16cid:paraId="6052F289" w16cid:durableId="7E721BE9"/>
  <w16cid:commentId w16cid:paraId="43D73484" w16cid:durableId="1F63FA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35A08" w14:textId="77777777" w:rsidR="00E0701A" w:rsidRDefault="00E0701A" w:rsidP="002D682D">
      <w:pPr>
        <w:spacing w:after="0" w:line="240" w:lineRule="auto"/>
      </w:pPr>
      <w:r>
        <w:separator/>
      </w:r>
    </w:p>
  </w:endnote>
  <w:endnote w:type="continuationSeparator" w:id="0">
    <w:p w14:paraId="3262ADF3" w14:textId="77777777" w:rsidR="00E0701A" w:rsidRDefault="00E0701A" w:rsidP="002D6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914573"/>
      <w:docPartObj>
        <w:docPartGallery w:val="Page Numbers (Bottom of Page)"/>
        <w:docPartUnique/>
      </w:docPartObj>
    </w:sdtPr>
    <w:sdtEndPr>
      <w:rPr>
        <w:noProof/>
      </w:rPr>
    </w:sdtEndPr>
    <w:sdtContent>
      <w:p w14:paraId="4844B971" w14:textId="77777777" w:rsidR="002D682D" w:rsidRDefault="002D682D">
        <w:pPr>
          <w:pStyle w:val="Footer"/>
          <w:jc w:val="right"/>
        </w:pPr>
        <w:r>
          <w:fldChar w:fldCharType="begin"/>
        </w:r>
        <w:r>
          <w:instrText xml:space="preserve"> PAGE   \* MERGEFORMAT </w:instrText>
        </w:r>
        <w:r>
          <w:fldChar w:fldCharType="separate"/>
        </w:r>
        <w:r w:rsidR="007F6A38">
          <w:rPr>
            <w:noProof/>
          </w:rPr>
          <w:t>12</w:t>
        </w:r>
        <w:r>
          <w:rPr>
            <w:noProof/>
          </w:rPr>
          <w:fldChar w:fldCharType="end"/>
        </w:r>
      </w:p>
    </w:sdtContent>
  </w:sdt>
  <w:p w14:paraId="0F8AF953" w14:textId="77777777" w:rsidR="002D682D" w:rsidRDefault="002D6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F9E6" w14:textId="77777777" w:rsidR="00E0701A" w:rsidRDefault="00E0701A" w:rsidP="002D682D">
      <w:pPr>
        <w:spacing w:after="0" w:line="240" w:lineRule="auto"/>
      </w:pPr>
      <w:r>
        <w:separator/>
      </w:r>
    </w:p>
  </w:footnote>
  <w:footnote w:type="continuationSeparator" w:id="0">
    <w:p w14:paraId="6DADCDE0" w14:textId="77777777" w:rsidR="00E0701A" w:rsidRDefault="00E0701A" w:rsidP="002D68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31F1"/>
    <w:multiLevelType w:val="hybridMultilevel"/>
    <w:tmpl w:val="502E8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1A31E3"/>
    <w:multiLevelType w:val="hybridMultilevel"/>
    <w:tmpl w:val="2E12E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976F4"/>
    <w:multiLevelType w:val="hybridMultilevel"/>
    <w:tmpl w:val="F7F665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96A0E"/>
    <w:multiLevelType w:val="hybridMultilevel"/>
    <w:tmpl w:val="EBF60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AF348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77F38F5"/>
    <w:multiLevelType w:val="hybridMultilevel"/>
    <w:tmpl w:val="7736E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671EA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99571440">
    <w:abstractNumId w:val="3"/>
  </w:num>
  <w:num w:numId="2" w16cid:durableId="898134830">
    <w:abstractNumId w:val="1"/>
  </w:num>
  <w:num w:numId="3" w16cid:durableId="2143233100">
    <w:abstractNumId w:val="0"/>
  </w:num>
  <w:num w:numId="4" w16cid:durableId="556357503">
    <w:abstractNumId w:val="5"/>
  </w:num>
  <w:num w:numId="5" w16cid:durableId="1045909877">
    <w:abstractNumId w:val="2"/>
  </w:num>
  <w:num w:numId="6" w16cid:durableId="256062320">
    <w:abstractNumId w:val="6"/>
  </w:num>
  <w:num w:numId="7" w16cid:durableId="154671804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K. Kaptoge">
    <w15:presenceInfo w15:providerId="AD" w15:userId="S::skk22@cam.ac.uk::ca1820df-9a1e-4996-8112-39fca6c124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30A"/>
    <w:rsid w:val="0001255C"/>
    <w:rsid w:val="000208DE"/>
    <w:rsid w:val="00064EA3"/>
    <w:rsid w:val="00070829"/>
    <w:rsid w:val="000A0B81"/>
    <w:rsid w:val="000C4B4D"/>
    <w:rsid w:val="001273C3"/>
    <w:rsid w:val="001B6710"/>
    <w:rsid w:val="001E050E"/>
    <w:rsid w:val="00234BE9"/>
    <w:rsid w:val="00245563"/>
    <w:rsid w:val="0026199A"/>
    <w:rsid w:val="0026478E"/>
    <w:rsid w:val="002A62DE"/>
    <w:rsid w:val="002C2E16"/>
    <w:rsid w:val="002D682D"/>
    <w:rsid w:val="002F15D8"/>
    <w:rsid w:val="002F7E70"/>
    <w:rsid w:val="003039EE"/>
    <w:rsid w:val="00321794"/>
    <w:rsid w:val="00356512"/>
    <w:rsid w:val="003660C1"/>
    <w:rsid w:val="003839A8"/>
    <w:rsid w:val="00387D3D"/>
    <w:rsid w:val="00394803"/>
    <w:rsid w:val="003B0074"/>
    <w:rsid w:val="003C14BA"/>
    <w:rsid w:val="003C2AB4"/>
    <w:rsid w:val="003D1AD8"/>
    <w:rsid w:val="004170A4"/>
    <w:rsid w:val="004347DB"/>
    <w:rsid w:val="004433A5"/>
    <w:rsid w:val="004526C9"/>
    <w:rsid w:val="004851EF"/>
    <w:rsid w:val="004F08BF"/>
    <w:rsid w:val="004F33CC"/>
    <w:rsid w:val="00504939"/>
    <w:rsid w:val="005068F9"/>
    <w:rsid w:val="00556E54"/>
    <w:rsid w:val="00567B51"/>
    <w:rsid w:val="005D0CB4"/>
    <w:rsid w:val="005F2A76"/>
    <w:rsid w:val="005F3872"/>
    <w:rsid w:val="00612B80"/>
    <w:rsid w:val="00673B73"/>
    <w:rsid w:val="00691866"/>
    <w:rsid w:val="00692978"/>
    <w:rsid w:val="006B094D"/>
    <w:rsid w:val="00715801"/>
    <w:rsid w:val="00720DB0"/>
    <w:rsid w:val="00763969"/>
    <w:rsid w:val="0078587E"/>
    <w:rsid w:val="007F6A38"/>
    <w:rsid w:val="00837A49"/>
    <w:rsid w:val="00854C39"/>
    <w:rsid w:val="00857D65"/>
    <w:rsid w:val="008A4629"/>
    <w:rsid w:val="008C7859"/>
    <w:rsid w:val="008F7923"/>
    <w:rsid w:val="00920A12"/>
    <w:rsid w:val="00934B6D"/>
    <w:rsid w:val="00934F6F"/>
    <w:rsid w:val="00954517"/>
    <w:rsid w:val="00995064"/>
    <w:rsid w:val="00A00FC5"/>
    <w:rsid w:val="00A031CA"/>
    <w:rsid w:val="00A03557"/>
    <w:rsid w:val="00A20E5F"/>
    <w:rsid w:val="00A35EE6"/>
    <w:rsid w:val="00A532C5"/>
    <w:rsid w:val="00A533D4"/>
    <w:rsid w:val="00A557C0"/>
    <w:rsid w:val="00A75948"/>
    <w:rsid w:val="00AA7D59"/>
    <w:rsid w:val="00AE6D74"/>
    <w:rsid w:val="00B13947"/>
    <w:rsid w:val="00B20A8C"/>
    <w:rsid w:val="00B21A4C"/>
    <w:rsid w:val="00B67708"/>
    <w:rsid w:val="00B715B4"/>
    <w:rsid w:val="00B731E8"/>
    <w:rsid w:val="00B9388A"/>
    <w:rsid w:val="00B977FB"/>
    <w:rsid w:val="00C31D61"/>
    <w:rsid w:val="00C4030A"/>
    <w:rsid w:val="00C55AB4"/>
    <w:rsid w:val="00C74196"/>
    <w:rsid w:val="00C85355"/>
    <w:rsid w:val="00CC57E5"/>
    <w:rsid w:val="00CE30E9"/>
    <w:rsid w:val="00D76D96"/>
    <w:rsid w:val="00DB6C0B"/>
    <w:rsid w:val="00DB771E"/>
    <w:rsid w:val="00DD4B5B"/>
    <w:rsid w:val="00E0701A"/>
    <w:rsid w:val="00E14469"/>
    <w:rsid w:val="00E739B9"/>
    <w:rsid w:val="00EA24A5"/>
    <w:rsid w:val="00F12EA4"/>
    <w:rsid w:val="00F416C0"/>
    <w:rsid w:val="00F929B1"/>
    <w:rsid w:val="00FB40B8"/>
    <w:rsid w:val="00FC6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0055"/>
  <w15:chartTrackingRefBased/>
  <w15:docId w15:val="{026E379F-1DC3-4CB4-A1D3-659C46411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F0C"/>
    <w:pPr>
      <w:keepNext/>
      <w:keepLines/>
      <w:numPr>
        <w:numId w:val="7"/>
      </w:numPr>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3C2AB4"/>
    <w:pPr>
      <w:keepNext/>
      <w:keepLines/>
      <w:numPr>
        <w:ilvl w:val="1"/>
        <w:numId w:val="7"/>
      </w:numPr>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FC6F0C"/>
    <w:pPr>
      <w:keepNext/>
      <w:keepLines/>
      <w:numPr>
        <w:ilvl w:val="2"/>
        <w:numId w:val="7"/>
      </w:numPr>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FC6F0C"/>
    <w:pPr>
      <w:keepNext/>
      <w:keepLines/>
      <w:numPr>
        <w:ilvl w:val="3"/>
        <w:numId w:val="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C6F0C"/>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C6F0C"/>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C6F0C"/>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C6F0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C6F0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0FC5"/>
    <w:pPr>
      <w:ind w:left="720"/>
      <w:contextualSpacing/>
    </w:pPr>
  </w:style>
  <w:style w:type="table" w:styleId="TableGrid">
    <w:name w:val="Table Grid"/>
    <w:basedOn w:val="TableNormal"/>
    <w:uiPriority w:val="39"/>
    <w:rsid w:val="00691866"/>
    <w:pPr>
      <w:spacing w:after="0" w:line="240" w:lineRule="auto"/>
    </w:pPr>
    <w:rPr>
      <w:rFonts w:eastAsiaTheme="minorEastAsia"/>
      <w:kern w:val="2"/>
      <w:sz w:val="24"/>
      <w:szCs w:val="24"/>
      <w:lang w:val="en-S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2F15D8"/>
    <w:pPr>
      <w:spacing w:line="240" w:lineRule="auto"/>
    </w:pPr>
    <w:rPr>
      <w:sz w:val="20"/>
      <w:szCs w:val="20"/>
    </w:rPr>
  </w:style>
  <w:style w:type="character" w:customStyle="1" w:styleId="CommentTextChar">
    <w:name w:val="Comment Text Char"/>
    <w:basedOn w:val="DefaultParagraphFont"/>
    <w:link w:val="CommentText"/>
    <w:uiPriority w:val="99"/>
    <w:rsid w:val="002F15D8"/>
    <w:rPr>
      <w:sz w:val="20"/>
      <w:szCs w:val="20"/>
    </w:rPr>
  </w:style>
  <w:style w:type="paragraph" w:styleId="Header">
    <w:name w:val="header"/>
    <w:basedOn w:val="Normal"/>
    <w:link w:val="HeaderChar"/>
    <w:uiPriority w:val="99"/>
    <w:unhideWhenUsed/>
    <w:rsid w:val="002D68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82D"/>
  </w:style>
  <w:style w:type="paragraph" w:styleId="Footer">
    <w:name w:val="footer"/>
    <w:basedOn w:val="Normal"/>
    <w:link w:val="FooterChar"/>
    <w:uiPriority w:val="99"/>
    <w:unhideWhenUsed/>
    <w:rsid w:val="002D68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82D"/>
  </w:style>
  <w:style w:type="character" w:customStyle="1" w:styleId="Heading1Char">
    <w:name w:val="Heading 1 Char"/>
    <w:basedOn w:val="DefaultParagraphFont"/>
    <w:link w:val="Heading1"/>
    <w:uiPriority w:val="9"/>
    <w:rsid w:val="00FC6F0C"/>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3C2AB4"/>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FC6F0C"/>
    <w:rPr>
      <w:rFonts w:asciiTheme="majorHAnsi" w:eastAsiaTheme="majorEastAsia" w:hAnsiTheme="majorHAnsi" w:cstheme="majorBidi"/>
      <w:b/>
      <w:sz w:val="24"/>
      <w:szCs w:val="24"/>
    </w:rPr>
  </w:style>
  <w:style w:type="character" w:customStyle="1" w:styleId="Heading4Char">
    <w:name w:val="Heading 4 Char"/>
    <w:basedOn w:val="DefaultParagraphFont"/>
    <w:link w:val="Heading4"/>
    <w:uiPriority w:val="9"/>
    <w:semiHidden/>
    <w:rsid w:val="00FC6F0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C6F0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C6F0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C6F0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C6F0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C6F0C"/>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AA7D59"/>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95064"/>
    <w:rPr>
      <w:sz w:val="16"/>
      <w:szCs w:val="16"/>
    </w:rPr>
  </w:style>
  <w:style w:type="paragraph" w:styleId="CommentSubject">
    <w:name w:val="annotation subject"/>
    <w:basedOn w:val="CommentText"/>
    <w:next w:val="CommentText"/>
    <w:link w:val="CommentSubjectChar"/>
    <w:uiPriority w:val="99"/>
    <w:semiHidden/>
    <w:unhideWhenUsed/>
    <w:rsid w:val="00995064"/>
    <w:rPr>
      <w:b/>
      <w:bCs/>
    </w:rPr>
  </w:style>
  <w:style w:type="character" w:customStyle="1" w:styleId="CommentSubjectChar">
    <w:name w:val="Comment Subject Char"/>
    <w:basedOn w:val="CommentTextChar"/>
    <w:link w:val="CommentSubject"/>
    <w:uiPriority w:val="99"/>
    <w:semiHidden/>
    <w:rsid w:val="00995064"/>
    <w:rPr>
      <w:b/>
      <w:bCs/>
      <w:sz w:val="20"/>
      <w:szCs w:val="20"/>
    </w:rPr>
  </w:style>
  <w:style w:type="paragraph" w:styleId="Revision">
    <w:name w:val="Revision"/>
    <w:hidden/>
    <w:uiPriority w:val="99"/>
    <w:semiHidden/>
    <w:rsid w:val="009950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351692">
      <w:bodyDiv w:val="1"/>
      <w:marLeft w:val="0"/>
      <w:marRight w:val="0"/>
      <w:marTop w:val="0"/>
      <w:marBottom w:val="0"/>
      <w:divBdr>
        <w:top w:val="none" w:sz="0" w:space="0" w:color="auto"/>
        <w:left w:val="none" w:sz="0" w:space="0" w:color="auto"/>
        <w:bottom w:val="none" w:sz="0" w:space="0" w:color="auto"/>
        <w:right w:val="none" w:sz="0" w:space="0" w:color="auto"/>
      </w:divBdr>
      <w:divsChild>
        <w:div w:id="135346031">
          <w:marLeft w:val="0"/>
          <w:marRight w:val="0"/>
          <w:marTop w:val="0"/>
          <w:marBottom w:val="0"/>
          <w:divBdr>
            <w:top w:val="none" w:sz="0" w:space="0" w:color="auto"/>
            <w:left w:val="none" w:sz="0" w:space="0" w:color="auto"/>
            <w:bottom w:val="none" w:sz="0" w:space="0" w:color="auto"/>
            <w:right w:val="none" w:sz="0" w:space="0" w:color="auto"/>
          </w:divBdr>
        </w:div>
      </w:divsChild>
    </w:div>
    <w:div w:id="1694843336">
      <w:bodyDiv w:val="1"/>
      <w:marLeft w:val="0"/>
      <w:marRight w:val="0"/>
      <w:marTop w:val="0"/>
      <w:marBottom w:val="0"/>
      <w:divBdr>
        <w:top w:val="none" w:sz="0" w:space="0" w:color="auto"/>
        <w:left w:val="none" w:sz="0" w:space="0" w:color="auto"/>
        <w:bottom w:val="none" w:sz="0" w:space="0" w:color="auto"/>
        <w:right w:val="none" w:sz="0" w:space="0" w:color="auto"/>
      </w:divBdr>
    </w:div>
    <w:div w:id="211065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8FFA1-2DFE-4310-BF8D-C80B05862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12</Pages>
  <Words>38521</Words>
  <Characters>254245</Characters>
  <Application>Microsoft Office Word</Application>
  <DocSecurity>0</DocSecurity>
  <Lines>4460</Lines>
  <Paragraphs>1038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S.K. Kaptoge</cp:lastModifiedBy>
  <cp:revision>7</cp:revision>
  <dcterms:created xsi:type="dcterms:W3CDTF">2026-01-16T09:33:00Z</dcterms:created>
  <dcterms:modified xsi:type="dcterms:W3CDTF">2026-01-16T10:38:00Z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720045b0-0ece-4bb5-a898-264cc95ddd70</vt:lpwstr>
  </property>
  <property fmtid="{D5CDD505-2E9C-101B-9397-08002B2CF9AE}" pid="3" name="ZOTERO_PREF_1">
    <vt:lpwstr>&lt;data data-version="3" zotero-version="7.0.30"&gt;&lt;session id="anq9eyyW"/&gt;&lt;style id="http://www.zotero.org/styles/vancouver" locale="en-US" hasBibliography="1" bibliographyStyleHasBeenSet="0"/&gt;&lt;prefs&gt;&lt;pref name="fieldType" value="Field"/&gt;&lt;pref name="automati</vt:lpwstr>
  </property>
  <property fmtid="{D5CDD505-2E9C-101B-9397-08002B2CF9AE}" pid="4" name="ZOTERO_PREF_2">
    <vt:lpwstr>cJournalAbbreviations" value="true"/&gt;&lt;/prefs&gt;&lt;/data&gt;</vt:lpwstr>
  </property>
</Properties>
</file>