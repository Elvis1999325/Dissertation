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BDFA" w14:textId="77777777" w:rsidR="002F7E70" w:rsidRPr="002F7E70" w:rsidRDefault="002F7E70" w:rsidP="002F7E70">
      <w:pPr>
        <w:rPr>
          <w:rFonts w:ascii="Times New Roman" w:hAnsi="Times New Roman" w:cs="Times New Roman"/>
          <w:b/>
        </w:rPr>
      </w:pPr>
      <w:r w:rsidRPr="002F7E70">
        <w:rPr>
          <w:rFonts w:ascii="Times New Roman" w:hAnsi="Times New Roman" w:cs="Times New Roman"/>
          <w:b/>
        </w:rPr>
        <w:t>Body Composition and Cardiometabolic Health among South Asians: Distribution, Correlates, and Associations with Outcomes in the BELIEVE Cohort in Bangladesh</w:t>
      </w:r>
      <w:commentRangeStart w:id="0"/>
      <w:r w:rsidRPr="002F7E70">
        <w:rPr>
          <w:rFonts w:ascii="Times New Roman" w:hAnsi="Times New Roman" w:cs="Times New Roman"/>
          <w:b/>
        </w:rPr>
        <w:t>.</w:t>
      </w:r>
      <w:commentRangeEnd w:id="0"/>
      <w:r w:rsidR="009E519C">
        <w:rPr>
          <w:rStyle w:val="CommentReference"/>
        </w:rPr>
        <w:commentReference w:id="0"/>
      </w:r>
    </w:p>
    <w:p w14:paraId="4C8FDDB6" w14:textId="77777777" w:rsidR="002F7E70" w:rsidRPr="002F7E70" w:rsidRDefault="002F7E70" w:rsidP="00504939">
      <w:pPr>
        <w:spacing w:line="240" w:lineRule="auto"/>
        <w:jc w:val="both"/>
        <w:rPr>
          <w:rFonts w:ascii="Times New Roman" w:hAnsi="Times New Roman" w:cs="Times New Roman"/>
          <w:b/>
        </w:rPr>
      </w:pPr>
      <w:r w:rsidRPr="002F7E70">
        <w:rPr>
          <w:rFonts w:ascii="Times New Roman" w:hAnsi="Times New Roman" w:cs="Times New Roman"/>
          <w:b/>
        </w:rPr>
        <w:t>Introduction</w:t>
      </w:r>
    </w:p>
    <w:p w14:paraId="46396A4E" w14:textId="26773D17" w:rsidR="008C7859" w:rsidRPr="002F7E70" w:rsidRDefault="00C4030A" w:rsidP="00504939">
      <w:pPr>
        <w:spacing w:line="240" w:lineRule="auto"/>
        <w:jc w:val="both"/>
        <w:rPr>
          <w:rFonts w:ascii="Times New Roman" w:hAnsi="Times New Roman" w:cs="Times New Roman"/>
        </w:rPr>
      </w:pPr>
      <w:r w:rsidRPr="002F7E70">
        <w:rPr>
          <w:rFonts w:ascii="Times New Roman" w:hAnsi="Times New Roman" w:cs="Times New Roman"/>
        </w:rPr>
        <w:t xml:space="preserve">Non-communicable diseases </w:t>
      </w:r>
      <w:ins w:id="1" w:author="S.K. Kaptoge" w:date="2026-01-08T17:47:00Z" w16du:dateUtc="2026-01-08T17:47:00Z">
        <w:r w:rsidR="00152E1D">
          <w:rPr>
            <w:rFonts w:ascii="Times New Roman" w:hAnsi="Times New Roman" w:cs="Times New Roman"/>
          </w:rPr>
          <w:t xml:space="preserve">(NCDs) </w:t>
        </w:r>
      </w:ins>
      <w:r w:rsidRPr="002F7E70">
        <w:rPr>
          <w:rFonts w:ascii="Times New Roman" w:hAnsi="Times New Roman" w:cs="Times New Roman"/>
        </w:rPr>
        <w:t xml:space="preserve">are the leading cause of premature mortality in Low and middle-income countries </w:t>
      </w:r>
      <w:r w:rsidRPr="002F7E70">
        <w:rPr>
          <w:rFonts w:ascii="Times New Roman" w:hAnsi="Times New Roman" w:cs="Times New Roman"/>
        </w:rPr>
        <w:fldChar w:fldCharType="begin"/>
      </w:r>
      <w:r w:rsidRPr="002F7E70">
        <w:rPr>
          <w:rFonts w:ascii="Times New Roman" w:hAnsi="Times New Roman" w:cs="Times New Roman"/>
        </w:rPr>
        <w:instrText xml:space="preserve"> ADDIN ZOTERO_ITEM CSL_CITATION {"citationID":"PncrtHF4","properties":{"formattedCitation":"(1,2)","plainCitation":"(1,2)","noteIndex":0},"citationItems":[{"id":495,"uris":["http://zotero.org/users/19172719/items/PXRSD37T"],"itemData":{"id":495,"type":"article-journal","abstract":"The third UN High-Level Meeting on Non-Communicable Diseases (NCDs) on Sept 27, 2018, will review national and global progress towards the prevention and control of NCDs, and provide an opportunity to renew, reinforce, and enhance commitments to reduce their burden. NCD Countdown 2030 is an independent collaboration to inform policies that aim to reduce the worldwide burden of NCDs, and to ensure accountability towards this aim. In 2016, an estimated 40·5 million (71%) of the 56·9 million worldwide deaths were from NCDs. Of these, an estimated 1·7 million (4% of NCD deaths) occurred in people younger than 30 years of age, 15·2 million (38%) in people aged between 30 years and 70 years, and 23·6 million (58%) in people aged 70 years and older. An estimated 32·2 million NCD deaths (80%) were due to cancers, cardiovascular diseases, chronic respiratory diseases, and diabetes, and another 8·3 million (20%) were from other NCDs. Women in 164 (88%) and men in 165 (89%) of 186 countries and territories had a higher probability of dying before 70 years of age from an NCD than from communicable, maternal, perinatal, and nutritional conditions combined. Globally, the lowest risks of NCD mortality in 2016 were seen in high-income countries in Asia-Pacific, western Europe, and Australasia, and in Canada. The highest risks of dying from NCDs were observed in low-income and middle-income countries, especially in sub-Saharan Africa, and, for men, in central Asia and eastern Europe. Sustainable Development Goal (SDG) target 3.4—a one-third reduction, relative to 2015 levels, in the probability of dying between 30 years and 70 years of age from cancers, cardiovascular diseases, chronic respiratory diseases, and diabetes by 2030—will be achieved in 35 countries (19%) for women, and 30 (16%) for men, if these countries maintain or surpass their 2010–2016 rate of decline in NCD mortality. Most of these are high-income countries with already-low NCD mortality, and countries in central and eastern Europe. An additional 50 (27%) countries for women and 35 (19%) for men are projected to achieve such a reduction in the subsequent decade, and thus, with slight acceleration of decline, could meet the 2030 target. 86 (46%) countries for women and 97 (52%) for men need implementation of policies that substantially increase the rates of decline. Mortality from the four NCDs included in SDG target 3.4 has stagnated or increased since 2010 among women in 15 (8%) countries and men in 24 (13%) countries. NCDs and age groups other than those included in the SDG target 3.4 are responsible for a higher risk of death in low-income and middle-income countries than in high-income countries. Substantial reduction of NCD mortality requires policies that considerably reduce tobacco and alcohol use and blood pressure, and equitable access to efficacious and high-quality preventive and curative care for acute and chronic NCDs.","container-title":"The Lancet","DOI":"10.1016/S0140-6736(18)31992-5","ISSN":"0140-6736","issue":"10152","journalAbbreviation":"The Lancet","page":"1072-1088","source":"ScienceDirect","title":"NCD Countdown 2030: worldwide trends in non-communicable disease mortality and progress towards Sustainable Development Goal target 3.4","title-short":"NCD Countdown 2030","volume":"392","author":[{"family":"Bennett","given":"James E"},{"family":"Stevens","given":"Gretchen A"},{"family":"Mathers","given":"Colin D"},{"family":"Bonita","given":"Ruth"},{"family":"Rehm","given":"Jürgen"},{"family":"Kruk","given":"Margaret E"},{"family":"Riley","given":"Leanne M"},{"family":"Dain","given":"Katie"},{"family":"Kengne","given":"Andre P"},{"family":"Chalkidou","given":"Kalipso"},{"family":"Beagley","given":"Jessica"},{"family":"Kishore","given":"Sandeep P"},{"family":"Chen","given":"Wanqing"},{"family":"Saxena","given":"Shekhar"},{"family":"Bettcher","given":"Douglas W"},{"family":"Grove","given":"John T"},{"family":"Beaglehole","given":"Robert"},{"family":"Ezzati","given":"Majid"}],"issued":{"date-parts":[["2018",9,22]]}}},{"id":492,"uris":["http://zotero.org/users/19172719/items/GNNQRL77"],"itemData":{"id":492,"type":"article-journal","container-title":"The Lancet","DOI":"10.1016/S0140-6736(20)30925-9","ISSN":"0140-6736, 1474-547X","issue":"10258","journalAbbreviation":"The Lancet","language":"English","note":"publisher: Elsevier\nPMID: 33069326","page":"1204-1222","source":"www.thelancet.com","title":"Global burden of 369 diseases and injuries in 204 countries and territories, 1990–2019: a systematic analysis for the Global Burden of Disease Study 2019","title-short":"Global burden of 369 diseases and injuries in 204 countries and territories, 1990–2019","volume":"396","author":[{"family":"Vos","given":"Theo"},{"family":"Lim","given":"Stephen S."},{"family":"Abbafati","given":"Cristiana"},{"family":"Abbas","given":"Kaja M."},{"family":"Abbasi","given":"Mohammad"},{"family":"Abbasifard","given":"Mitra"},{"family":"Abbasi-Kangevari","given":"Mohsen"},{"family":"Abbastabar","given":"Hedayat"},{"family":"Abd-Allah","given":"Foad"},{"family":"Abdelalim","given":"Ahmed"},{"family":"Abdollahi","given":"Mohammad"},{"family":"Abdollahpour","given":"Ibrahim"},{"family":"Abolhassani","given":"Hassan"},{"family":"Aboyans","given":"Victor"},{"family":"Abrams","given":"Elissa M."},{"family":"Abreu","given":"Lucas Guimarães"},{"family":"Abrigo","given":"Michael R. M."},{"family":"Abu-Raddad","given":"Laith Jamal"},{"family":"Abushouk","given":"Abdelrahman I."},{"family":"Acebedo","given":"Alyssa"},{"family":"Ackerman","given":"Ilana N."},{"family":"Adabi","given":"Maryam"},{"family":"Adamu","given":"Abdu A."},{"family":"Adebayo","given":"Oladimeji M."},{"family":"Adekanmbi","given":"Victor"},{"family":"Adelson","given":"Jaimie D."},{"family":"Adetokunboh","given":"Olatunji O."},{"family":"Adham","given":"Davoud"},{"family":"Afshari","given":"Mahdi"},{"family":"Afshin","given":"Ashkan"},{"family":"Agardh","given":"Emilie E."},{"family":"Agarwal","given":"Gina"},{"family":"Agesa","given":"Kareha M."},{"family":"Aghaali","given":"Mohammad"},{"family":"Aghamir","given":"Seyed Mohammad Kazem"},{"family":"Agrawal","given":"Anurag"},{"family":"Ahmad","given":"Tauseef"},{"family":"Ahmadi","given":"Alireza"},{"family":"Ahmadi","given":"Mehdi"},{"family":"Ahmadieh","given":"Hamid"},{"family":"Ahmadpour","given":"Ehsan"},{"family":"Akalu","given":"Temesgen Yihunie"},{"family":"Akinyemi","given":"Rufus Olusola"},{"family":"Akinyemiju","given":"Tomi"},{"family":"Akombi","given":"Blessing"},{"family":"Al-Aly","given":"Ziyad"},{"family":"Alam","given":"Khurshid"},{"family":"Alam","given":"Noore"},{"family":"Alam","given":"Samiah"},{"family":"Alam","given":"Tahiya"},{"family":"Alanzi","given":"Turki M."},{"family":"Albertson","given":"Samuel B."},{"family":"Alcalde-Rabanal","given":"Jacqueline Elizabeth"},{"family":"Alema","given":"Niguse Meles"},{"family":"Ali","given":"Muhammad"},{"family":"Ali","given":"Saqib"},{"family":"Alicandro","given":"Gianfranco"},{"family":"Alijanzadeh","given":"Mehran"},{"family":"Alinia","given":"Cyrus"},{"family":"Alipour","given":"Vahid"},{"family":"Aljunid","given":"Syed Mohamed"},{"family":"Alla","given":"François"},{"family":"Allebeck","given":"Peter"},{"family":"Almasi-Hashiani","given":"Amir"},{"family":"Alonso","given":"Jordi"},{"family":"Al-Raddadi","given":"Rajaa M."},{"family":"Altirkawi","given":"Khalid A."},{"family":"Alvis-Guzman","given":"Nelson"},{"family":"Alvis-Zakzuk","given":"Nelson J."},{"family":"Amini","given":"Saeed"},{"family":"Amini-Rarani","given":"Mostafa"},{"family":"Aminorroaya","given":"Arya"},{"family":"Amiri","given":"Fatemeh"},{"family":"Amit","given":"Arianna Maever L."},{"family":"Amugsi","given":"Dickson A."},{"family":"Amul","given":"Gianna Gayle Herrera"},{"family":"Anderlini","given":"Deanna"},{"family":"Andrei","given":"Catalina Liliana"},{"family":"Andrei","given":"Tudorel"},{"family":"Anjomshoa","given":"Mina"},{"family":"Ansari","given":"Fereshteh"},{"family":"Ansari","given":"Iman"},{"family":"Ansari-Moghaddam","given":"Alireza"},{"family":"Antonio","given":"Carl Abelardo T."},{"family":"Antony","given":"Catherine M."},{"family":"Antriyandarti","given":"Ernoiz"},{"family":"Anvari","given":"Davood"},{"family":"Anwer","given":"Razique"},{"family":"Arabloo","given":"Jalal"},{"family":"Arab-Zozani","given":"Morteza"},{"family":"Aravkin","given":"Aleksandr Y."},{"family":"Ariani","given":"Filippo"},{"family":"Ärnlöv","given":"Johan"},{"family":"Aryal","given":"Krishna K."},{"family":"Arzani","given":"Afsaneh"},{"family":"Asadi-Aliabadi","given":"Mehran"},{"family":"Asadi-Pooya","given":"Ali A."},{"family":"Asghari","given":"Babak"},{"family":"Ashbaugh","given":"Charlie"},{"family":"Atnafu","given":"Desta Debalkie"},{"family":"Atre","given":"Sachin R."},{"family":"Ausloos","given":"Floriane"},{"family":"Ausloos","given":"Marcel"},{"family":"Quintanilla","given":"Beatriz Paulina Ayala"},{"family":"Ayano","given":"Getinet"},{"family":"Ayanore","given":"Martin Amogre"},{"family":"Aynalem","given":"Yared Asmare"},{"family":"Azari","given":"Samad"},{"family":"Azarian","given":"Ghasem"},{"family":"Azene","given":"Zelalem Nigussie"},{"family":"Babaee","given":"Ebrahim"},{"family":"Badawi","given":"Alaa"},{"family":"Bagherzadeh","given":"Mojtaba"},{"family":"Bakhshaei","given":"Mohammad Hossein"},{"family":"Bakhtiari","given":"Ahad"},{"family":"Balakrishnan","given":"Senthilkumar"},{"family":"Balalla","given":"Shivanthi"},{"family":"Balassyano","given":"Shelly"},{"family":"Banach","given":"Maciej"},{"family":"Banik","given":"Palash Chandra"},{"family":"Bannick","given":"Marlena S."},{"family":"Bante","given":"Agegnehu Bante"},{"family":"Baraki","given":"Adhanom Gebreegziabher"},{"family":"Barboza","given":"Miguel A."},{"family":"Barker-Collo","given":"Suzanne Lyn"},{"family":"Barthelemy","given":"Celine M."},{"family":"Barua","given":"Lingkan"},{"family":"Barzegar","given":"Akbar"},{"family":"Basu","given":"Sanjay"},{"family":"Baune","given":"Bernhard T."},{"family":"Bayati","given":"Mohsen"},{"family":"Bazmandegan","given":"Gholamreza"},{"family":"Bedi","given":"Neeraj"},{"family":"Beghi","given":"Ettore"},{"family":"Béjot","given":"Yannick"},{"family":"Bello","given":"Aminu K."},{"family":"Bender","given":"Rose G."},{"family":"Bennett","given":"Derrick A."},{"family":"Bennitt","given":"Fiona B."},{"family":"Bensenor","given":"Isabela M."},{"family":"Benziger","given":"Catherine P."},{"family":"Berhe","given":"Kidanemaryam"},{"family":"Bernabe","given":"Eduardo"},{"family":"Bertolacci","given":"Gregory J."},{"family":"Bhageerathy","given":"Reshmi"},{"family":"Bhala","given":"Neeraj"},{"family":"Bhandari","given":"Dinesh"},{"family":"Bhardwaj","given":"Pankaj"},{"family":"Bhattacharyya","given":"Krittika"},{"family":"Bhutta","given":"Zulfiqar A."},{"family":"Bibi","given":"Sadia"},{"family":"Biehl","given":"Molly H."},{"family":"Bikbov","given":"Boris"},{"family":"Sayeed","given":"Muhammad Shahdaat Bin"},{"family":"Biondi","given":"Antonio"},{"family":"Birihane","given":"Binyam Minuye"},{"family":"Bisanzio","given":"Donal"},{"family":"Bisignano","given":"Catherine"},{"family":"Biswas","given":"Raaj Kishore"},{"family":"Bohlouli","given":"Somayeh"},{"family":"Bohluli","given":"Mehdi"},{"family":"Bolla","given":"Srinivasa Rao Rao"},{"family":"Boloor","given":"Archith"},{"family":"Boon-Dooley","given":"Alexandra S."},{"family":"Borges","given":"Guilherme"},{"family":"Borzì","given":"Antonio Maria"},{"family":"Bourne","given":"Rupert"},{"family":"Brady","given":"Oliver J."},{"family":"Brauer","given":"Michael"},{"family":"Brayne","given":"Carol"},{"family":"Breitborde","given":"Nicholas J. K."},{"family":"Brenner","given":"Hermann"},{"family":"Briant","given":"Paul Svitil"},{"family":"Briggs","given":"Andrew M."},{"family":"Briko","given":"Nikolay Ivanovich"},{"family":"Britton","given":"Gabrielle B."},{"family":"Bryazka","given":"Dana"},{"family":"Buchbinder","given":"Rachelle"},{"family":"Bumgarner","given":"Blair R."},{"family":"Busse","given":"Reinhard"},{"family":"Butt","given":"Zahid A."},{"family":"Santos","given":"Florentino Luciano Caetano","dropping-particle":"dos"},{"family":"Cámera","given":"Luis LA Alberto"},{"family":"Campos-Nonato","given":"Ismael R."},{"family":"Car","given":"Josip"},{"family":"Cárdenas","given":"Rosario"},{"family":"Carreras","given":"Giulia"},{"family":"Carrero","given":"Juan J."},{"family":"Carvalho","given":"Felix"},{"family":"Castaldelli-Maia","given":"Joao Mauricio"},{"family":"Castañeda-Orjuela","given":"Carlos A."},{"family":"Castelpietra","given":"Giulio"},{"family":"Castle","given":"Chris D."},{"family":"Castro","given":"Franz"},{"family":"Catalá-López","given":"Ferrán"},{"family":"Causey","given":"Kate"},{"family":"Cederroth","given":"Christopher R."},{"family":"Cercy","given":"Kelly M."},{"family":"Cerin","given":"Ester"},{"family":"Chandan","given":"Joht Singh"},{"family":"Chang","given":"Alex R."},{"family":"Charlson","given":"Fiona J."},{"family":"Chattu","given":"Vijay Kumar"},{"family":"Chaturvedi","given":"Sarika"},{"family":"Chimed-Ochir","given":"Odgerel"},{"family":"Chin","given":"Ken Lee"},{"family":"Cho","given":"Daniel Youngwhan"},{"family":"Christensen","given":"Hanne"},{"family":"Chu","given":"Dinh-Toi"},{"family":"Chung","given":"Michael T."},{"family":"Cicuttini","given":"Flavia M."},{"family":"Ciobanu","given":"Liliana G."},{"family":"Cirillo","given":"Massimo"},{"family":"Collins","given":"Emma L."},{"family":"Compton","given":"Kelly"},{"family":"Conti","given":"Sara"},{"family":"Cortesi","given":"Paolo Angelo"},{"family":"Costa","given":"Vera Marisa"},{"family":"Cousin","given":"Ewerton"},{"family":"Cowden","given":"Richard G."},{"family":"Cowie","given":"Benjamin C."},{"family":"Cromwell","given":"Elizabeth A."},{"family":"Cross","given":"Di H."},{"family":"Crowe","given":"Christopher Stephen"},{"family":"Cruz","given":"Jessica A."},{"family":"Cunningham","given":"Matthew"},{"family":"Dahlawi","given":"Saad M. A."},{"family":"Damiani","given":"Giovanni"},{"family":"Dandona","given":"Lalit"},{"family":"Dandona","given":"Rakhi"},{"family":"Darwesh","given":"Aso Mohammad"},{"family":"Daryani","given":"Ahmad"},{"family":"Das","given":"Jai K."},{"family":"Gupta","given":"Rajat Das"},{"family":"Neves","given":"José","dropping-particle":"das"},{"family":"Dávila-Cervantes","given":"Claudio Alberto"},{"family":"Davletov","given":"Kairat"},{"family":"Leo","given":"Diego De"},{"family":"Dean","given":"Frances E."},{"family":"DeCleene","given":"Nicole K."},{"family":"Deen","given":"Amanda"},{"family":"Degenhardt","given":"Louisa"},{"family":"Dellavalle","given":"Robert Paul"},{"family":"Demeke","given":"Feleke Mekonnen"},{"family":"Demsie","given":"Desalegn Getnet"},{"family":"Denova-Gutiérrez","given":"Edgar"},{"family":"Dereje","given":"Nebiyu Dereje"},{"family":"Dervenis","given":"Nikolaos"},{"family":"Desai","given":"Rupak"},{"family":"Desalew","given":"Assefa"},{"family":"Dessie","given":"Getenet Ayalew"},{"family":"Dharmaratne","given":"Samath Dhamminda"},{"family":"Dhungana","given":"Govinda Prasad"},{"family":"Dianatinasab","given":"Mostafa"},{"family":"Diaz","given":"Daniel"},{"family":"Forooshani","given":"Zahra Sadat Dibaji"},{"family":"Dingels","given":"Zachary V."},{"family":"Dirac","given":"M. Ashworth"},{"family":"Djalalinia","given":"Shirin"},{"family":"Do","given":"Hoa Thi"},{"family":"Dokova","given":"Klara"},{"family":"Dorostkar","given":"Fariba"},{"family":"Doshi","given":"Chirag P."},{"family":"Doshmangir","given":"Leila"},{"family":"Douiri","given":"Abdel"},{"family":"Doxey","given":"Matthew C."},{"family":"Driscoll","given":"Tim Robert"},{"family":"Dunachie","given":"Susanna J."},{"family":"Duncan","given":"Bruce B."},{"family":"Duraes","given":"Andre Rodrigues"},{"family":"Eagan","given":"Arielle Wilder"},{"family":"Kalan","given":"Mohammad Ebrahimi"},{"family":"Edvardsson","given":"David"},{"family":"Ehrlich","given":"Joshua R."},{"family":"Nahas","given":"Nevine El"},{"family":"Sayed","given":"Iman El"},{"family":"Tantawi","given":"Maha El"},{"family":"Elbarazi","given":"Iffat"},{"family":"Elgendy","given":"Islam Y."},{"family":"Elhabashy","given":"Hala Rashad"},{"family":"El-Jaafary","given":"Shaimaa I."},{"family":"Elyazar","given":"Iqbal RF"},{"family":"Emamian","given":"Mohammad Hassan"},{"family":"Emmons-Bell","given":"Sophia"},{"family":"Erskine","given":"Holly E."},{"family":"Eshrati","given":"Babak"},{"family":"Eskandarieh","given":"Sharareh"},{"family":"Esmaeilnejad","given":"Saman"},{"family":"Esmaeilzadeh","given":"Firooz"},{"family":"Esteghamati","given":"Alireza"},{"family":"Estep","given":"Kara"},{"family":"Etemadi","given":"Arash"},{"family":"Etisso","given":"Atkilt Esaiyas"},{"family":"Farahmand","given":"Mohammad"},{"family":"Faraj","given":"Anwar"},{"family":"Fareed","given":"Mohammad"},{"family":"Faridnia","given":"Roghiyeh"},{"family":"Farinha","given":"Carla Sofia e Sá"},{"family":"Farioli","given":"Andrea"},{"family":"Faro","given":"Andre"},{"family":"Faruque","given":"Mithila"},{"family":"Farzadfar","given":"Farshad"},{"family":"Fattahi","given":"Nazir"},{"family":"Fazlzadeh","given":"Mehdi"},{"family":"Feigin","given":"Valery L."},{"family":"Feldman","given":"Rachel"},{"family":"Fereshtehnejad","given":"Seyed-Mohammad"},{"family":"Fernandes","given":"Eduarda"},{"family":"Ferrari","given":"Alize J."},{"family":"Ferreira","given":"Manuela L."},{"family":"Filip","given":"Irina"},{"family":"Fischer","given":"Florian"},{"family":"Fisher","given":"James L."},{"family":"Fitzgerald","given":"Ryan"},{"family":"Flohr","given":"Carsten"},{"family":"Flor","given":"Luisa Sorio"},{"family":"Foigt","given":"Nataliya A."},{"family":"Folayan","given":"Morenike Oluwatoyin"},{"family":"Force","given":"Lisa M."},{"family":"Fornari","given":"Carla"},{"family":"Foroutan","given":"Masoud"},{"family":"Fox","given":"Jack T."},{"family":"Freitas","given":"Marisa"},{"family":"Fu","given":"Weijia"},{"family":"Fukumoto","given":"Takeshi"},{"family":"Furtado","given":"João M."},{"family":"Gad","given":"Mohamed M."},{"family":"Gakidou","given":"Emmanuela"},{"family":"Galles","given":"Natalie C."},{"family":"Gallus","given":"Silvano"},{"family":"Gamkrelidze","given":"Amiran"},{"family":"Garcia-Basteiro","given":"Alberto L."},{"family":"Gardner","given":"William M."},{"family":"Geberemariyam","given":"Biniyam Sahiledengle"},{"family":"Gebrehiwot","given":"Abiyu Mekonnen"},{"family":"Gebremedhin","given":"Ketema Bizuwork"},{"family":"Gebreslassie","given":"Assefa Ayalew Ayalew Ayalew"},{"family":"Hayoon","given":"Anna Gershberg"},{"family":"Gething","given":"Peter W."},{"family":"Ghadimi","given":"Maryam"},{"family":"Ghadiri","given":"Keyghobad"},{"family":"Ghafourifard","given":"Mansour"},{"family":"Ghajar","given":"Alireza"},{"family":"Ghamari","given":"Farhad"},{"family":"Ghashghaee","given":"Ahmad"},{"family":"Ghiasvand","given":"Hesam"},{"family":"Ghith","given":"Nermin"},{"family":"Gholamian","given":"Asadollah"},{"family":"Gilani","given":"Syed Amir"},{"family":"Gill","given":"Paramjit Singh"},{"family":"Gitimoghaddam","given":"Mojgan"},{"family":"Giussani","given":"Giorgia"},{"family":"Goli","given":"Srinivas"},{"family":"Gomez","given":"Ricardo Santiago"},{"family":"Gopalani","given":"Sameer Vali"},{"family":"Gorini","given":"Giuseppe"},{"family":"Gorman","given":"Taren M."},{"family":"Gottlich","given":"Harrison Chase"},{"family":"Goudarzi","given":"Houman"},{"family":"Goulart","given":"Alessandra C."},{"family":"Goulart","given":"Bárbara Niegia Garcia"},{"family":"Grada","given":"Ayman"},{"family":"Grivna","given":"Michal"},{"family":"Grosso","given":"Giuseppe"},{"family":"Gubari","given":"Mohammed Ibrahim Mohialdeen"},{"family":"Gugnani","given":"Harish Chander"},{"family":"Guimaraes","given":"Andre Luiz Sena"},{"family":"Guimarães","given":"Rafael Alves"},{"family":"Guled","given":"Rashid Abdi"},{"family":"Guo","given":"Gaorui"},{"family":"Guo","given":"Yuming"},{"family":"Gupta","given":"Rajeev"},{"family":"Haagsma","given":"Juanita A."},{"family":"Haddock","given":"Beatrix"},{"family":"Hafezi-Nejad","given":"Nima"},{"family":"Hafiz","given":"Abdul"},{"family":"Hagins","given":"Hailey"},{"family":"Haile","given":"Lydia M."},{"family":"Hall","given":"Brian J."},{"family":"Halvaei","given":"Iman"},{"family":"Hamadeh","given":"Randah R."},{"family":"Abdullah","given":"Kanaan Hamagharib"},{"family":"Hamilton","given":"Erin B."},{"family":"Han","given":"Chieh"},{"family":"Han","given":"Hannah"},{"family":"Hankey","given":"Graeme J."},{"family":"Haro","given":"Josep Maria"},{"family":"Harvey","given":"James D."},{"family":"Hasaballah","given":"Ahmed I."},{"family":"Hasanzadeh","given":"Amir"},{"family":"Hashemian","given":"Maryam"},{"family":"Hassanipour","given":"Soheil"},{"family":"Hassankhani","given":"Hadi"},{"family":"Havmoeller","given":"Rasmus J."},{"family":"Hay","given":"Roderick J."},{"family":"Hay","given":"Simon I."},{"family":"Hayat","given":"Khezar"},{"family":"Heidari","given":"Behnam"},{"family":"Heidari","given":"Golnaz"},{"family":"Heidari-Soureshjani","given":"Reza"},{"family":"Hendrie","given":"Delia"},{"family":"Henrikson","given":"Hannah J."},{"family":"Henry","given":"Nathaniel J."},{"family":"Herteliu","given":"Claudiu"},{"family":"Heydarpour","given":"Fatemeh"},{"family":"Hird","given":"Thomas R."},{"family":"Hoek","given":"Hans W."},{"family":"Hole","given":"Michael K."},{"family":"Holla","given":"Ramesh"},{"family":"Hoogar","given":"Praveen"},{"family":"Hosgood","given":"H. Dean"},{"family":"Hosseinzadeh","given":"Mehdi"},{"family":"Hostiuc","given":"Mihaela"},{"family":"Hostiuc","given":"Sorin"},{"family":"Househ","given":"Mowafa"},{"family":"Hoy","given":"Damian G."},{"family":"Hsairi","given":"Mohamed"},{"family":"Hsieh","given":"Vivian Chia-rong"},{"family":"Hu","given":"Guoqing"},{"family":"Huda","given":"Tanvir M."},{"family":"Hugo","given":"Fernando N."},{"family":"Huynh","given":"Chantal K."},{"family":"Hwang","given":"Bing-Fang"},{"family":"Iannucci","given":"Vincent C."},{"family":"Ibitoye","given":"Segun Emmanuel"},{"family":"Ikuta","given":"Kevin S."},{"family":"Ilesanmi","given":"Olayinka Stephen"},{"family":"Ilic","given":"Irena M."},{"family":"Ilic","given":"Milena D."},{"family":"Inbaraj","given":"Leeberk Raja"},{"family":"Ippolito","given":"Helen"},{"family":"Irvani","given":"Seyed Sina Naghibi"},{"family":"Islam","given":"M. Mofizul"},{"family":"Islam","given":"MdMohaimenul"},{"family":"Islam","given":"Sheikh Mohammed Shariful"},{"family":"Islami","given":"Farhad"},{"family":"Iso","given":"Hiroyasu"},{"family":"Ivers","given":"Rebecca Q."},{"family":"Iwu","given":"Chidozie C. D."},{"family":"Iyamu","given":"Ihoghosa Osamuyi"},{"family":"Jaafari","given":"Jalil"},{"family":"Jacobsen","given":"Kathryn H."},{"family":"Jadidi-Niaragh","given":"Farhad"},{"family":"Jafari","given":"Hussain"},{"family":"Jafarinia","given":"Morteza"},{"family":"Jahagirdar","given":"Deepa"},{"family":"Jahani","given":"Mohammad Ali"},{"family":"Jahanmehr","given":"Nader"},{"family":"Jakovljevic","given":"Mihajlo"},{"family":"Jalali","given":"Amir"},{"family":"Jalilian","given":"Farzad"},{"family":"James","given":"Spencer L."},{"family":"Janjani","given":"Hosna"},{"family":"Janodia","given":"Manthan Dilipkumar"},{"family":"Jayatilleke","given":"Achala Upendra"},{"family":"Jeemon","given":"Panniyammakal"},{"family":"Jenabi","given":"Ensiyeh"},{"family":"Jha","given":"Ravi Prakash"},{"family":"Jha","given":"Vivekanand"},{"family":"Ji","given":"John S."},{"family":"Jia","given":"Peng"},{"family":"John","given":"Oommen"},{"family":"John-Akinola","given":"Yetunde O."},{"family":"Johnson","given":"Catherine Owens"},{"family":"Johnson","given":"Sarah Charlotte"},{"family":"Jonas","given":"Jost B."},{"family":"Joo","given":"Tamas"},{"family":"Joshi","given":"Ankur"},{"family":"Jozwiak","given":"Jacek Jerzy"},{"family":"Jürisson","given":"Mikk"},{"family":"Kabir","given":"Ali"},{"family":"Kabir","given":"Zubair"},{"family":"Kalani","given":"Hamed"},{"family":"Kalani","given":"Rizwan"},{"family":"Kalankesh","given":"Leila R."},{"family":"Kalhor","given":"Rohollah"},{"family":"Kamiab","given":"Zahra"},{"family":"Kanchan","given":"Tanuj"},{"family":"Matin","given":"Behzad Karami"},{"family":"Karch","given":"André"},{"family":"Karim","given":"Mohd Anisul"},{"family":"Karimi","given":"Salah Eddin"},{"family":"Kassa","given":"Getachew Mullu"},{"family":"Kassebaum","given":"Nicholas J."},{"family":"Katikireddi","given":"Srinivasa Vittal"},{"family":"Kawakami","given":"Norito"},{"family":"Kayode","given":"Gbenga A."},{"family":"Keddie","given":"Suzanne H."},{"family":"Keller","given":"Cathleen"},{"family":"Kereselidze","given":"Maia"},{"family":"Khafaie","given":"Morteza Abdullatif"},{"family":"Khalid","given":"Nauman"},{"family":"Khan","given":"Maseer"},{"family":"Khatab","given":"Khaled"},{"family":"Khater","given":"Mona M."},{"family":"Khatib","given":"Mahalaqua Nazli"},{"family":"Khayamzadeh","given":"Maryam"},{"family":"Khodayari","given":"Mohammad Taghi"},{"family":"Khundkar","given":"Roba"},{"family":"Kianipour","given":"Neda"},{"family":"Kieling","given":"Christian"},{"family":"Kim","given":"Daniel"},{"family":"Kim","given":"Young-Eun"},{"family":"Kim","given":"Yun Jin"},{"family":"Kimokoti","given":"Ruth W."},{"family":"Kisa","given":"Adnan"},{"family":"Kisa","given":"Sezer"},{"family":"Kissimova-Skarbek","given":"Katarzyna"},{"family":"Kivimäki","given":"Mika"},{"family":"Kneib","given":"Cameron J."},{"family":"Knudsen","given":"Ann Kristin Skrindo"},{"family":"Kocarnik","given":"Jonathan M."},{"family":"Kolola","given":"Tufa"},{"family":"Kopec","given":"Jacek A."},{"family":"Kosen","given":"Soewarta"},{"family":"Koul","given":"Parvaiz A."},{"family":"Koyanagi","given":"Ai"},{"family":"Kravchenko","given":"Michael A."},{"family":"Krishan","given":"Kewal"},{"family":"Krohn","given":"Kris J."},{"family":"Defo","given":"Barthelemy Kuate"},{"family":"Bicer","given":"Burcu Kucuk"},{"family":"Kumar","given":"G. Anil"},{"family":"Kumar","given":"Manasi"},{"family":"Kumar","given":"Pushpendra"},{"family":"Kumar","given":"Vivek"},{"family":"Kumaresh","given":"Girikumar"},{"family":"Kurmi","given":"Om P."},{"family":"Kusuma","given":"Dian"},{"family":"Kyu","given":"Hmwe Hmwe"},{"family":"Vecchia","given":"Carlo La"},{"family":"Lacey","given":"Ben"},{"family":"Lal","given":"Dharmesh Kumar"},{"family":"Lalloo","given":"Ratilal"},{"family":"Lam","given":"Jennifer O."},{"family":"Lami","given":"Faris Hasan"},{"family":"Landires","given":"Iván"},{"family":"Lang","given":"Justin J."},{"family":"Lansingh","given":"Van Charles"},{"family":"Larson","given":"Samantha Leigh"},{"family":"Larsson","given":"Anders O."},{"family":"Lasrado","given":"Savita"},{"family":"Lassi","given":"Zohra S."},{"family":"Lau","given":"Kathryn Mei-Ming"},{"family":"Lavados","given":"Pablo M."},{"family":"Lazarus","given":"Jeffrey V."},{"family":"Ledesma","given":"Jorge R."},{"family":"Lee","given":"Paul H."},{"family":"Lee","given":"Shaun Wen Huey"},{"family":"LeGrand","given":"Kate E."},{"family":"Leigh","given":"James"},{"family":"Leonardi","given":"Matilde"},{"family":"Lescinsky","given":"Haley"},{"family":"Leung","given":"Janni"},{"family":"Levi","given":"Miriam"},{"family":"Lewington","given":"Sarah"},{"family":"Li","given":"Shanshan"},{"family":"Lim","given":"Lee-Ling"},{"family":"Lin","given":"Christine"},{"family":"Lin","given":"Ro-Ting"},{"family":"Linehan","given":"Christine"},{"family":"Linn","given":"Shai"},{"family":"Liu","given":"Hung-Chun"},{"family":"Liu","given":"Shiwei"},{"family":"Liu","given":"Zichen"},{"family":"Looker","given":"Katharine J."},{"family":"Lopez","given":"Alan D."},{"family":"Lopukhov","given":"Platon D."},{"family":"Lorkowski","given":"Stefan"},{"family":"Lotufo","given":"Paulo A."},{"family":"Lucas","given":"Tim C. D."},{"family":"Lugo","given":"Alessandra"},{"family":"Lunevicius","given":"Raimundas"},{"family":"Lyons","given":"Ronan A."},{"family":"Ma","given":"Jianing"},{"family":"MacLachlan","given":"Jennifer H."},{"family":"Maddison","given":"Emilie R."},{"family":"Maddison","given":"Ralph"},{"family":"Madotto","given":"Fabiana"},{"family":"Mahasha","given":"Phetole Walter"},{"family":"Mai","given":"Hue Thi"},{"family":"Majeed","given":"Azeem"},{"family":"Maled","given":"Venkatesh"},{"family":"Maleki","given":"Shokofeh"},{"family":"Malekzadeh","given":"Reza"},{"family":"Malta","given":"Deborah Carvalho"},{"family":"Mamun","given":"Abdullah A."},{"family":"Manafi","given":"Amir"},{"family":"Manafi","given":"Navid"},{"family":"Manguerra","given":"Helena"},{"family":"Mansouri","given":"Borhan"},{"family":"Mansournia","given":"Mohammad Ali"},{"family":"Herrera","given":"Ana M. Mantilla"},{"family":"Maravilla","given":"Joemer C."},{"family":"Marks","given":"Ashley"},{"family":"Martins-Melo","given":"Francisco Rogerlândio"},{"family":"Martopullo","given":"Ira"},{"family":"Masoumi","given":"Seyedeh Zahra"},{"family":"Massano","given":"João"},{"family":"Massenburg","given":"Benjamin Ballard"},{"family":"Mathur","given":"Manu Raj"},{"family":"Maulik","given":"Pallab K."},{"family":"McAlinden","given":"Colm"},{"family":"McGrath","given":"John J."},{"family":"McKee","given":"Martin"},{"family":"Mehndiratta","given":"Man Mohan"},{"family":"Mehri","given":"Fereshteh"},{"family":"Mehta","given":"Kala M."},{"family":"Meitei","given":"Wahengbam Bigyananda"},{"family":"Memiah","given":"Peter T. N."},{"family":"Mendoza","given":"Walter"},{"family":"Menezes","given":"Ritesh G."},{"family":"Mengesha","given":"Endalkachew Worku"},{"family":"Mengesha","given":"Meresa Berwo"},{"family":"Mereke","given":"Alibek"},{"family":"Meretoja","given":"Atte"},{"family":"Meretoja","given":"Tuomo J."},{"family":"Mestrovic","given":"Tomislav"},{"family":"Miazgowski","given":"Bartosz"},{"family":"Miazgowski","given":"Tomasz"},{"family":"Michalek","given":"Irmina Maria"},{"family":"Mihretie","given":"Kebadnew Mulatu"},{"family":"Miller","given":"Ted R."},{"family":"Mills","given":"Edward J."},{"family":"Mirica","given":"Andreea"},{"family":"Mirrakhimov","given":"Erkin M."},{"family":"Mirzaei","given":"Hamed"},{"family":"Mirzaei","given":"Maryam"},{"family":"Mirzaei-Alavijeh","given":"Mehdi"},{"family":"Misganaw","given":"Awoke Temesgen"},{"family":"Mithra","given":"Prasanna"},{"family":"Moazen","given":"Babak"},{"family":"Moghadaszadeh","given":"Masoud"},{"family":"Mohamadi","given":"Efat"},{"family":"Mohammad","given":"Dara K."},{"family":"Mohammad","given":"Yousef"},{"family":"Mezerji","given":"Naser Mohammad Gholi"},{"family":"Mohammadian-Hafshejani","given":"Abdollah"},{"family":"Mohammadifard","given":"Noushin"},{"family":"Mohammadpourhodki","given":"Reza"},{"family":"Mohammed","given":"Shafiu"},{"family":"Mokdad","given":"Ali H."},{"family":"Molokhia","given":"Mariam"},{"family":"Momen","given":"Natalie C."},{"family":"Monasta","given":"Lorenzo"},{"family":"Mondello","given":"Stefania"},{"family":"Mooney","given":"Meghan D."},{"family":"Moosazadeh","given":"Mahmood"},{"family":"Moradi","given":"Ghobad"},{"family":"Moradi","given":"Masoud"},{"family":"Moradi-Lakeh","given":"Maziar"},{"family":"Moradzadeh","given":"Rahmatollah"},{"family":"Moraga","given":"Paula"},{"family":"Morales","given":"Linda"},{"family":"Morawska","given":"Lidia"},{"family":"Velásquez","given":"Ilais Moreno"},{"family":"Morgado-da-Costa","given":"Joana"},{"family":"Morrison","given":"Shane Douglas"},{"family":"Mosser","given":"Jonathan F."},{"family":"Mouodi","given":"Simin"},{"family":"Mousavi","given":"Seyyed Meysam"},{"family":"Khaneghah","given":"Amin Mousavi"},{"family":"Mueller","given":"Ulrich Otto"},{"family":"Munro","given":"Sandra B."},{"family":"Muriithi","given":"Moses K."},{"family":"Musa","given":"Kamarul Imran"},{"family":"Muthupandian","given":"Saravanan"},{"family":"Naderi","given":"Mehdi"},{"family":"Nagarajan","given":"Ahamarshan Jayaraman"},{"family":"Nagel","given":"Gabriele"},{"family":"Naghshtabrizi","given":"Behshad"},{"family":"Nair","given":"Sanjeev"},{"family":"Nandi","given":"Anita K."},{"family":"Nangia","given":"Vinay"},{"family":"Nansseu","given":"Jobert Richie"},{"family":"Nayak","given":"Vinod C."},{"family":"Nazari","given":"Javad"},{"family":"Negoi","given":"Ionut"},{"family":"Negoi","given":"Ruxandra Irina"},{"family":"Netsere","given":"Henok Biresaw Netsere"},{"family":"Ngunjiri","given":"Josephine W."},{"family":"Nguyen","given":"Cuong Tat"},{"family":"Nguyen","given":"Jason"},{"family":"Nguyen","given":"Michele"},{"family":"Nguyen","given":"Minh"},{"family":"Nichols","given":"Emma"},{"family":"Nigatu","given":"Dabere"},{"family":"Nigatu","given":"Yeshambel T."},{"family":"Nikbakhsh","given":"Rajan"},{"family":"Nixon","given":"Molly R."},{"family":"Nnaji","given":"Chukwudi A."},{"family":"Nomura","given":"Shuhei"},{"family":"Norrving","given":"Bo"},{"family":"Noubiap","given":"Jean Jacques"},{"family":"Nowak","given":"Christoph"},{"family":"Nunez-Samudio","given":"Virginia"},{"family":"Oţoiu","given":"Adrian"},{"family":"Oancea","given":"Bogdan"},{"family":"Odell","given":"Christopher M."},{"family":"Ogbo","given":"Felix Akpojene"},{"family":"Oh","given":"In-Hwan"},{"family":"Okunga","given":"Emmanuel Wandera"},{"family":"Oladnabi","given":"Morteza"},{"family":"Olagunju","given":"Andrew T."},{"family":"Olusanya","given":"Bolajoko Olubukunola"},{"family":"Olusanya","given":"Jacob Olusegun"},{"family":"Oluwasanu","given":"Mojisola Morenike"},{"family":"Bali","given":"Ahmed Omar"},{"family":"Omer","given":"Muktar Omer"},{"family":"Ong","given":"Kanyin L."},{"family":"Onwujekwe","given":"Obinna E."},{"family":"Orji","given":"Aislyn U."},{"family":"Orpana","given":"Heather M."},{"family":"Ortiz","given":"Alberto"},{"family":"Ostroff","given":"Samuel M."},{"family":"Otstavnov","given":"Nikita"},{"family":"Otstavnov","given":"Stanislav S."},{"family":"Øverland","given":"Simon"},{"family":"Owolabi","given":"Mayowa O."},{"family":"A","given":"Mahesh P."},{"family":"Padubidri","given":"Jagadish Rao"},{"family":"Pakhare","given":"Abhijit P."},{"family":"Palladino","given":"Raffaele"},{"family":"Pana","given":"Adrian"},{"family":"Panda-Jonas","given":"Songhomitra"},{"family":"Pandey","given":"Anamika"},{"family":"Park","given":"Eun-Kee"},{"family":"Parmar","given":"Priya G. Kumari"},{"family":"Pasupula","given":"Deepak Kumar"},{"family":"Patel","given":"Sangram Kishor"},{"family":"Paternina-Caicedo","given":"Angel J."},{"family":"Pathak","given":"Ashish"},{"family":"Pathak","given":"Mona"},{"family":"Patten","given":"Scott B."},{"family":"Patton","given":"George C."},{"family":"Paudel","given":"Deepak"},{"family":"Toroudi","given":"Hamidreza Pazoki"},{"family":"Peden","given":"Amy E."},{"family":"Pennini","given":"Alyssa"},{"family":"Pepito","given":"Veincent Christian Filipino"},{"family":"Peprah","given":"Emmanuel K."},{"family":"Pereira","given":"Alexandre"},{"family":"Pereira","given":"David M."},{"family":"Perico","given":"Norberto"},{"family":"Pham","given":"Hai Quang"},{"family":"Phillips","given":"Michael R."},{"family":"Pigott","given":"David M."},{"family":"Pilgrim","given":"Thomas"},{"family":"Pilz","given":"Tessa M."},{"family":"Pirsaheb","given":"Meghdad"},{"family":"Plana-Ripoll","given":"Oleguer"},{"family":"Plass","given":"Dietrich"},{"family":"Pokhrel","given":"Khem Narayan"},{"family":"Polibin","given":"Roman V."},{"family":"Polinder","given":"Suzanne"},{"family":"Polkinghorne","given":"Kevan R."},{"family":"Postma","given":"Maarten J."},{"family":"Pourjafar","given":"Hadi"},{"family":"Pourmalek","given":"Farshad"},{"family":"Kalhori","given":"Reza Pourmirza"},{"family":"Pourshams","given":"Akram"},{"family":"Poznańska","given":"Anna"},{"family":"Prada","given":"Sergio I."},{"family":"Prakash","given":"V."},{"family":"Pribadi","given":"Dimas Ria Angga"},{"family":"Pupillo","given":"Elisabetta"},{"family":"Syed","given":"Zahiruddin Quazi"},{"family":"Rabiee","given":"Mohammad"},{"family":"Rabiee","given":"Navid"},{"family":"Radfar","given":"Amir"},{"family":"Rafiee","given":"Ata"},{"family":"Rafiei","given":"Alireza"},{"family":"Raggi","given":"Alberto"},{"family":"Rahimi-Movaghar","given":"Afarin"},{"family":"Rahman","given":"Muhammad Aziz"},{"family":"Rajabpour-Sanati","given":"Ali"},{"family":"Rajati","given":"Fatemeh"},{"family":"Ramezanzadeh","given":"Kiana"},{"family":"Ranabhat","given":"Chhabi Lal"},{"family":"Rao","given":"Puja C."},{"family":"Rao","given":"Sowmya J."},{"family":"Rasella","given":"Davide"},{"family":"Rastogi","given":"Prateek"},{"family":"Rathi","given":"Priya"},{"family":"Rawaf","given":"David Laith"},{"family":"Rawaf","given":"Salman"},{"family":"Rawal","given":"Lal"},{"family":"Razo","given":"Christian"},{"family":"Redford","given":"Sofia Boston"},{"family":"Reiner","given":"Robert C."},{"family":"Reinig","given":"Nickolas"},{"family":"Reitsma","given":"Marissa Bettay"},{"family":"Remuzzi","given":"Giuseppe"},{"family":"Renjith","given":"Vishnu"},{"family":"Renzaho","given":"Andre M. N."},{"family":"Resnikoff","given":"Serge"},{"family":"Rezaei","given":"Nima"},{"family":"Rezai","given":"Mohammad","dropping-particle":"sadegh"},{"family":"Rezapour","given":"Aziz"},{"family":"Rhinehart","given":"Phoebe-Anne"},{"family":"Riahi","given":"Seyed Mohammad"},{"family":"Ribeiro","given":"Antonio Luiz P."},{"family":"Ribeiro","given":"Daniel Cury"},{"family":"Ribeiro","given":"Daniela"},{"family":"Rickard","given":"Jennifer"},{"family":"Roberts","given":"Nicholas L. S."},{"family":"Roberts","given":"Shaun"},{"family":"Robinson","given":"Stephen R."},{"family":"Roever","given":"Leonardo"},{"family":"Rolfe","given":"Sam"},{"family":"Ronfani","given":"Luca"},{"family":"Roshandel","given":"Gholamreza"},{"family":"Roth","given":"Gregory A."},{"family":"Rubagotti","given":"Enrico"},{"family":"Rumisha","given":"Susan Fred"},{"family":"Sabour","given":"Siamak"},{"family":"Sachdev","given":"Perminder S."},{"family":"Saddik","given":"Basema"},{"family":"Sadeghi","given":"Ehsan"},{"family":"Sadeghi","given":"Masoumeh"},{"family":"Saeidi","given":"Shahram"},{"family":"Safi","given":"Sare"},{"family":"Safiri","given":"Saeid"},{"family":"Sagar","given":"Rajesh"},{"family":"Sahebkar","given":"Amirhossein"},{"family":"Sahraian","given":"Mohammad Ali"},{"family":"Sajadi","given":"S. Mohammad"},{"family":"Salahshoor","given":"Mohammad Reza"},{"family":"Salamati","given":"Payman"},{"family":"Zahabi","given":"Saleh Salehi"},{"family":"Salem","given":"Hosni"},{"family":"Salem","given":"Marwa R. Rashad"},{"family":"Salimzadeh","given":"Hamideh"},{"family":"Salomon","given":"Joshua A."},{"family":"Salz","given":"Inbal"},{"family":"Samad","given":"Zainab"},{"family":"Samy","given":"Abdallah M."},{"family":"Sanabria","given":"Juan"},{"family":"Santomauro","given":"Damian Francesco"},{"family":"Santos","given":"Itamar S."},{"family":"Santos","given":"João Vasco"},{"family":"Santric-Milicevic","given":"Milena M."},{"family":"Saraswathy","given":"Sivan Yegnanarayana Iyer"},{"family":"Sarmiento-Suárez","given":"Rodrigo"},{"family":"Sarrafzadegan","given":"Nizal"},{"family":"Sartorius","given":"Benn"},{"family":"Sarveazad","given":"Arash"},{"family":"Sathian","given":"Brijesh"},{"family":"Sathish","given":"Thirunavukkarasu"},{"family":"Sattin","given":"Davide"},{"family":"Sbarra","given":"Alyssa N."},{"family":"Schaeffer","given":"Lauren E."},{"family":"Schiavolin","given":"Silvia"},{"family":"Schmidt","given":"Maria Inês"},{"family":"Schutte","given":"Aletta Elisabeth"},{"family":"Schwebel","given":"David C."},{"family":"Schwendicke","given":"Falk"},{"family":"Senbeta","given":"Anbissa Muleta"},{"family":"Senthilkumaran","given":"Subramanian"},{"family":"Sepanlou","given":"Sadaf G."},{"family":"Shackelford","given":"Katya Anne"},{"family":"Shadid","given":"Jamileh"},{"family":"Shahabi","given":"Saeed"},{"family":"Shaheen","given":"Amira A."},{"family":"Shaikh","given":"Masood Ali"},{"family":"Shalash","given":"Ali S."},{"family":"Shams-Beyranvand","given":"Mehran"},{"family":"Shamsizadeh","given":"Morteza"},{"family":"Shannawaz","given":"Mohammed"},{"family":"Sharafi","given":"Kiomars"},{"family":"Sharara","given":"Fablina"},{"family":"Sheena","given":"Brittney S."},{"family":"Sheikhtaheri","given":"Abbas"},{"family":"Shetty","given":"Ranjitha S."},{"family":"Shibuya","given":"Kenji"},{"family":"Shiferaw","given":"Wondimeneh Shibabaw"},{"family":"Shigematsu","given":"Mika"},{"family":"Shin","given":"Jae Il"},{"family":"Shiri","given":"Rahman"},{"family":"Shirkoohi","given":"Reza"},{"family":"Shrime","given":"Mark G."},{"family":"Shuval","given":"Kerem"},{"family":"Siabani","given":"Soraya"},{"family":"Sigfusdottir","given":"Inga Dora"},{"family":"Sigurvinsdottir","given":"Rannveig"},{"family":"Silva","given":"João Pedro"},{"family":"Simpson","given":"Kyle E."},{"family":"Singh","given":"Ambrish"},{"family":"Singh","given":"Jasvinder A."},{"family":"Skiadaresi","given":"Eirini"},{"family":"Skou","given":"Søren T."},{"family":"Skryabin","given":"Valentin Yurievich"},{"family":"Sobngwi","given":"Eugene"},{"family":"Sokhan","given":"Anton"},{"family":"Soltani","given":"Shahin"},{"family":"Sorensen","given":"Reed J. D."},{"family":"Soriano","given":"Joan B."},{"family":"Sorrie","given":"Muluken Bekele"},{"family":"Soyiri","given":"Ireneous N."},{"family":"Sreeramareddy","given":"Chandrashekhar T."},{"family":"Stanaway","given":"Jeffrey D."},{"family":"Stark","given":"Benjamin A."},{"family":"Ştefan","given":"Simona Cătălina"},{"family":"Stein","given":"Caroline"},{"family":"Steiner","given":"Caitlyn"},{"family":"Steiner","given":"Timothy J."},{"family":"Stokes","given":"Mark A."},{"family":"Stovner","given":"Lars Jacob"},{"family":"Stubbs","given":"Jacob L."},{"family":"Sudaryanto","given":"Agus"},{"family":"Sufiyan","given":"Mu'awiyyah Babale"},{"family":"Sulo","given":"Gerhard"},{"family":"Sultan","given":"Iyad"},{"family":"Sykes","given":"Bryan L."},{"family":"Sylte","given":"Dillon O."},{"family":"Szócska","given":"Miklós"},{"family":"Tabarés-Seisdedos","given":"Rafael"},{"family":"Tabb","given":"Karen M."},{"family":"Tadakamadla","given":"Santosh Kumar"},{"family":"Taherkhani","given":"Amir"},{"family":"Tajdini","given":"Masih"},{"family":"Takahashi","given":"Ken"},{"family":"Taveira","given":"Nuno"},{"family":"Teagle","given":"Whitney L."},{"family":"Teame","given":"Hirut"},{"family":"Tehrani-Banihashemi","given":"Arash"},{"family":"Teklehaimanot","given":"Berhane Fseha"},{"family":"Terrason","given":"Sonyah"},{"family":"Tessema","given":"Zemenu Tadesse"},{"family":"Thankappan","given":"Kavumpurathu Raman"},{"family":"Thomson","given":"Azalea M."},{"family":"Tohidinik","given":"Hamid Reza"},{"family":"Tonelli","given":"Marcello"},{"family":"Topor-Madry","given":"Roman"},{"family":"Torre","given":"Anna E."},{"family":"Touvier","given":"Mathilde"},{"family":"Tovani-Palone","given":"Marcos Roberto Roberto"},{"family":"Tran","given":"Bach Xuan"},{"family":"Travillian","given":"Ravensara"},{"family":"Troeger","given":"Christopher E."},{"family":"Truelsen","given":"Thomas Clement"},{"family":"Tsai","given":"Alexander C."},{"family":"Tsatsakis","given":"Aristidis"},{"family":"Car","given":"Lorainne Tudor"},{"family":"Tyrovolas","given":"Stefanos"},{"family":"Uddin","given":"Riaz"},{"family":"Ullah","given":"Saif"},{"family":"Undurraga","given":"Eduardo A."},{"family":"Unnikrishnan","given":"Bhaskaran"},{"family":"Vacante","given":"Marco"},{"family":"Vakilian","given":"Alireza"},{"family":"Valdez","given":"Pascual R."},{"family":"Varughese","given":"Santosh"},{"family":"Vasankari","given":"Tommi Juhani"},{"family":"Vasseghian","given":"Yasser"},{"family":"Venketasubramanian","given":"Narayanaswamy"},{"family":"Violante","given":"Francesco S."},{"family":"Vlassov","given":"Vasily"},{"family":"Vollset","given":"Stein Emil"},{"family":"Vongpradith","given":"Avina"},{"family":"Vukovic","given":"Ana"},{"family":"Vukovic","given":"Rade"},{"family":"Waheed","given":"Yasir"},{"family":"Walters","given":"Madgalene K."},{"family":"Wang","given":"Jiayu"},{"family":"Wang","given":"Yafeng"},{"family":"Wang","given":"Yuan-Pang"},{"family":"Ward","given":"Joseph L."},{"family":"Watson","given":"Alexandrea"},{"family":"Wei","given":"Jingkai"},{"family":"Weintraub","given":"Robert G."},{"family":"Weiss","given":"Daniel J."},{"family":"Weiss","given":"Jordan"},{"family":"Westerman","given":"Ronny"},{"family":"Whisnant","given":"Joanna L."},{"family":"Whiteford","given":"Harvey A."},{"family":"Wiangkham","given":"Taweewat"},{"family":"Wiens","given":"Kirsten E."},{"family":"Wijeratne","given":"Tissa"},{"family":"Wilner","given":"Lauren B."},{"family":"Wilson","given":"Shadrach"},{"family":"Wojtyniak","given":"Bogdan"},{"family":"Wolfe","given":"Charles D. A."},{"family":"Wool","given":"Eve E."},{"family":"Wu","given":"Ai-Min"},{"family":"Hanson","given":"Sarah Wulf"},{"family":"Wunrow","given":"Han Yong"},{"family":"Xu","given":"Gelin"},{"family":"Xu","given":"Rixing"},{"family":"Yadgir","given":"Simon"},{"family":"Jabbari","given":"Seyed Hossein Yahyazadeh"},{"family":"Yamagishi","given":"Kazumasa"},{"family":"Yaminfirooz","given":"Mousa"},{"family":"Yano","given":"Yuichiro"},{"family":"Yaya","given":"Sanni"},{"family":"Yazdi-Feyzabadi","given":"Vahid"},{"family":"Yearwood","given":"Jamal A."},{"family":"Yeheyis","given":"Tomas Y."},{"family":"Yeshitila","given":"Yordanos Gizachew"},{"family":"Yip","given":"Paul"},{"family":"Yonemoto","given":"Naohiro"},{"family":"Yoon","given":"Seok-Jun"},{"family":"Lebni","given":"Javad Yoosefi"},{"family":"Younis","given":"Mustafa Z."},{"family":"Younker","given":"Theodore Patrick"},{"family":"Yousefi","given":"Zabihollah"},{"family":"Yousefifard","given":"Mahmoud"},{"family":"Yousefinezhadi","given":"Taraneh"},{"family":"Yousuf","given":"Abdilahi Yousuf"},{"family":"Yu","given":"Chuanhua"},{"family":"Yusefzadeh","given":"Hasan"},{"family":"Moghadam","given":"Telma Zahirian"},{"family":"Zaki","given":"Leila"},{"family":"Zaman","given":"Sojib Bin"},{"family":"Zamani","given":"Mohammad"},{"family":"Zamanian","given":"Maryam"},{"family":"Zandian","given":"Hamed"},{"family":"Zangeneh","given":"Alireza"},{"family":"Zastrozhin","given":"Mikhail Sergeevich"},{"family":"Zewdie","given":"Kaleab Alemayehu"},{"family":"Zhang","given":"Yunquan"},{"family":"Zhang","given":"Zhi-Jiang"},{"family":"Zhao","given":"Jeff T."},{"family":"Zhao","given":"Yingxi"},{"family":"Zheng","given":"Peng"},{"family":"Zhou","given":"Maigeng"},{"family":"Ziapour","given":"Arash"},{"family":"Zimsen","given":"Stephanie R. M."},{"family":"Naghavi","given":"Mohsen"},{"family":"Murray","given":"Christopher J. L."}],"issued":{"date-parts":[["2020",10,17]]}}}],"schema":"https://github.com/citation-style-language/schema/raw/master/csl-citation.json"} </w:instrText>
      </w:r>
      <w:r w:rsidRPr="002F7E70">
        <w:rPr>
          <w:rFonts w:ascii="Times New Roman" w:hAnsi="Times New Roman" w:cs="Times New Roman"/>
        </w:rPr>
        <w:fldChar w:fldCharType="separate"/>
      </w:r>
      <w:r w:rsidRPr="002F7E70">
        <w:rPr>
          <w:rFonts w:ascii="Times New Roman" w:hAnsi="Times New Roman" w:cs="Times New Roman"/>
        </w:rPr>
        <w:t>(1,2)</w:t>
      </w:r>
      <w:r w:rsidRPr="002F7E70">
        <w:rPr>
          <w:rFonts w:ascii="Times New Roman" w:hAnsi="Times New Roman" w:cs="Times New Roman"/>
        </w:rPr>
        <w:fldChar w:fldCharType="end"/>
      </w:r>
      <w:r w:rsidRPr="002F7E70">
        <w:rPr>
          <w:rFonts w:ascii="Times New Roman" w:hAnsi="Times New Roman" w:cs="Times New Roman"/>
        </w:rPr>
        <w:t>, with cardiovascular diseases accounting for about half of these deaths</w:t>
      </w:r>
      <w:r w:rsidRPr="002F7E70">
        <w:rPr>
          <w:rFonts w:ascii="Times New Roman" w:hAnsi="Times New Roman" w:cs="Times New Roman"/>
        </w:rPr>
        <w:fldChar w:fldCharType="begin"/>
      </w:r>
      <w:r w:rsidR="00C74196" w:rsidRPr="002F7E70">
        <w:rPr>
          <w:rFonts w:ascii="Times New Roman" w:hAnsi="Times New Roman" w:cs="Times New Roman"/>
        </w:rPr>
        <w:instrText xml:space="preserve"> ADDIN ZOTERO_ITEM CSL_CITATION {"citationID":"sYP6EriJ","properties":{"formattedCitation":"(3,4)","plainCitation":"(3,4)","noteIndex":0},"citationItems":[{"id":497,"uris":["http://zotero.org/users/19172719/items/P7F649T5"],"itemData":{"id":497,"type":"article-journal","abstract":"Noncommunicable diseases (NCD) now account for more than one-half of the global burden of disease. Cardiovascular diseases account for about one-half of NCD deaths, and the majority of cardiovascular disease deaths occur in low- and middle-income countries. The GBD (Global Burden of Disease) study measures and benchmarks health loss from death or disability from more than 300 diseases in over 100 countries. According to GBD analyses, the rise of NCD is in part due to increased life expectancy due to reduced premature mortality from communicable, child, and maternal illnesses, but preventable risk factors also contribute and present targets for NCD control efforts. In addition to traditional NCD risk factors, like tobacco smoking, high blood pressure, and unhealthful diet, nontraditional risk factors like air pollution and unhealthful alcohol consumption also play a role. The GBD study continues to grow by gathering more data from country partners than ever before, and by measuring health at the national and subnational levels and in smaller time increments. The GBD study will continue to provide the data to set priorities for and measure progress in the global effort to control the rising burden of NCD.HighlightsNoncommunicable diseases (NCD), including cardiovascular diseases, account for the majority of the potentially preventable disease burden worldwide.National governments and international organizations have committed themselves to NCD risk factor control and mortality reduction goals for the year 2025.The GBD (Global Burden of Disease) is an ongoing study that systematically and comprehensively estimates health loss from more than 300 diseases in &amp;gt;100 countries worldwide.As global health promotion shifts focus to NCD, the GBD study will highlight high-priority prevention opportunities and monitor progress in NCD control.","container-title":"Global Heart","DOI":"10.1016/j.gheart.2016.10.024","ISSN":"2211-8160","issue":"4","language":"en","source":"globalheartjournal.com","title":"The Global Burden of Disease Study and the Preventable Burden of NCD","URL":"https://globalheartjournal.com/articles/10.1016/j.gheart.2016.10.024","volume":"11","author":[{"family":"Benziger","given":"Catherine P."},{"family":"Roth","given":"Gregory A."},{"family":"Moran","given":"Andrew E."}],"accessed":{"date-parts":[["2025",12,29]]},"issued":{"date-parts":[["2016",12,1]]}}},{"id":499,"uris":["http://zotero.org/users/19172719/items/SUGYPL8K"],"itemData":{"id":499,"type":"article-journal","abstract":"Background\nCardiovascular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aging.\nObjectives\nWe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exposure.\nMethods\nThe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2023.\nResults\nCVDs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1990.\nConclusions\nCVD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CVD.","collection-title":"Focus Issue: Global Burden Of Disease Spotlight","container-title":"JACC","DOI":"10.1016/j.jacc.2025.08.015","ISSN":"0735-1097","issue":"22","journalAbbreviation":"JACC","page":"2167-2243","source":"ScienceDirect","title":"Global, Regional, and National Burden of Cardiovascular Diseases and Risk Factors in 204 Countries and Territories, 1990-2023","volume":"86","author":[{"family":"Stark","given":"Benjamin A."},{"family":"DeCleene","given":"Nicole K."},{"family":"Desai","given":"Emily C."},{"family":"Hsu","given":"Johnathan M."},{"family":"Johnson","given":"Catherine O."},{"family":"Lara-Castor","given":"Laura"},{"family":"LeGrand","given":"Kate E."},{"family":"A","given":"Prof Bhoomadevi"},{"family":"Aalipour","given":"Mohammad Amin"},{"family":"Aalruz","given":"Hasan"},{"family":"Abafita","given":"Bedru J."},{"family":"Abaraogu","given":"Ukachukwu O."},{"family":"Abavisani","given":"Mohammad"},{"family":"Abbas","given":"Nasir"},{"family":"Abbasi","given":"Madineh"},{"family":"Abbasian","given":"Mohammadreza"},{"family":"Abbastabar","given":"Hedayat"},{"family":"Abd Al Magied","given":"Abdallah H. A."},{"family":"ElHafeez","given":"Samar Abd"},{"family":"Abdelalim","given":"Prof Ahmed"},{"family":"Abdelfattah","given":"Omar M."},{"family":"Abdel-Hameed","given":"Prof Reda"},{"family":"Abdelnabi","given":"Mahmoud"},{"family":"Wael M Abdel-Rahman","given":"Prof"},{"family":"Abdi","given":"Parsa"},{"family":"Abdisa","given":"Wakgari Mosisa"},{"family":"Abdissa","given":"Daba"},{"family":"Abdous","given":"Arman"},{"family":"Abdullah","given":"Mujahid"},{"family":"Abdullahi","given":"Auwal"},{"family":"Abdykerimova","given":"Kulmira"},{"family":"Abebe","given":"Mesfin"},{"family":"Abedi","given":"Aidin"},{"family":"Abedi","given":"Armita"},{"family":"Abejew","given":"Asrat Agalu"},{"family":"Abhilash","given":"E. S."},{"family":"Abiodun","given":"Olugbenga Olusola"},{"family":"Abiodun","given":"Prof Olumide"},{"family":"Kasem","given":"Rahim Abo"},{"family":"Aboagye","given":"Richard Gyan"},{"family":"Abohashem","given":"Shady"},{"family":"Abolhassani","given":"Hassan"},{"family":"Abonie","given":"Ulric Sena"},{"family":"Aborode","given":"Abdullahi Tunde"},{"family":"Abourashed","given":"Nagah Mohamed"},{"family":"Abramov","given":"Dmitry"},{"family":"Abreu","given":"Lucas Guimarães"},{"family":"Abtahi","given":"Dariush"},{"family":"Abu Farha","given":"Rana Kamal"},{"family":"Kende Abubakar","given":"Aminu Kende"},{"family":"Abubakar","given":"Ibrahim Jatau"},{"family":"Abu-Elala","given":"Nermeen"},{"family":"Abu-Gharbieh","given":"Eman"},{"family":"Abukhadijah","given":"Hana J."},{"family":"Aburuz","given":"Salahdein"},{"family":"Abushanab","given":"Dina"},{"family":"Acharya","given":"Anirudh Balakrishna"},{"family":"Acharya","given":"Apurba"},{"family":"Acharya","given":"Swetha"},{"family":"Achore","given":"Meshack"},{"family":"Adal","given":"Ousman"},{"family":"Adams","given":"Lisa C."},{"family":"Adamu","given":"Lawan Hassan"},{"family":"Adão","given":"Rui"},{"family":"Addo","given":"Isaac Yeboah"},{"family":"Adebayo","given":"Oladimeji Muritala"},{"family":"Adebisi","given":"Tajudeen Adesanmi"},{"family":"Adedia","given":"David"},{"family":"Adedokun","given":"Kamoru Ademola"},{"family":"Adegbile","given":"Oluwatobi E."},{"family":"Adegboye","given":"Oyelola A."},{"family":"Adegoke","given":"Nurudeen A."},{"family":"Adekanmbi","given":"Victor"},{"family":"Adeleke","given":"Olumide Thomas"},{"family":"Oluwaseun Adetunji","given":"Charles"},{"family":"Adeyomoye","given":"Olorunsola Israel"},{"family":"Adha","given":"Rishan"},{"family":"Adhikari","given":"Kishor"},{"family":"Adhikary","given":"Ripon Kumar"},{"family":"Adikusuma","given":"Wirawan"},{"family":"Parvar","given":"Tanin Adl"},{"family":"Adnan","given":"Mohd"},{"family":"Sakilah Adnani","given":"Qorinah Estiningtyas"},{"family":"Adoma","given":"Prince Owusu"},{"family":"Adzigbli","given":"Leticia Akua"},{"family":"Adzrago","given":"David"},{"family":"Afifi","given":"Ahmed M."},{"family":"Afolabi","given":"Habeeb Abiodun"},{"family":"Afrashteh","given":"Fatemeh"},{"family":"Afrooghe","given":"Arya"},{"family":"Afzal","given":"Muhammad Sohail"},{"family":"Afzal","given":"Saira"},{"family":"Agampodi","given":"Suneth Buddhika"},{"family":"Agarwal","given":"Dhiraj Motilal"},{"family":"Agarwal","given":"Gina"},{"family":"Agarwal","given":"Prerna"},{"family":"Ageru","given":"Temesgen Anjulo"},{"family":"Aggarwal","given":"Navidha"},{"family":"Aghajanian","given":"Sepehr"},{"family":"Sobrinho","given":"César Agostinis"},{"family":"Agyemang-Duah","given":"Williams"},{"family":"Ahadi","given":"Mahsa"},{"family":"Ahammed","given":"Benojir"},{"family":"Ahinkorah","given":"Bright Opoku"},{"family":"Ahmad","given":"Aqeel"},{"family":"Ahmad","given":"Fuzail"},{"family":"Ahmad","given":"Khurshid"},{"family":"Ahmad","given":"Muayyad M."},{"family":"Ahmad","given":"Sajjad"},{"family":"Ahmad","given":"Shoaib"},{"family":"Ahmad","given":"Tauseef"},{"family":"Ahmadzadeh","given":"Koohyar"},{"family":"Ahmed","given":"Ali"},{"family":"Ahmed","given":"Anisuddin"},{"family":"Ahmed","given":"Ayman"},{"family":"Ahmed","given":"Gasha Salih"},{"family":"Ahmed","given":"Haroon"},{"family":"Ahmed","given":"Junaid"},{"family":"Ahmed","given":"Luai A."},{"family":"Ahmed","given":"Mehrunnisha Sharif"},{"family":"Ahmed","given":"Meqdad Saleh"},{"family":"Ahmed","given":"Muktar Beshir"},{"family":"Ahmed","given":"Mushood"},{"family":"Ahmed","given":"Naveed"},{"family":"Ahmed","given":"Nesredin"},{"family":"Ahmed","given":"Shabbir"},{"family":"Ahmed","given":"Syed Anees"},{"family":"Ajakwe","given":"Simeon Okechukwu"},{"family":"Ajami","given":"Marjan"},{"family":"Aji","given":"Budi"},{"family":"Akalu","given":"Yonas"},{"family":"Akeju","given":"Oluwasefunmi"},{"family":"Akhigbe","given":"Roland Eghoghosoa"},{"family":"Akhmedullin","given":"Ruslan"},{"family":"Oyeniran Akindele","given":"Mukadas"},{"family":"Akinosoglou","given":"Karolina"},{"family":"Akiska","given":"Yagiz Matthew"},{"family":"Akkaif","given":"Mohammed Ahmed"},{"family":"Akram","given":"Hammad"},{"family":"Akrami","given":"Ashley E."},{"family":"Awaidy","given":"Salah Al"},{"family":"Hamad","given":"Hanadi Al"},{"family":"Al Hasan","given":"Syed Mahfuz"},{"family":"Omari","given":"Omar Al"},{"family":"Qadire","given":"Mohammad Al"},{"family":"Thaher","given":"Yazan Al"},{"family":"Mahmoud Al Zoubi","given":"Mohammad Ahmmad"},{"family":"Al-Ajlouni","given":"Yazan"},{"family":"Alalwan","given":"Tariq A."},{"family":"Al-Aly","given":"Ziyad"},{"family":"Alam","given":"Khurshid"},{"family":"Alam","given":"Mohammad Khursheed"},{"family":"Alam","given":"Mostafa"},{"family":"Alam","given":"Zufishan"},{"family":"Al-amer","given":"Rasmieh Mustafa"},{"family":"Alansari","given":"Amani"},{"family":"Alanzi","given":"Turki M."},{"family":"Alarifi","given":"Abdullah"},{"family":"Al-Ashwal","given":"Fahmi Y."},{"family":"Alavi","given":"Rashid"},{"family":"Albashtawy","given":"Mohammed"},{"family":"Al-Daken","given":"Laila Ismael"},{"family":"Aldawsari","given":"Khalifah A."},{"family":"Aldhahir","given":"Abdulelah Mastour"},{"family":"Aldossary","given":"Mohammed S."},{"family":"Aleidi","given":"Shereen M."},{"family":"Alemayehu","given":"Bezawit Abeje"},{"family":"Alemayehu","given":"Tekletsadik Tekleslassie"},{"family":"Alemi","given":"Hediyeh"},{"family":"Abdelazeem M Algammal","given":"Prof"},{"family":"Saeed Al-Gheethi","given":"Adel Ali"},{"family":"Alhajri","given":"Noora"},{"family":"Alhalaiqa","given":"Fadwa Naji"},{"family":"Al-Hanawi","given":"Mohammed Khaled"},{"family":"Alharrasi","given":"Maryam"},{"family":"Alhumaidi","given":"Ashraf"},{"family":"Ali","given":"Akhtar"},{"family":"Ali","given":"Endale Alemayehu"},{"family":"Ali","given":"Kamran"},{"family":"Ali","given":"Mohammad Daud"},{"family":"Ali","given":"Mohammed Usman"},{"family":"Ali","given":"Rafat"},{"family":"Ali","given":"Sameer A."},{"family":"Ali","given":"Syed Shujait"},{"family":"Ali","given":"Syed Yusuf"},{"family":"Al-Ibraheem","given":"Akram"},{"family":"Al-Iede","given":"Montaha"},{"family":"Alif","given":"Sheikh Mohammad"},{"family":"Rokny","given":"Hamid Alinejad"},{"family":"Al-Jabi","given":"Samah W."},{"family":"Aljawadi","given":"Mohammad Hasan"},{"family":"Aljofan","given":"Mohamad"},{"family":"Aljunid","given":"Syed Mohamed"},{"family":"Alkhatib","given":"Ahmad"},{"family":"Alkousheh","given":"Hazim"},{"family":"Alla","given":"François"},{"family":"Al-Mamun","given":"Md"},{"family":"Al-Marwani","given":"Sabah"},{"family":"Almasri","given":"Nihad A."},{"family":"Almazan","given":"Joseph Uy"},{"family":"Almidani","given":"Omar"},{"family":"Almobayed","given":"Amr"},{"family":"Alnaeem","given":"Mohmmad Minwer"},{"family":"Al-Naqeb","given":"Ghanya Naji"},{"family":"Alniss","given":"Hasan Yaser"},{"family":"Alomari","given":"Mahmoud A."},{"family":"Alosta","given":"Mohammad R."},{"family":"Alqahtani","given":"Jaber S."},{"family":"Alqudimat","given":"Mohammad R."},{"family":"Alrawashdeh","given":"Ahmad"},{"family":"Alrimawi","given":"Intima"},{"family":"Alrousan","given":"Sahel Majed"},{"family":"Alsabri","given":"Mohammed A."},{"family":"Alsakarneh","given":"Saqr"},{"family":"Alshehri","given":"Mansour Abdullah"},{"family":"Altaany","given":"Zaid"},{"family":"Altaf","given":"Awais"},{"family":"Al-Tammemi","given":"Alaa B."},{"family":"Al-Tawfiq","given":"Jaffar A."},{"family":"Alvis-Guzman","given":"Nelson"},{"family":"Alvis-Zakzuk","given":"Nelson J."},{"family":"Alwafi","given":"Hassan"},{"family":"Al-Wardat","given":"Mohammad"},{"family":"Al-Worafi","given":"Yaser Mohammed"},{"family":"Aly","given":"Hany"},{"family":"AlZahmi","given":"Amal"},{"family":"Alzahrani","given":"Hosam"},{"family":"Alzoubi","given":"Abdallah"},{"family":"Alzoubi","given":"Karem H."},{"family":"Al-Zubayer","given":"Md Akib"},{"family":"Amafah","given":"Ekiyor Joseph"},{"family":"Amafah","given":"Joy"},{"family":"Amani-Beni","given":"Reza"},{"family":"Amanollahi","given":"Mobina"},{"family":"Amaravadi","given":"Sampath Kumar"},{"family":"Amegah","given":"Adeladza Kofi"},{"family":"Amegbor","given":"Prince M."},{"family":"Amenah","given":"Michel Adurayi"},{"family":"Amidi","given":"Bardia"},{"family":"Amin","given":"Tarek Tawfik"},{"family":"Amindarolzarbi","given":"Alireza"},{"family":"Amini-Rarani","given":"Mostafa"},{"family":"Amini-Salehi","given":"Ehsan"},{"family":"Aminorroaya","given":"Arya"},{"family":"Aminzare","given":"Majid"},{"family":"Amiri","given":"Sohrab"},{"family":"Ammirati","given":"Enrico"},{"family":"Amobonye","given":"Ayodeji"},{"family":"Ampon-Wireko","given":"Sabina"},{"family":"Amu","given":"Hubert"},{"family":"Amugsi","given":"Dickson A."},{"family":"Amusa","given":"Ganiyu Adeniyi"},{"family":"Anagnostakis","given":"Filippos"},{"family":"Ananda","given":"Roshan A."},{"family":"Anaraki","given":"Nazanin"},{"family":"Ancuceanu","given":"Robert"},{"family":"Anderlini","given":"Deanna"},{"family":"Anderson","given":"David B."},{"family":"Anderson","given":"Jason A."},{"family":"Andrei","given":"Catalina Liliana"},{"family":"Ang","given":"Song Peng"},{"family":"Angappan","given":"Santhalakshmi"},{"family":"Anh","given":"Nguyen Hoang"},{"family":"Anil","given":"Abhishek"},{"family":"Ansari","given":"Sumbul"},{"family":"Ansariadi","given":"Ansariadi"},{"family":"Anteneh","given":"Rahel Mulatie"},{"family":"Anuoluwa","given":"Boluwatife Stephen"},{"family":"Anuoluwa","given":"Iyadunni Adesola"},{"family":"Anvari","given":"Saeid"},{"family":"Anwar","given":"Saleha"},{"family":"Anwar","given":"Sumadi Lukman"},{"family":"Anwer","given":"Razique"},{"family":"Anyasodor","given":"Anayochukwu Edward"},{"family":"Appiah","given":"Francis"},{"family":"Arab","given":"Juan Pablo"},{"family":"Arabloo","given":"Jalal"},{"family":"Arafa","given":"Elshaimaa A."},{"family":"Arafat","given":"Mosab"},{"family":"Aravkin","given":"Aleksandr Y."},{"family":"Areda","given":"Demelash"},{"family":"Aremu","given":"Olatunde"},{"family":"Arias de la Torre","given":"Jorge"},{"family":"Armocida","given":"Benedetta"},{"family":"Arockiaraj","given":"Jesu"},{"family":"Arooj","given":"Mahwish"},{"family":"Arshadi","given":"Mahdi"},{"family":"Artamonov","given":"Anton A."},{"family":"Arumugam","given":"Ashokan"},{"family":"Asaduzzaman","given":"Muhammad"},{"family":"Basheeruddin Asdaq","given":"Syed Mohammed"},{"family":"Melaku Asefa","given":"Shewatatek Melaku"},{"family":"Asgary","given":"Amirhossein"},{"family":"Asghari-Jafarabadi","given":"Mohammad"},{"family":"Ashagre","given":"Alebachew Fasil"},{"family":"Ashames","given":"Akram"},{"family":"Ashfaq","given":"Muhammad"},{"family":"Ashraf","given":"Hamza"},{"family":"Basit Ashraf","given":"Muhammad Abdul"},{"family":"Ashraf","given":"Tahira"},{"family":"ashrafi","given":"mitra"},{"family":"Aslam","given":"Muhammad Shahzad"},{"family":"Asrat","given":"Anemaw A."},{"family":"Asri","given":"Yuni"},{"family":"Assefa","given":"Dereje Zewdu"},{"family":"Assembekov","given":"Batyrbek"},{"family":"Astell-Burt","given":"Prof Thomas"},{"family":"Athari","given":"Seyyed Shamsadin"},{"family":"Wahbi Atout","given":"Maha Moh'd"},{"family":"Atreya","given":"Alok"},{"family":"Atta","given":"Julie Alaere"},{"family":"Aurangzeb","given":"Khursheed"},{"family":"Ausloos","given":"Marcel"},{"family":"Avula","given":"Sreekant"},{"family":"Awedew","given":"Atalel Fentahun"},{"family":"Awoke","given":"Mamaru Ayenew"},{"family":"Awotidebe","given":"Adedapo Wasiu"},{"family":"Awoyomi","given":"Oluwabusayo Olufunke"},{"family":"Axame","given":"Wisdom Kudzo"},{"family":"Ayele","given":"Belete Achamyelew"},{"family":"Ayyad","given":"Mohammed"},{"family":"Azadnajafabad","given":"Sina"},{"family":"Azadnia","given":"Arian"},{"family":"Azami","given":"Hiva"},{"family":"Azarboo","given":"Alireza"},{"family":"Azhar","given":"Masood"},{"family":"Aziz","given":"Mohd Yusmaidie"},{"family":"Aziz","given":"Sadat Abdulla"},{"family":"Azizan","given":"Amin"},{"family":"Azizi","given":"Hosein"},{"family":"Azzam","given":"Ahmed Y."},{"family":"Azzolino","given":"Domenico"},{"family":"Babatope","given":"Abisola Esther"},{"family":"Babu","given":"Abraham Samuel"},{"family":"Babu","given":"Giridhara Rathnaiah"},{"family":"Badar","given":"Muhammad"},{"family":"Badran","given":"Alaa Aboelnour"},{"family":"Bagga","given":"Arvind"},{"family":"Baghcheghi","given":"Nayereh"},{"family":"Bagheri","given":"Nasser"},{"family":"Bagheri","given":"Sara"},{"family":"Baghizadeh","given":"Elahe"},{"family":"Baghizadeh","given":"Fereshteh"},{"family":"Baghizadeh","given":"Sana"},{"family":"Taghanaki","given":"Pegah Bahrami"},{"family":"Bahreini","given":"Razieh"},{"family":"Bai","given":"Ruhai"},{"family":"Bains","given":"Lovenish"},{"family":"Bakkannavar","given":"Shankar M."},{"family":"Bako","given":"Abdulaziz T."},{"family":"Balakrishnan","given":"Senthilkumar"},{"family":"Balasubramanian","given":"Madhan"},{"family":"Balcha","given":"Wondu Feyisa"},{"family":"Baldereschi","given":"Marzia"},{"family":"Balkis","given":"Maher"},{"family":"Baloch","given":"Farhala"},{"family":"Balogun","given":"Saliu A."},{"family":"Hasankhani","given":"Mohammadreza Balooch"},{"family":"Baltatu","given":"Ovidiu Constantin"},{"family":"Bam","given":"Kiran"},{"family":"Banda","given":"Kondwani Joseph"},{"family":"Reddy Bandaru","given":"Praneeth Kumar"},{"family":"Chandra Banik","given":"Palash"},{"family":"Banik","given":"Rajon"},{"family":"Bansal","given":"Hansi"},{"family":"Bansal","given":"Kannu"},{"family":"Barati","given":"Shirin"},{"family":"Barbic","given":"Franca"},{"family":"Bardhan","given":"Mainak"},{"family":"Barengo","given":"Noel C."},{"family":"Barker-Collo","given":"Suzanne Lyn"},{"family":"Barqawi","given":"Hiba Jawdat"},{"family":"Barteit","given":"Sandra"},{"family":"Barua","given":"Lingkan"},{"family":"Abu Bashar","given":"MD"},{"family":"Bashir","given":"Shahid"},{"family":"Bashiri","given":"Azadeh"},{"family":"Aliabadi","given":"Somaye Bashiri"},{"family":"Basri","given":"Rehana"},{"family":"Bastan","given":"Mohammad-Mahdi"},{"family":"Basu","given":"Saurav"},{"family":"Batra","given":"Kavita"},{"family":"Bauckneht","given":"Matteo"},{"family":"Bayat","given":"Mahdis"},{"family":"Bayat","given":"Reza"},{"family":"Bayih","given":"Mulat Tirfie"},{"family":"Bayisa","given":"Feyisa Shasho"},{"family":"Beeraka","given":"Narasimha M."},{"family":"Behnoush","given":"Amir Hossein"},{"family":"Bekele","given":"Alehegn"},{"family":"Belayneh","given":"Asnake Gashaw"},{"family":"Belete","given":"Abebe Gedefaw"},{"family":"Belete","given":"Abel Cherkos"},{"family":"Bilgin","given":"Gokce Belge"},{"family":"Bello","given":"Bashir"},{"family":"Bello","given":"Olorunjuwon Omolaja"},{"family":"Bello","given":"Umar Muhammad"},{"family":"Belo","given":"Luis"},{"family":"Belsti","given":"Yitayeh"},{"family":"Benfor","given":"Bright"},{"family":"Bennett","given":"Derrick A."},{"family":"Bensenor","given":"Isabela M."},{"family":"Bente Kamal Tune","given":"Samiun Nazrin"},{"family":"Benziger","given":"Catherine P."},{"family":"Bera","given":"Om Prakash"},{"family":"Berezvai","given":"Zombor"},{"family":"Bergami","given":"Maria"},{"family":"Berhe","given":"Kenfe Tesfay"},{"family":"Berhie","given":"Alemshet Yirga"},{"family":"Berihun","given":"Abiye Assefa"},{"family":"Nazer C Bermudez","given":"Amiel"},{"family":"Bernstein","given":"Robert S."},{"family":"Bhadoria","given":"Ajeet Singh"},{"family":"Bhagavathula","given":"Akshaya Srikanth"},{"family":"Bhandari","given":"Buna"},{"family":"Bhardwaj","given":"Nikha"},{"family":"Bhardwaj","given":"Pankaj"},{"family":"Bhaskar","given":"Sonu"},{"family":"Bhattacharjee","given":"Priyadarshini"},{"family":"Bhattacharjee","given":"Shuvarthi"},{"family":"Kaur Bhatti","given":"Gurjit"},{"family":"Singh Bhatti","given":"Jasvinder"},{"family":"Bhatti","given":"Rajbir"},{"family":"Bhuyan","given":"Soumitra S."},{"family":"Biadgilign","given":"Sibhatu Kassa"},{"family":"Bilgin","given":"Can"},{"family":"Bilgin","given":"Cem"},{"family":"Birck","given":"Marina G."},{"family":"Birhan","given":"Mekuriaw Mesfin"},{"family":"Birru","given":"Eshetie Melese"},{"family":"Biswas","given":"Bijit"},{"family":"Biswas","given":"Mohammad Shahangir"},{"family":"Biswas","given":"Monirujjaman"},{"family":"Biswas","given":"Raaj Kishore"},{"family":"Bizzozero-Peroni","given":"Bruno"},{"family":"Bjørge","given":"Tone"},{"family":"Bodhare","given":"Trupti"},{"family":"Bodunrin","given":"Aadam Olalekan"},{"family":"Bogale","given":"Sitotaw Kerie"},{"family":"Bohn","given":"Lucimere"},{"family":"Bolarinwa","given":"Obasanjo Afolabi"},{"family":"Boloor","given":"Archith"},{"family":"Hashemi","given":"Milad Bonakdar"},{"family":"Bonakdarhashemi","given":"Moein"},{"family":"Basara","given":"Berrak Bora"},{"family":"Borhany","given":"Hamed"},{"family":"Borran","given":"Mina"},{"family":"Bosoka","given":"Samuel Adolf"},{"family":"Carvajal","given":"Alejandro Botero"},{"family":"Boyko","given":"Edward J."},{"family":"Bozic","given":"Marija M."},{"family":"Braithwaite","given":"Dejana"},{"family":"Brant","given":"Luisa C."},{"family":"Brauer","given":"Michael"},{"family":"Breitner","given":"Susanne"},{"family":"Brenner","given":"Hermann"},{"family":"Bressem","given":"Keno K."},{"family":"Britton","given":"Gabrielle"},{"family":"Bugiardini","given":"Raffaele"},{"family":"Bui","given":"Linh Phuong"},{"family":"Bulamu","given":"Norma B."},{"family":"Bulto","given":"Lemma N."},{"family":"Burhan","given":"Asmat"},{"family":"Burley","given":"Claire V."},{"family":"Burns","given":"Richard A."},{"family":"Busch","given":"Felix"},{"family":"Bustanji","given":"Yasser"},{"family":"Butt","given":"Nadeem Shafique"},{"family":"Butt","given":"Zahid A."},{"family":"J","given":"Sanjay C."},{"family":"Cabral","given":"Lucas Scotta"},{"family":"Cairns","given":"Rose"},{"family":"Barsbay","given":"Mehtap Çakmak"},{"family":"Calina","given":"Daniela"},{"family":"Cámera","given":"Luis Alberto"},{"family":"Campos","given":"Luciana Aparecida"},{"family":"Campos-Nonato","given":"Ismael"},{"family":"Canales","given":"Robert A."},{"family":"Cao","given":"Si"},{"family":"Capodici","given":"Angelo"},{"family":"Caravaca-Morera","given":"Jaime Alonso"},{"family":"Cárdenas","given":"Rosario"},{"family":"Carletti","given":"Claudia"},{"family":"Carreras","given":"Giulia"},{"family":"Carugno","given":"Andrea"},{"family":"Carvalho","given":"Felix"},{"family":"Carvalho","given":"Márcia"},{"family":"Carvalho-e-Silva","given":"Ana Paula"},{"family":"Castaldelli-Maia","given":"Joao Mauricio"},{"family":"Catapano","given":"Alberico L."},{"family":"Cattaruzza","given":"Maria Sofia"},{"family":"Cegolon","given":"Luca"},{"family":"Cembranel","given":"Francieli"},{"family":"Cenderadewi","given":"Muthia"},{"family":"Cenko","given":"Edina"},{"family":"Cerin","given":"Ester"},{"family":"Cerovac","given":"Anis"},{"family":"Cerrai","given":"Sonia"},{"family":"Chadwick","given":"Joshua"},{"family":"Shivamadhu","given":"Madhu Chakkere"},{"family":"Chakraborty","given":"Aditya"},{"family":"Chakraborty","given":"Chiranjib"},{"family":"Chakraborty","given":"Sandip"},{"family":"Kai Chan","given":"Jeffrey Shi"},{"family":"Chandika","given":"Rama Mohan"},{"family":"Chandradasa","given":"Miyuru"},{"family":"Chandramouli Bellur","given":"Vinay"},{"family":"Chandrasekar","given":"Eeshwar K."},{"family":"Chang","given":"Qinghua"},{"family":"Charan","given":"Jaykaran"},{"family":"Chattu","given":"Vijay Kumar"},{"family":"Chaudhary","given":"Anis Ahmad"},{"family":"Chaudhuri","given":"Sirshendu"},{"family":"Chavoshi","given":"Mohammadreza"},{"family":"Chen","given":"An-Tian"},{"family":"Chen","given":"Guangjin"},{"family":"Chen","given":"Haiyan"},{"family":"Chen","given":"Hana"},{"family":"Chen","given":"Haowei"},{"family":"Chen","given":"Meng Xuan"},{"family":"Chen","given":"Simiao"},{"family":"Chen","given":"Xiang"},{"family":"Cheung","given":"Ka Ching"},{"family":"Chew","given":"Derek S."},{"family":"Chew","given":"Nicholas WS."},{"family":"Chhabra","given":"Ravindresh"},{"family":"Chi","given":"Gerald"},{"family":"Chichagi","given":"Fatemeh"},{"family":"Chimoriya","given":"Ritesh"},{"family":"Ching","given":"Patrick R."},{"family":"Chiriacò","given":"Martina"},{"family":"Chirinos-Caceres","given":"Jesus Lorenzo"},{"family":"Chitheer","given":"Abdulaal"},{"family":"Jemma Cho","given":"So Mi"},{"family":"Cho","given":"William C. S."},{"family":"Chong","given":"Bryan"},{"family":"Chong","given":"Yuen Yu"},{"family":"Chopra","given":"Hitesh"},{"family":"Chopra","given":"Shivani"},{"family":"Chou","given":"Hou In"},{"family":"Choudhari","given":"Sonali Gajanan"},{"family":"Chowdhury","given":"Enayet Karim"},{"family":"Chowdhury","given":"Rajiv"},{"family":"Chowdhury","given":"Sreshtha"},{"family":"Christensen","given":"Hanne"},{"family":"Christopher","given":"Devasahayam J."},{"family":"Chu","given":"Dinh-Toi"},{"family":"Chukwu","given":"Isaac Sunday"},{"family":"Chung","given":"Sheng-Chia"},{"family":"Chung","given":"Sunghyun"},{"family":"Cioffi","given":"Iolanda"},{"family":"Cohen","given":"Aaron J."},{"family":"Columbus","given":"Alyssa"},{"family":"Conde","given":"Joao"},{"family":"Congly","given":"Stephen E."},{"family":"Conrad","given":"Nathalie"},{"family":"Conti","given":"Sara"},{"family":"Cortesi","given":"Paolo Angelo"},{"family":"Cosma","given":"Claudia"},{"family":"Costa","given":"Vera Marisa"},{"family":"Criqui","given":"Michael H."},{"family":"Cruz-Martins","given":"Natalia"},{"family":"Silva","given":"Alanna Gomes","non-dropping-particle":"da"},{"family":"Dababo","given":"Nour"},{"family":"Dabbagh","given":"Ali"},{"family":"Dabo","given":"Bashir"},{"family":"Dadras","given":"Omid"},{"family":"Dai","given":"Xiaochen"},{"family":"Dai","given":"Zhaoli"},{"family":"Dalakoti","given":"Mayank"},{"family":"Moura Damasceno","given":"Albertino Antonio"},{"family":"D'Amico","given":"Emanuele"},{"family":"Danaei","given":"Bardia"},{"family":"Dandona","given":"Lalit"},{"family":"Dandona","given":"Rakhi"},{"family":"Dang","given":"Anh Kim"},{"family":"D'Anna","given":"Lucio"},{"family":"Danpanichkul","given":"Pojsakorn"},{"family":"Danso","given":"Samuel E."},{"family":"Darcho","given":"Samuel Demissie"},{"family":"Darouei","given":"Bahar"},{"family":"Cheshmeh Soltani","given":"Reza Darvishi"},{"family":"Das","given":"Saswati"},{"family":"Dashtkoohi","given":"Mohadese"},{"family":"Davletov","given":"Dimash"},{"family":"Davletov","given":"Kairat"},{"family":"Dayasiri","given":"Kavinda"},{"family":"De la Hoz","given":"Fernando Pio"},{"family":"Deb","given":"Novonil"},{"family":"Dehadrai","given":"Aniket"},{"family":"Del Bo'","given":"Cristian"},{"family":"Del Riccio","given":"Marco"},{"family":"Delsoz","given":"Mohammad"},{"family":"Demeke","given":"Dessalegn"},{"family":"Deng","given":"Ke"},{"family":"Denova-Gutiérrez","given":"Edgar"},{"family":"Molla","given":"Meseret Derbew"},{"family":"Dergaa","given":"Ismail"},{"family":"Derseh","given":"Hunegnaw Almaw"},{"family":"Dervišević","given":"Emina"},{"family":"Desai","given":"Hardik Dineshbhai"},{"family":"Desai","given":"Rupak"},{"family":"Desta","given":"Abraham Aregay"},{"family":"Deuba","given":"Keshab"},{"family":"Devarakonda","given":"Pradeep Kumar"},{"family":"Devegowda","given":"Devananda"},{"family":"Rahman Dewan","given":"Syed Masudur"},{"family":"Dhali","given":"Arkadeep"},{"family":"Dhama","given":"Kuldeep"},{"family":"Rajinder K K Dhamija","given":"Prof"},{"family":"Dhimal","given":"Meghnath"},{"family":"Dhungel","given":"Bibha"},{"family":"Bella","given":"Stefano Di"},{"family":"Pumpo","given":"Marcello Di"},{"family":"Silva","given":"Diana Dias","non-dropping-particle":"da"},{"family":"Diaz","given":"Luis Antonio"},{"family":"Dima","given":"Adriana"},{"family":"Ding","given":"Xueting"},{"family":"Do","given":"Huyen"},{"family":"Phuong Do","given":"Thao Huynh"},{"family":"Luiz do Amaral do Amaral Júnior","given":"Orlando Luiz"},{"family":"Doegah","given":"Phidelia Theresa"},{"family":"Dohare","given":"Sushil"},{"family":"Dokova","given":"Klara Georgieva"},{"family":"Dondi","given":"Francesco"},{"family":"D'Oria","given":"Mario"},{"family":"Dorostkar","given":"Fariba"},{"family":"Santos","given":"Wendel Mombaque","non-dropping-particle":"dos"},{"family":"Doshi","given":"Ojas Prakashbhai"},{"family":"Dowou","given":"Robert Kokou"},{"family":"Dresse","given":"Menayit Tamrat"},{"family":"Dsouza","given":"Viola Savy"},{"family":"Du","given":"Mi"},{"family":"Dube","given":"John"},{"family":"Dumbili","given":"Emeka W."},{"family":"Duncan","given":"Bruce B."},{"family":"Dunne","given":"Jennifer"},{"family":"Duraes","given":"Andre Rodrigues"},{"family":"Durojaiye","given":"Oyewole Christopher"},{"family":"Dutta","given":"Siddhartha"},{"family":"Dutta","given":"Sulagna"},{"family":"E’mar","given":"Abdel Rahman"},{"family":"Ebohon","given":"Osamudiamen"},{"family":"Mahmoud Ebraheim","given":"Lamiaa Labieb"},{"family":"Ebrahimi","given":"Alireza"},{"family":"Ebrahimi","given":"Mohammad Hossein"},{"family":"Ebrahimi","given":"Rasoul"},{"family":"Ebrahimi","given":"Sara"},{"family":"Edinur","given":"Hisham Atan"},{"family":"Efendi","given":"Ferry"},{"family":"Eftekhari","given":"Behrad"},{"family":"Eghbali","given":"Foolad"},{"family":"Eghdami","given":"Shayan"},{"family":"Sedeh","given":"Ashkan Eighaei"},{"family":"Eini","given":"Ebrahim"},{"family":"Ekholuenetale","given":"Michael"},{"family":"Ekundayo","given":"Temitope Cyrus"},{"family":"El Arab","given":"Rabie Adel"},{"family":"Wahab El Morsi","given":"Doaa Abdel"},{"family":"Sayed Zaki","given":"Maysaa El"},{"family":"Eladl","given":"Mohamed Ahmed"},{"family":"Mustafa Elagali","given":"Ahmed Elabbas"},{"family":"Elalfy","given":"Aya"},{"family":"El-Ashker","given":"Said"},{"family":"El-Dahiyat","given":"Faris"},{"family":"Elgendy","given":"Islam Y."},{"family":"Elhadi","given":"Muhammed"},{"family":"El-Huneidi","given":"Waseem"},{"family":"Elkannishy","given":"Sherif"},{"family":"Elmonem","given":"Mohamed A."},{"family":"Elmoselhi","given":"Adel B."},{"family":"Elnaem","given":"Mohamed Hassan"},{"family":"Elsohaby","given":"Ibrahim"},{"family":"Eltahir","given":"Mohd Elmagzoub"},{"family":"Zeydi","given":"Amir Emami"},{"family":"Emeto","given":"Theophilus I."},{"family":"Emran","given":"Talha Bin"},{"family":"Eshraghi","given":"Reza"},{"family":"Eskandari","given":"Khalil"},{"family":"Eskandarieh","given":"Sharareh"},{"family":"Eyawo","given":"Oghenowede"},{"family":"Fabin","given":"Natalia"},{"family":"Fadavian","given":"Heidar"},{"family":"Fagbamigbe","given":"Adeniyi Francis"},{"family":"Fahim","given":"Ayesha"},{"family":"Fahimi","given":"Saman"},{"family":"Fahira","given":"Aamir"},{"family":"Faiz","given":"Razana"},{"family":"Fakhradiyev","given":"Ildar Ravisovich"},{"family":"Falzone","given":"Luca"},{"family":"Fan","given":"Qiping"},{"family":"Farahani","given":"Alireza"},{"family":"Farahmand","given":"Mohammad"},{"family":"Faraji","given":"Seyed Nooreddin"},{"family":"Faramarzpour","given":"Mahsa"},{"family":"Aquino Faraon","given":"Emerito Jose"},{"family":"Fareed","given":"Mohammad"},{"family":"Farina","given":"Jacopo"},{"family":"Mahmoud Faris","given":"MoezAlIslam Ezzat"},{"family":"Faro","given":"Andre"},{"family":"Yousaf Farooq","given":"Syed Muhammad"},{"family":"Farooqui","given":"Maryam"},{"family":"Farrokhpour","given":"Hossein"},{"family":"Farshad","given":"Fatemeh"},{"family":"Farsi","given":"Farima"},{"family":"Fatima","given":"Zareen"},{"family":"Fazeli","given":"Pooria"},{"family":"Feili","given":"Afrooz"},{"family":"Feizkhah","given":"Alireza"},{"family":"Fekadu","given":"Ginenus"},{"family":"Feng","given":"Xiaoqi"},{"family":"Fereshtehnejad","given":"Seyed-Mohammad"},{"family":"Fernandez-Jimenez","given":"Rodrigo"},{"family":"Feroze","given":"Abdullah H."},{"family":"Ferrara","given":"Pietro"},{"family":"Ferreira","given":"Nuno"},{"family":"Feter","given":"Natan"},{"family":"Feyisa","given":"Bikila Regassa"},{"family":"Fiorilla","given":"Claudio"},{"family":"Fischer","given":"Florian"},{"family":"Fleszar","given":"Laura"},{"family":"Flor","given":"Luisa S."},{"family":"Fogacci","given":"Federica"},{"family":"Foigt","given":"Nataliya A."},{"family":"Fonzo","given":"Marco"},{"family":"Fornari","given":"Arianna"},{"family":"Fornari","given":"Carla"},{"family":"Forray","given":"Alina Ioana"},{"family":"Fortuna","given":"Daniela"},{"family":"Foschi","given":"Matteo"},{"family":"Fotouhi","given":"Maryam"},{"family":"Francis-Oliviero","given":"Florence"},{"family":"Fukumoto","given":"Takeshi"},{"family":"Fux","given":"Blima"},{"family":"Gaal","given":"Peter Andras"},{"family":"Gadeka","given":"Dominic Dormenyo"},{"family":"Gafane-Matemane","given":"Lebo Francina"},{"family":"Gaidhane","given":"Abhay Motiramji"},{"family":"Gaipov","given":"Abduzhappar"},{"family":"Gajdács","given":"Márió"},{"family":"Gakidou","given":"Emmanuela"},{"family":"Galali","given":"Yaseen"},{"family":"Gallus","given":"Silvano"},{"family":"Ganesan","given":"Balasankar"},{"family":"Gangachannaiah","given":"Shivaprakash"},{"family":"Gao","given":"Xiang"},{"family":"Garcia","given":"Fernando Barroga"},{"family":"Garcia-Azorin","given":"David"},{"family":"Garg","given":"Ravindra Kumar"},{"family":"Garg","given":"Vinod Kumar"},{"family":"Garlasco","given":"Jacopo"},{"family":"Gasevic","given":"Danijela"},{"family":"Gautam","given":"Prem"},{"family":"Gautam","given":"Rupesh K."},{"family":"Ge","given":"Hong-Han"},{"family":"Gebre","given":"Feven Sahle"},{"family":"Gebregergis","given":"Miglas Welay"},{"family":"Digssie Gebremariam","given":"Alemayehu Digssie"},{"family":"Gebremedhin","given":"Amanuel Tesfay"},{"family":"Gebremichael","given":"Bereket"},{"family":"Gelaw","given":"Asmare Yitayeh"},{"family":"Geleta","given":"Leta Adugna"},{"family":"Matin","given":"Ali Gerami"},{"family":"Geremew","given":"Gebremariam Wulie"},{"family":"Getahun","given":"Genanew K."},{"family":"Gete","given":"Kalab Yigermal"},{"family":"Ghadimi","given":"Delaram J."},{"family":"Ghadirian","given":"Fataneh"},{"family":"Ghaffari","given":"Kazem"},{"family":"Jolfayi","given":"Amir Ghaffari"},{"family":"Ghahramani","given":"Sulmaz"},{"family":"Ghajar","given":"Alireza"},{"family":"Ghamkhar","given":"Arin"},{"family":"Gheshlagh","given":"Reza Ghanei"},{"family":"Assl","given":"Shakiba Ghasemi"},{"family":"Seproo","given":"Faeze Ghasemi"},{"family":"Ghazy","given":"Ramy Mohamed"},{"family":"Gheno","given":"Gloria"},{"family":"Ghimire","given":"Sailaja"},{"family":"Ghith","given":"Nermin"},{"family":"Ghorbani","given":"Zeinab"},{"family":"Gil","given":"Artyom Urievich"},{"family":"Gilani","given":"Syed Abdullah"},{"family":"Gilani","given":"Syed Amir"},{"family":"Gilbertson","given":"Nora M."},{"family":"Gill","given":"Tiffany K."},{"family":"Gillum","given":"Richard F."},{"family":"Girmay","given":"Alem Abera"},{"family":"Girombelli","given":"Alessandro"},{"family":"Glasstetter","given":"Logan M."},{"family":"Glushkova","given":"Ekaterina Vladimirovna"},{"family":"Gnedovskaya","given":"Elena V."},{"family":"Göbölös","given":"Laszlo"},{"family":"Goel","given":"Amit"},{"family":"Goh","given":"Lay Hoon"},{"family":"Gohari","given":"Kimiya"},{"family":"Gohil","given":"Megha Nishith"},{"family":"Goldust","given":"Mohamad"},{"family":"Goleij","given":"Pouya"},{"family":"Golinelli","given":"Davide"},{"family":"Golkar","given":"Mohsen"},{"family":"Gomes-Neto","given":"Mansueto"},{"family":"Goodarzian","given":"MReza"},{"family":"Goshu","given":"Abel Tibebu"},{"family":"Goulart","given":"Alessandra C."},{"family":"Gregorio","given":"Ernesto Ramos"},{"family":"Grivna","given":"Michal"},{"family":"Grover","given":"Ashna"},{"family":"Guadie","given":"Habtamu Alganeh"},{"family":"Guan","given":"Shi-Yang"},{"family":"Guan","given":"Zhongyang"},{"family":"Guarducci","given":"Giovanni"},{"family":"Mohialdeen Gubari","given":"Mohammed Ibrahim"},{"family":"Guha","given":"Avirup"},{"family":"Guicciardi","given":"Stefano"},{"family":"Gulati","given":"Sheffali"},{"family":"Gulati","given":"Snigdha"},{"family":"Gunawardane","given":"Damitha Asanga"},{"family":"Gunturu","given":"Sasidhar"},{"family":"Guo","given":"Qianyu"},{"family":"Guo","given":"Xingzhi"},{"family":"Guo","given":"Zheng"},{"family":"Guo","given":"Zhifeng"},{"family":"Gupta","given":"Anish Kumar"},{"family":"Gupta","given":"Bhawna"},{"family":"Gupta","given":"Himanshu"},{"family":"Gupta","given":"Lalit"},{"family":"Gupta","given":"Rahul"},{"family":"Gupta","given":"Rajeev"},{"family":"Gupta","given":"Sapna"},{"family":"Gupta","given":"Vivek Kumar"},{"family":"Gutiérrez-Murillo","given":"Roberth Steven"},{"family":"Guzman-Esquivel","given":"Jose"},{"family":"Habibzadeh","given":"Adrina"},{"family":"Habibzadeh","given":"Farrokh"},{"family":"Tesfaye Habteyes","given":"Abrham Tesfaye"},{"family":"Habteyohannes","given":"Awoke Derbie"},{"family":"Hadei","given":"Mostafa"},{"family":"Hadi","given":"Najah R."},{"family":"Hadian","given":"Zahra"},{"family":"Haghdoost","given":"Faraidoon"},{"family":"Haghmorad","given":"Dariush"},{"family":"Haghtalab","given":"Arian"},{"family":"Haile","given":"Demewoz"},{"family":"Hailu","given":"Haimanot Ewnetu"},{"family":"Haj-Mirzaian","given":"Arvin"},{"family":"Halder","given":"Pritam"},{"family":"Halim","given":"Sobia Ahsan"},{"family":"Halwani","given":"Rabih"},{"family":"Hamad","given":"Islam M."},{"family":"Hamdy","given":"Nadia M."},{"family":"Hamidi","given":"Samer"},{"family":"Hamilton","given":"Erin B."},{"family":"Hammoud","given":"Ahmad"},{"family":"Hamza","given":"Mohammad"},{"family":"Hamza","given":"Umar Sabiu"},{"family":"Hanif","given":"Asif"},{"family":"Hanifi","given":"Nasrin"},{"family":"Hankey","given":"Graeme J."},{"family":"Hanna","given":"Fahad"},{"family":"Haque","given":"Moon Moon"},{"family":"Haque","given":"Obaid I."},{"family":"Hareru","given":"Habtamu Endashaw"},{"family":"Haro","given":"Josep Maria"},{"family":"Marah Has","given":"Eka Mishbahatul"},{"family":"Hasaballah","given":"Ahmed I."},{"family":"Hasan","given":"Faizul"},{"family":"Hasan","given":"Md Kamrul"},{"family":"Hasani","given":"Hamidreza"},{"family":"Hasanpour- Dehkordi","given":"Ali"},{"family":"Hashemian","given":"Maryam"},{"family":"Hashempour","given":"Zahra"},{"family":"Hashempur","given":"Mohammad Hashem"},{"family":"Hashim","given":"Nada Tawfig"},{"family":"Saquib Hasnain","given":"Md"},{"family":"Hassan","given":"Amr"},{"family":"Hassan","given":"Ikrama Ibrahim"},{"family":"Hassan","given":"Md Imtaiyaz"},{"family":"Hassan","given":"Muhammad"},{"family":"Hassan","given":"Shoaib"},{"family":"Hassan Wada","given":"Yusuf Wada"},{"family":"Hassan Zadeh Tabatabaei","given":"Mahgol Sadat"},{"family":"Hassankhani","given":"Hadi"},{"family":"Haubold","given":"Johannes"},{"family":"Havmoeller","given":"Rasmus J."},{"family":"Hawat","given":"Angie"},{"family":"Hay","given":"Simon I."},{"family":"He","given":"Guohua"},{"family":"He","given":"Jiawei"},{"family":"He","given":"Qiang"},{"family":"Hebert","given":"Jeffrey J."},{"family":"Heidari","given":"Golnaz"},{"family":"Heidari","given":"Mohammad"},{"family":"Ali Heidari Gorji","given":"Mohammad"},{"family":"Hemmati","given":"Mehdi"},{"family":"Hesami","given":"Hamed"},{"family":"Hewage","given":"Sumudu Avanthi"},{"family":"Heydari","given":"Majid"},{"family":"Heydari","given":"Mojtaba"},{"family":"Hezam","given":"Kamal"},{"family":"Hikibu","given":"Mitiku Desalegn"},{"family":"Hiraike","given":"Yuta"},{"family":"Holla","given":"Ramesh"},{"family":"Hong","given":"Young-Rock"},{"family":"Hopkins","given":"Ashley Mark"},{"family":"Hoseinzadeh","given":"Mehdi"},{"family":"Hossain","given":"Alamgir"},{"family":"Hossain","given":"Lubna"},{"family":"Hossain","given":"Md Belal"},{"family":"Hossain","given":"Md Mahbub"},{"family":"Hossain","given":"Md Sabbir"},{"family":"Hossain","given":"Mohammad Bellal"},{"family":"mohammadi","given":"negin","non-dropping-particle":"hosseini","dropping-particle":"sadat"},{"family":"Hosseinzadeh","given":"Hassan"},{"family":"Hostiuc","given":"Mihaela"},{"family":"Hostiuc","given":"Sorin"},{"family":"Hotwani","given":"Priya"},{"family":"Hoven","given":"Hanno"},{"family":"Hsairi","given":"Mohamed"},{"family":"Hu","given":"Ben"},{"family":"Hu","given":"Chengxi"},{"family":"Huang","given":"Junjie"},{"family":"Huang","given":"Yu-Song"},{"family":"Huang","given":"Zunnan"},{"family":"Hundie","given":"Tsegaye Gebreyes"},{"family":"Hushmandi","given":"Kiavash"},{"family":"Hussain","given":"Javid"},{"family":"Hussain","given":"M Azhar"},{"family":"Hussein","given":"Dursa"},{"family":"Husseiny","given":"Mohamed Ibrahim"},{"family":"Hwang","given":"Bing-Fang"},{"family":"Iavicoli","given":"Ivo"},{"family":"Ibitoye","given":"Segun Emmanuel"},{"family":"Ibrahim","given":"Khalid S."},{"family":"Ibrahim","given":"Ramzi"},{"family":"Ibrahim","given":"Umar Idris"},{"family":"Ikeda","given":"Nayu"},{"family":"Ikiroma","given":"Adalia"},{"family":"Ilesanmi","given":"Olayinka Stephen"},{"family":"Ilic","given":"Irena M."},{"family":"Ilic","given":"Milena D."},{"family":"Ilyas","given":"Muhana Fawwazy"},{"family":"Imam","given":"Mohammad Tarique"},{"family":"Immurana","given":"Mustapha"},{"family":"Imoh","given":"Lucius Chidiebere"},{"family":"Inok","given":"Arit"},{"family":"Iqhrammullah","given":"Muhammad"},{"family":"Isa","given":"Mustafa Alhaji"},{"family":"Iskandar","given":"Benni"},{"family":"Iskander","given":"Teresa R."},{"family":"Islam","given":"Md Fakrul"},{"family":"Islam","given":"Md Rabiul"},{"family":"Islam","given":"Md Sahidul"},{"family":"Islam","given":"Md Saiful"},{"family":"Islam","given":"Md Shariful"},{"family":"Islam","given":"Rakibul M."},{"family":"Ismail","given":"Faisal"},{"family":"Ismail","given":"Nahlah Elkudssiah"},{"family":"Ismoldayev","given":"Yerlan"},{"family":"Iso","given":"Hiroyasu"},{"family":"Isola","given":"Gaetano"},{"family":"Issa","given":"Ramzy"},{"family":"Ituka","given":"Mosimah Charles"},{"family":"Iwagami","given":"Masao"},{"family":"Iyasu","given":"Assefa N."},{"family":"Jaafari","given":"Jalil"},{"family":"Jacob","given":"Louis"},{"family":"Jafari-Khounigh","given":"Ali"},{"family":"Jaffar","given":"Shabbar"},{"family":"Jaganathan","given":"Vennila"},{"family":"Jaganathasamy","given":"Nagaraj"},{"family":"Jahan","given":"Shafkat"},{"family":"Jahangiri","given":"Soodeh"},{"family":"Jahani","given":"Shima"},{"family":"Jahrami","given":"Haitham"},{"family":"Jain","given":"Akhil"},{"family":"Jain","given":"Ayushi"},{"family":"Jain","given":"Pragati"},{"family":"Jairoun","given":"Ammar Abdulrahman"},{"family":"Jaiswal","given":"Swati"},{"family":"Jakovljevic","given":"Mihajlo"},{"family":"Jaliliyan","given":"Ali"},{"family":"Jalloh","given":"Mohamed"},{"family":"Jamal","given":"Armaan"},{"family":"Sajid Jamal","given":"Qazi Mohammad"},{"family":"Jamali","given":"Navid"},{"family":"Jameie","given":"Melika"},{"family":"Jamshidi","given":"Masoud"},{"family":"Janardhanan","given":"Rajiv"},{"family":"Javadi","given":"Nilofer"},{"family":"Javaid","given":"Syed Sarmad"},{"family":"Javankiani","given":"Sepide"},{"family":"Javanmardi","given":"Anita"},{"family":"Jayanna","given":"Krishnamurthy"},{"family":"Jayapal","given":"Sathish Kumar"},{"family":"Jayaram","given":"Shubha"},{"family":"Duminda Jayasinghe","given":"Ruwan"},{"family":"Jayatilleke","given":"Achala Upendra"},{"family":"Jeong","given":"Seogsong"},{"family":"Jeswani","given":"Bijay Mukesh"},{"family":"Jha","given":"Anil K."},{"family":"Ji","given":"Zixiang"},{"family":"Jiang","given":"Min"},{"family":"Jin","given":"Wenyi"},{"family":"Jokar","given":"Mohammad"},{"family":"Jonas","given":"Jost B."},{"family":"Joo","given":"Tamas"},{"family":"Jor","given":"Abu"},{"family":"Jose","given":"Jobin"},{"family":"Jose","given":"Jobinse"},{"family":"Joseph","given":"Nitin"},{"family":"Joshua","given":"Charity Ehimwenma"},{"family":"Josten","given":"Kripa"},{"family":"Joukar","given":"Farahnaz"},{"family":"Jozwiak","given":"Jacek Jerzy"},{"family":"Jürisson","given":"Mikk"},{"family":"Juweid","given":"Malik E."},{"family":"Kaambwa","given":"Billingsley"},{"family":"Kabir","given":"Ali"},{"family":"Kabir","given":"Zubair"},{"family":"Kadashetti","given":"Vidya"},{"family":"Kader","given":"Avan"},{"family":"Kader","given":"Md Lutful"},{"family":"Kadir","given":"Dler Hussein"},{"family":"Kaibullayeva","given":"Jamilya"},{"family":"Kakkar","given":"Ashish Kumar"},{"family":"Kalankesh","given":"Leila R."},{"family":"Kalra","given":"Sanjay"},{"family":"Kamal","given":"Manoj"},{"family":"Kamarajah","given":"Sivesh Kathir"},{"family":"Kamath","given":"Ashwin"},{"family":"Kamel","given":"Ibrahim"},{"family":"Kamireddy","given":"Arun"},{"family":"Kamyari","given":"Naser"},{"family":"Kamyshnyi","given":"Oleksandr"},{"family":"Kan","given":"Haidong"},{"family":"Kanaan","given":"Mona"},{"family":"Kanaan","given":"Saddam Fuad"},{"family":"Kankam","given":"Samuel Berchi"},{"family":"Kazeem Kanmodi","given":"Kehinde"},{"family":"Kansal","given":"Sushil Kumar"},{"family":"Kantar","given":"Rami S."},{"family":"Kar","given":"Sujita Kumar"},{"family":"Karagiannidis","given":"Efstratios"},{"family":"Karakasis","given":"Paschalis"},{"family":"Karami","given":"Jafar"},{"family":"Karch","given":"André"},{"family":"Kariman","given":"Arian"},{"family":"Karimi","given":"Aliasghar"},{"family":"Karimtabar","given":"Hajar"},{"family":"Karki","given":"Prabin"},{"family":"Karobari","given":"Mohmed Isaqali"},{"family":"Karpiński","given":"Tomasz M."},{"family":"Kasa","given":"Ayele Semachew"},{"family":"Kasozi","given":"Derrick"},{"family":"Kasraei","given":"Hengameh"},{"family":"Kassa","given":"Tigabu Hailu"},{"family":"Kassar","given":"Ahmad M."},{"family":"Kassebaum","given":"Nicholas J."},{"family":"Kattea","given":"Mohammad Obadah"},{"family":"Kazemian","given":"Sina"},{"family":"Kedir","given":"Shemsu"},{"family":"Keivanlou","given":"Mohammad-Hossein"},{"family":"Kelly","given":"Jaimon Terence"},{"family":"Kempegowda","given":"Swetha N."},{"family":"Keshwani","given":"Ariz"},{"family":"Kesse-Guyot","given":"Emmanuelle"},{"family":"Keykhaei","given":"Mohammad"},{"family":"Khadembashiri","given":"Mohamad Mehdi"},{"family":"Khadembashiri","given":"Mohammad Amin"},{"family":"Khademi","given":"Reza"},{"family":"Khader","given":"Yousef Saleh"},{"family":"Khaing","given":"Inn Kynn"},{"family":"Khajuria","given":"Himanshu"},{"family":"Khaksar","given":"Mohammad Ali"},{"family":"Khalid","given":"Nauman"},{"family":"Khalil","given":"Anees Ahmed"},{"family":"Khalili","given":"Pantea"},{"family":"khalis","given":"Mohamed"},{"family":"Khan","given":"Ajmal"},{"family":"Khan","given":"Asaduzzaman"},{"family":"Khan","given":"Faiz Ullah"},{"family":"Khan","given":"Fayaz"},{"family":"Khan","given":"Iman Waheed"},{"family":"Khan","given":"Maseer"},{"family":"Saeed Khan","given":"Md Abdullah"},{"family":"Khan","given":"Moien AB."},{"family":"Khan","given":"Muhammad Hamza"},{"family":"Khan","given":"Muhammad Mueed"},{"family":"Khan","given":"Muhammad Umer"},{"family":"Khan","given":"Salman Ali"},{"family":"Khan","given":"Serab"},{"family":"Khan","given":"Sumaiya Khan"},{"family":"Khan","given":"Ubaid"},{"family":"Khan","given":"Yusuf Saleem"},{"family":"Khanal","given":"Vishnu"},{"family":"Khashim","given":"Zenith"},{"family":"Khatab","given":"Prof Khaled"},{"family":"Khatatbeh","given":"Moawiah Mohammad"},{"family":"Khatib","given":"Mahalaqua Nazli"},{"family":"Khayat Kashani","given":"Hamid Reza"},{"family":"Khazaei","given":"Afshin"},{"family":"Kheirallah","given":"Khalid A."},{"family":"Zarandi","given":"Peyman Kheirandish"},{"family":"Kheradmand","given":"Daniel"},{"family":"Khidri","given":"Feriha Fatima"},{"family":"Khokhar","given":"Manoj"},{"family":"Khokhar","given":"Sunil Kumar"},{"family":"Khoshrou","given":"Alireza"},{"family":"Khoshvaght","given":"Parisa"},{"family":"Khosla","given":"Atulya Aman"},{"family":"Khosravi","given":"Ahmad"},{"family":"Khosravi","given":"Majid"},{"family":"Khosravi","given":"Sepehr"},{"family":"Khosrowjerdi","given":"Mahmood"},{"family":"Khuman","given":"P Ratan"},{"family":"Kifle","given":"Zemene Demelash"},{"family":"Kim","given":"Jinho"},{"family":"Kim","given":"Kwanghyun"},{"family":"Kim","given":"Sungroul"},{"family":"Kim","given":"Yun Jin"},{"family":"Kimokoti","given":"Ruth W."},{"family":"Kinfu","given":"Yohannes"},{"family":"Kisa","given":"Adnan"},{"family":"Kisa","given":"Sezer"},{"family":"Kivimäki","given":"Mika"},{"family":"Km","given":"Shivakumar"},{"family":"Kobyliak","given":"Nazarii"},{"family":"Kogi","given":"Robert"},{"family":"Kohansal","given":"Erfan"},{"family":"Kokkorakis","given":"Michail"},{"family":"Kolahi","given":"Ali-Asghar"},{"family":"Kolte","given":"Dhaval"},{"family":"Kompani","given":"Farzad"},{"family":"Koohestani","given":"Hamid Reza"},{"family":"Koren","given":"Gerbrand"},{"family":"Kormoker","given":"Tapos"},{"family":"Korshunov","given":"Vladimir Andreevich"},{"family":"Korzh","given":"Oleksii"},{"family":"Koscik","given":"Michal"},{"family":"Kostev","given":"Karel"},{"family":"Kothari","given":"Nikhil"},{"family":"Kothari","given":"Yash Lalit"},{"family":"Kotnis","given":"Ashwin Laxmikant"},{"family":"Koul","given":"Parvaiz A."},{"family":"Koulmane Laxminarayana","given":"Sindhura Lakshmi"},{"family":"Kretchy","given":"James-Paul"},{"family":"Krishan","given":"Kewal"},{"family":"Krishna","given":"Varun"},{"family":"Król","given":"Zbigniew J."},{"family":"Kua","given":"Chong-Han"},{"family":"Hassan Kuchay","given":"Raja Amir"},{"family":"Bicer","given":"Burcu Kucuk"},{"family":"Kuddus","given":"Mohammed"},{"family":"Kukreti","given":"Shikha"},{"family":"Kulimbet","given":"Mukhtar"},{"family":"Kulkarni","given":"Vishnutheertha"},{"family":"Kumar","given":"Ashish"},{"family":"Kumar","given":"Dewesh"},{"family":"Kumar","given":"G Anil"},{"family":"Kumar","given":"Kamal"},{"family":"Kumar","given":"Manasi"},{"family":"Kumar","given":"Mukesh"},{"family":"Kumar","given":"Narendar"},{"family":"Kumar","given":"Nithin"},{"family":"Kumar","given":"Rakesh"},{"family":"Kumar","given":"Tushar"},{"family":"Kumar","given":"Vijay"},{"family":"Kundu","given":"Amartya"},{"family":"Kunutsor","given":"Setor K."},{"family":"Kurmi","given":"Om P."},{"family":"Kurniasari","given":"Maria Dyah"},{"family":"Kusnali","given":"Asep"},{"family":"Yeni Kustanti","given":"Christina Yeni"},{"family":"Kusuma","given":"Dian"},{"family":"Kuttybayev","given":"Assylkhan"},{"family":"Patrick Kwong","given":"Wai Hang"},{"family":"Kytö","given":"Ville"},{"family":"C","given":"Pallavi L."},{"family":"Vecchia","given":"Carlo La"},{"family":"Lahariya","given":"Chandrakant"},{"family":"Ching Lai","given":"Daphne Teck"},{"family":"Lakanova","given":"Balzhan"},{"family":"Lallukka","given":"Tea"},{"family":"Lám","given":"Judit"},{"family":"Lanfranchi","given":"Francesco"},{"family":"Lasrado","given":"Savita"},{"family":"Latif","given":"Areeba"},{"family":"Lee Lau","given":"Kenney Ki"},{"family":"Lawal","given":"Basira Kankia"},{"family":"Lawan","given":"Aliyu"},{"family":"Thanh Le","given":"Huyen Thi"},{"family":"Thu Le","given":"Thao Thi"},{"family":"Le","given":"Thoa"},{"family":"Thanh Le","given":"Trang Diep"},{"family":"Bich Le","given":"Trang Thi"},{"family":"Leasher","given":"Janet L."},{"family":"Lee","given":"Ivan"},{"family":"Lee","given":"Paul H."},{"family":"Lee","given":"Seung Won"},{"family":"Lee","given":"Wei-Chen"},{"family":"Leivaditis","given":"Vasileios"},{"family":"Leonardi","given":"Matilde"},{"family":"Leong","given":"Elvynna"},{"family":"Letafatkar","given":"Negin"},{"family":"Li","given":"An"},{"family":"Li","given":"Daisong"},{"family":"Li","given":"Jiaying"},{"family":"Li","given":"Jie"},{"family":"Li","given":"Ming-Chieh"},{"family":"Li","given":"Wei"},{"family":"Li","given":"Weilong"},{"family":"Li","given":"Wenjie"},{"family":"Li","given":"Yichong"},{"family":"Li","given":"Zhaolong Adrian"},{"family":"Li","given":"Zhihui"},{"family":"Lim","given":"Lee-Ling"},{"family":"Lim","given":"Stephen S."},{"family":"Lin","given":"Jialing"},{"family":"Lin","given":"Queran"},{"family":"Lin","given":"Ro-Ting"},{"family":"Lindholm","given":"Daniel"},{"family":"Liu","given":"Gang"},{"family":"Liu","given":"Haipeng"},{"family":"Liu","given":"Xiaofeng"},{"family":"Liu","given":"Xuefeng"},{"family":"Liu","given":"Zhe"},{"family":"Llanaj","given":"Erand"},{"family":"Lohner","given":"Valerie"},{"family":"Lonimath","given":"Ashwini"},{"family":"López-Gil","given":"José Francisco"},{"family":"Lopukhov","given":"Platon D."},{"family":"Lorenzovici","given":"László"},{"family":"Lorkowski","given":"Stefan"},{"family":"Lotufo","given":"Paulo A."},{"family":"Lourembam","given":"Surbala Devi"},{"family":"Lucchetti","given":"Giancarlo"},{"family":"Lugo","given":"Alessandra"},{"family":"Luo","given":"Peng"},{"family":"Lutambi","given":"Angelina M."},{"family":"Lv","given":"Hengliang"},{"family":"Lv","given":"Lei"},{"family":"Lwin","given":"Kaung Suu"},{"family":"Lytras","given":"Dimitrios"},{"family":"Lytras","given":"Miltiadis D."},{"family":"Lytvyak","given":"Ellina"},{"family":"Ma","given":"Kevin Sheng-Kai"},{"family":"Ma","given":"Zheng Feei"},{"family":"Mabrok","given":"Mahmoud"},{"family":"Machoy","given":"Monika"},{"family":"Madadi","given":"Firoozeh"},{"family":"Madinezad","given":"Seyed Ataollah"},{"family":"Madureira-Carvalho","given":"Aurea Marilia"},{"family":"Maffia","given":"Pasquale"},{"family":"Magaña Gómez","given":"Javier A."},{"family":"Maghazachi","given":"Azzam A."},{"family":"Mahalingam","given":"Sasikumar"},{"family":"Mahalleh","given":"Mehrdad"},{"family":"Mahalwar","given":"Gauranga"},{"family":"Mahamed","given":"Abdulahi Abdiwali"},{"family":"Mahamed","given":"Samatar Abshir"},{"family":"Mahasha","given":"Phetole Walter"},{"family":"Mahjoob","given":"Monireh"},{"family":"Mahmood","given":"Nozad Hussein"},{"family":"Mahmoudi","given":"Elham"},{"family":"Mahmoudi","given":"Farhad"},{"family":"Maiti","given":"Rituparna"},{"family":"Majmundar","given":"Vidit D."},{"family":"Malagón-Rojas","given":"Jeadran N."},{"family":"Rad","given":"Elaheh Malakan"},{"family":"Malekzadeh","given":"Reza"},{"family":"Singh Malhotra","given":"Hardeep"},{"family":"Malik","given":"Ahmad Azam"},{"family":"Ahmed Malik","given":"Muhammad Sajeel"},{"family":"Malik","given":"Shahid"},{"family":"Malik","given":"Tabarak"},{"family":"Malta","given":"Deborah Carvalho"},{"family":"Mangdow","given":"Mustapha"},{"family":"Manirambona","given":"Emery"},{"family":"Manjani","given":"Lokesh"},{"family":"Manla","given":"Yosef"},{"family":"Mannan","given":"Fahmida"},{"family":"Mannethodi","given":"Kamaruddeen"},{"family":"Mansoor","given":"Farheen"},{"family":"Mansouri","given":"Vahid"},{"family":"Mansourian","given":"Marjan"},{"family":"Mansournia","given":"Mohammad Ali"},{"family":"Manu","given":"Emmanuel"},{"family":"Maqsood","given":"Sajid"},{"family":"Marasini","given":"Bishnu P."},{"family":"Marateb","given":"Hamid Reza"},{"family":"Marino","given":"Mirko"},{"family":"Marks-Hultström","given":"Michael"},{"family":"Marques","given":"Adilson"},{"family":"Martinez-Piedra","given":"Ramon"},{"family":"Martins-Melo","given":"Francisco Rogerlândio"},{"family":"Martorell","given":"Miquel"},{"family":"März","given":"Winfried"},{"family":"Rillera Marzo","given":"Roy"},{"family":"Marzouk","given":"Sammer"},{"family":"Masi","given":"Stefano"},{"family":"Masoudi","given":"Alireza"},{"family":"Masrouri","given":"Soroush"},{"family":"Matei","given":"Clara N."},{"family":"Mathangasinghe","given":"Yasith"},{"family":"Mathew","given":"Don"},{"family":"Mathur","given":"Medha"},{"family":"Mathur","given":"Neeta"},{"family":"Penido Matozinhos","given":"Fernanda"},{"family":"Mattiello","given":"Rita"},{"family":"Mattoo","given":"Khurshid A."},{"family":"Maude","given":"Richard James"},{"family":"Maugeri","given":"Andrea"},{"family":"Mazidi","given":"Mohsen"},{"family":"Mazzaglia","given":"Giampiero"},{"family":"McPhail","given":"Steven M."},{"family":"Medel Salas","given":"María Paz"},{"family":"Mehboob","given":"Riffat"},{"family":"Mehmood","given":"Asim"},{"family":"Mehravar","given":"Fatemeh"},{"family":"Mehrotra","given":"Ravi"},{"family":"Mehta","given":"Vini"},{"family":"Meto","given":"Tesfahun Mekene"},{"family":"Mekonnen","given":"Berhanu Abebaw"},{"family":"Mekonnen","given":"Eskedar Getie"},{"family":"Meles","given":"Hadush Negash"},{"family":"Melisa","given":"Septi"},{"family":"Memish","given":"Ziad Ahmed"},{"family":"Mendoza","given":"Walter"},{"family":"Menezes","given":"Godfred Antony"},{"family":"Menezes","given":"Ritesh G."},{"family":"Mengesha","given":"Endalkachew Worku"},{"family":"Mengistie","given":"Emiru Ayalew"},{"family":"Mentis","given":"Alexios-Fotios A"},{"family":"Mercogliano","given":"Michelangelo"},{"family":"Meretoja","given":"Atte"},{"family":"Mestrovic","given":"Tomislav"},{"family":"Kukulege Mettananda","given":"Chamila Dinushi"},{"family":"Mettananda","given":"Sachith"},{"family":"Metwally","given":"Mohamed"},{"family":"Miezah","given":"Dennis"},{"family":"Miller","given":"Ted R."},{"family":"Minervini","given":"Giuseppe"},{"family":"Ming","given":"Wai-kit"},{"family":"Mini","given":"G. K."},{"family":"Mirdamadi","given":"Arian"},{"family":"Mirdamadi","given":"Niloofar"},{"family":"Mirghafourvand","given":"Mojgan"},{"family":"Mirrakhimov","given":"Erkin M."},{"family":"Mirzaei","given":"Roya"},{"family":"Mishra","given":"Amaresh"},{"family":"Mishra","given":"Archana"},{"family":"Mishra","given":"Shivangi"},{"family":"Mishra","given":"Vinaytosh"},{"family":"Mithra","given":"Prasanna"},{"family":"Mittal","given":"Chaitanya"},{"family":"Mobayen","given":"Mohammadreza"},{"family":"Modi","given":"Natansh Deepak"},{"family":"Mogessie","given":"Yidnek"},{"family":"Mohamed","given":"Abdalla Z."},{"family":"Mohamed","given":"Ahmed Ismail"},{"family":"Mohamed","given":"Heba M."},{"family":"Mohamed","given":"Hebatalla"},{"family":"Mohamed","given":"Jama"},{"family":"Mohamed","given":"Mona Gamal"},{"family":"Mohamed","given":"Nouh Saad"},{"family":"Mohammad","given":"Ameen Mosa"},{"family":"Mohammad","given":"Taj"},{"family":"Mohammad-Alizadeh-Charandabi","given":"Sakineh"},{"family":"Mohammadi","given":"Abdolreza"},{"family":"Mohammadi","given":"Ida"},{"family":"Mohammadi","given":"Saeed"},{"family":"Mohammadi","given":"Sammy"},{"family":"Mohammadi","given":"Seyed Omid"},{"family":"Mohammadian-Hafshejani","given":"Abdollah"},{"family":"Mohammadpour","given":"Saeed"},{"family":"Mohammadzadeh","given":"Ibrahim"},{"family":"Mohammed","given":"Hussen"},{"family":"Mohammed","given":"Shafiu"},{"family":"Mohammed","given":"Yahaya"},{"family":"Mohan","given":"Syam"},{"family":"Mohsen","given":"Yazan"},{"family":"Mohsenzadeh","given":"Amin"},{"family":"Mohsin","given":"Aleenah"},{"family":"Mokdad","given":"Ali H."},{"family":"Mokhirev","given":"Alexandr"},{"family":"Vardanjani","given":"Hossein Molavi"},{"family":"Molinaro","given":"Sabrina"},{"family":"Momani","given":"Shaher"},{"family":"Momeni","given":"Hamidreza"},{"family":"Monasta","given":"Lorenzo"},{"family":"Monazzami","given":"Amirabbas"},{"family":"Moni","given":"Mohammad Ali"},{"family":"Mons","given":"Ute"},{"family":"Namin","given":"Sara Montazeri"},{"family":"Moradi","given":"Tayebeh"},{"family":"Moraga","given":"Paula"},{"family":"Morales-Juárez","given":"Linda"},{"family":"Morawska","given":"Lidia"},{"family":"Moreira","given":"Rafael Silveira"},{"family":"Morgan","given":"Anthony Kwame"},{"family":"Morovatdar","given":"Negar"},{"family":"Morsy","given":"Mahmoud M."},{"family":"Morze","given":"Jakub"},{"family":"Mossialos","given":"Prof Elias"},{"family":"Motaharinezhad","given":"Fatemeh"},{"family":"Motappa","given":"Rohith"},{"family":"Motavvef","given":"Maha"},{"family":"Motiei","given":"Mahsa"},{"family":"Mousavi","given":"Parsa"},{"family":"Khaneghah","given":"Amin Mousavi"},{"family":"Sadegh Mousavi Kiasary","given":"Seyed Mohamad"},{"family":"Mowafy","given":"Hagar"},{"family":"Mozafar","given":"Mehrdad"},{"family":"MozafaryBazargany","given":"Mohammadhossein"},{"family":"Yousefi","given":"Kimia Mozahheb"},{"family":"Mubarik","given":"Sumaira"},{"family":"Muccioli","given":"Lorenzo"},{"family":"Mueller","given":"Ulrich Otto"},{"family":"Mukherjee","given":"Sumoni"},{"family":"Mukoro","given":"George Duke"},{"family":"Mulatu","given":"Sileshi"},{"family":"Mulita","given":"Admir"},{"family":"Mulita","given":"Francesk"},{"family":"Mulu","given":"Getaneh Baye"},{"family":"Muneer","given":"Muneeb Ahmad"},{"family":"Muniyandi","given":"Malaisamy"},{"family":"Munjal","given":"Kavita"},{"family":"Munkhsaikhan","given":"Yanjinlkham"},{"family":"Munshi","given":"Anjana"},{"family":"Murillo-Zamora","given":"Efren"},{"family":"Musa","given":"Abbas"},{"family":"Musa","given":"Sani"},{"family":"Mushtaq","given":"Ali"},{"family":"Mustafa","given":"Ahmad"},{"family":"Mustafa","given":"Ghulam"},{"family":"Muthu","given":"Sathish"},{"family":"Muthupandian","given":"Saravanan"},{"family":"Muvunyi","given":"Claude Mambo"},{"family":"Muzaffar","given":"Muhammad"},{"family":"Mwita","given":"Julius C."},{"family":"Myung","given":"Woojae"},{"family":"Nafei","given":"Ayoub"},{"family":"Nagarajan","given":"Ahamarshan Jayaraman"},{"family":"Naghavi","given":"Pirouz"},{"family":"Naghshbandi","given":"Mobin"},{"family":"Naik","given":"Ganesh R."},{"family":"Naik","given":"Gurudatta"},{"family":"Naik","given":"Hiten"},{"family":"Nainu","given":"Firzan"},{"family":"Nair","given":"Sanjeev"},{"family":"Najafi","given":"Mohammad Sadeq"},{"family":"Rashid Najmuldeen","given":"Hastyar Hama"},{"family":"Nakhostin Ansari","given":"Noureddin"},{"family":"Nambi","given":"Gopal"},{"family":"Nanavaty","given":"Dhairya P."},{"family":"Nangia","given":"Vinay"},{"family":"Naqvi","given":"Atta Abbas"},{"family":"Swamy","given":"Sreenivas Narasimha"},{"family":"Nargus","given":"Shumaila"},{"family":"Nascimento","given":"Bruno Ramos"},{"family":"Nascimento","given":"Gustavo G."},{"family":"Naser","given":"Mohammad"},{"family":"Nashwan","given":"Abdulqadir J."},{"family":"Nasrollahizadeh","given":"Ali"},{"family":"Nasrollahizadeh","given":"Amir"},{"family":"Nassar","given":"Mahmoud"},{"family":"Natto","given":"Zuhair S."},{"family":"Nauman","given":"Javaid"},{"family":"Naureen","given":"Zakira"},{"family":"Kumari Navaratna","given":"Samidi Nirasha"},{"family":"Nayak","given":"Biswa Prakash"},{"family":"Ganesh Nayak","given":"Shalini Ganesh"},{"family":"Shahariar Nayon","given":"Md Fahad"},{"family":"Nchanji","given":"G Takop"},{"family":"Ndejjo","given":"Rawlance"},{"family":"Ndungu","given":"Anthony Wainaina"},{"family":"Neal","given":"Bruce"},{"family":"Nega","given":"Amanuel Tebabal"},{"family":"Negahdary","given":"Masoud"},{"family":"Negash","given":"Wubshet D."},{"family":"Negru","given":"Alina Gabriela"},{"family":"Nejjari","given":"Chakib"},{"family":"Nekouei","given":"Omid"},{"family":"Nematollahi","given":"Mohammad Hadi"},{"family":"Nepal","given":"Gaurav"},{"family":"Netsere","given":"Henok Biresaw"},{"family":"Nezameslami","given":"Ahmadreza"},{"family":"Ng","given":"Marie"},{"family":"Ngunjiri","given":"Josephine W."},{"family":"Nguyen","given":"Cuong Tat"},{"family":"Nguyen","given":"Dang"},{"family":"Hien Nguyen","given":"Hau Thi"},{"family":"Nguyen","given":"Hien Quang"},{"family":"Nhi Nguyen","given":"Kieu Viet"},{"family":"Nguyen","given":"Long"},{"family":"Nguyen","given":"The Phuong"},{"family":"Nguyen","given":"Van Thanh"},{"family":"Niazi","given":"Robina Khan"},{"family":"Nieddu","given":"Luciano"},{"family":"Nikoobar","given":"Ali"},{"family":"Nikravangolsefid","given":"Nasrin"},{"family":"Niranjan","given":"Vikram"},{"family":"Niroomand","given":"Behnaz"},{"family":"Vianney Niyonsenga","given":"Jean Marie"},{"family":"Nizam","given":"Muhammad A."},{"family":"Afia Nkrumah-Boateng","given":"Princess Afia"},{"family":"Nnaji","given":"Chukwudi A."},{"family":"Nomura","given":"Shuhei"},{"family":"Ahmed Noor","given":"Syed Toukir"},{"family":"Noormohammadpour","given":"Pardis"},{"family":"Noreen","given":"Mamoona"},{"family":"Noroozi","given":"Masoud"},{"family":"Noubiap","given":"Jean Jacques"},{"family":"Nouri","given":"Mehran"},{"family":"Nriagu","given":"Valentine C."},{"family":"Nri-Ezedi","given":"Chisom Adaobi"},{"family":"Ntsekhe","given":"Mpiko"},{"family":"Nugen","given":"Fred"},{"family":"Nuh","given":"Abdulkadir Mohamed"},{"family":"Nurchis","given":"Mario Cesare"},{"family":"Dodzi Nyadanu","given":"Sylvester Dodzi"},{"family":"Nyande","given":"Felix Kwasi"},{"family":"Oancea","given":"Bogdan"},{"family":"Odat","given":"Ramez M."},{"family":"Oddi","given":"Fabio Massimo"},{"family":"Odukoya","given":"Oluwakemi Ololade"},{"family":"Oduro","given":"Michael Safo"},{"family":"Oghenetega","given":"Onome Bright"},{"family":"Ogundeko-Olugbami","given":"Oluwafunmilayo Tosin"},{"family":"Oguta","given":"James Odhiambo"},{"family":"Oh","given":"Sarah"},{"family":"O'Hagan","given":"Edel T."},{"family":"Ojedoyin","given":"Olusegun Olatunji"},{"family":"Ojo-Akosile","given":"Tolulope R."},{"family":"Okati-Aliabad","given":"Hassan"},{"family":"Okeke","given":"Sylvester Reuben"},{"family":"Okekunle","given":"Akinkunmi Paul"},{"family":"Okesanya","given":"Olalekan John"},{"family":"Okonji","given":"Osaretin Christabel"},{"family":"Okwute","given":"Patrick Godwin"},{"family":"Olabisi","given":"Oluwaseyi Isaiah"},{"family":"Olagunju","given":"Andrew T."},{"family":"Olalusi","given":"Oladotun Victor"},{"family":"Olanrewaju","given":"Timothy Olusegun"},{"family":"Olatubi","given":"Matthew Idowu"},{"family":"Oliveira","given":"Arão Belitardo"},{"family":"Moraes Oliveira","given":"Gláucia Maria"},{"family":"Olorukooba","given":"Abdulhakeem Abayomi"},{"family":"Oludoye","given":"Oluseye Olalekan"},{"family":"Olum","given":"Ronald"},{"family":"Oluwole","given":"Oluwafemi G."},{"family":"Omage","given":"Folorunsho Bright"},{"family":"Omer","given":"Goran Latif"},{"family":"Omonisi","given":"Abidemi E."},{"family":"Ong","given":"Sok King"},{"family":"Onyeaghala","given":"Chizaram A."},{"family":"Oommen","given":"Anu Mary"},{"family":"Opitz","given":"Marcel"},{"family":"Ordak","given":"Michal"},{"family":"Orscelik","given":"Atakan"},{"family":"Ortiz","given":"Alberto"},{"family":"Ortiz-Prado","given":"Esteban"},{"family":"Osborne","given":"Augustus"},{"family":"Osman","given":"Alaa A. M."},{"family":"Osman","given":"Wael M. S."},{"family":"Ostrominski","given":"John W."},{"family":"Osuagwu","given":"Uchechukwu Levi"},{"family":"Othman","given":"Elham H."},{"family":"Otorkpa","given":"Oche Joseph"},{"family":"Oumer","given":"Abdu"},{"family":"Ouyahia","given":"Amel"},{"family":"Owolabi","given":"Mayowa O."},{"family":"Owusu","given":"Irene Amoakoh"},{"family":"Oyebanji","given":"Oladayo Ayobami"},{"family":"Oyebola","given":"Kolapo"},{"family":"Oyelade","given":"Tope"},{"family":"A","given":"Mahesh P."},{"family":"Padda","given":"Inderbir"},{"family":"Padron-Monedero","given":"Alicia"},{"family":"Padubidri","given":"Jagadish Rao"},{"family":"Palladino","given":"Raffaele"},{"family":"Pan","given":"Hai-Feng"},{"family":"Panda","given":"Sujogya Kumar"},{"family":"Panda-Jonas","given":"Songhomitra"},{"family":"Katare","given":"Deepshikha Pande"},{"family":"Pandey","given":"Ashok"},{"family":"Able Panelo","given":"Carlo Irwin"},{"family":"Pang","given":"Ke"},{"family":"Pani","given":"Paola"},{"family":"Panigrahi","given":"Sunil Kumar"},{"family":"Panos","given":"Georgios D."},{"family":"Panos","given":"Leonidas D."},{"family":"Pant","given":"Suman"},{"family":"Pantazopoulos","given":"Ioannis"},{"family":"Stoian","given":"Anca Pantea"},{"family":"Papadimopoulos","given":"Ilias"},{"family":"Papadopoulou","given":"Paraskevi"},{"family":"Parekh","given":"Utsav"},{"family":"Roudsari","given":"Peyvand Parhizkar"},{"family":"Parikh","given":"Romil R."},{"family":"Park","given":"Chulwoo"},{"family":"Park","given":"Seoyeon"},{"family":"Parmar","given":"Arpit Jashwantbhai"},{"family":"parvandi","given":"Ava"},{"family":"Pashaei","given":"Ava"},{"family":"Passera","given":"Roberto"},{"family":"Patel","given":"Hemal M."},{"family":"Patel","given":"Jay"},{"family":"Patel","given":"Riya Jayesh"},{"family":"Patel","given":"Sangram Kishor"},{"family":"Patil","given":"Prof Shankargouda"},{"family":"Patoulias","given":"Dimitrios"},{"family":"Pattnaik","given":"Snigdha"},{"family":"Paudel","given":"Deepak"},{"family":"Paudel","given":"Susan"},{"family":"Pawar","given":"Shrikant"},{"family":"Pawar","given":"Shubhadarshini"},{"family":"Toroudi","given":"Hamidreza Pazoki"},{"family":"Pedersini","given":"Paolo"},{"family":"Pekarcikova","given":"Jarmila"},{"family":"Pensato","given":"Umberto"},{"family":"Filipino Pepito","given":"Veincent Christian"},{"family":"Peprah","given":"Emmanuel K."},{"family":"Peprah","given":"Prince"},{"family":"Pereira","given":"Gavin"},{"family":"Pereira","given":"Maria Odete"},{"family":"Perico","given":"Norberto"},{"family":"Perna","given":"Simone"},{"family":"Peter","given":"Olumuyiwa James"},{"family":"Pham","given":"Hoang Nhat"},{"family":"Pham","given":"Hoang Tran"},{"family":"Pham","given":"Tung Thanh"},{"family":"Phillips","given":"Michael R."},{"family":"Piradov","given":"Michael A."},{"family":"Pirera","given":"Edoardo"},{"family":"Pisoni","given":"Enrico"},{"family":"Plotnikov","given":"Evgenii"},{"family":"Poddighe","given":"Dimitri"},{"family":"Polibin","given":"Roman V."},{"family":"Pollner","given":"Peter"},{"family":"Poluru","given":"Ramesh"},{"family":"Avudaiappan","given":"Arjun Pon"},{"family":"Porntaveetus","given":"Thantrira"},{"family":"Pourbabaki","given":"Reza"},{"family":"Pourghazi","given":"Farzad"},{"family":"Pourkand","given":"Donya"},{"family":"Poursadeqiyan","given":"Mohsen"},{"family":"Pourshams","given":"Akram"},{"family":"Prabhu","given":"Ravindra Attur"},{"family":"Pradhan","given":"Jalandhar"},{"family":"Singh Pradhan","given":"Pranil Man"},{"family":"Prakash","given":"Prem"},{"family":"Prakash","given":"V."},{"family":"Prasad","given":"Ananya"},{"family":"Prashant","given":"Akila"},{"family":"Angga Pribadi","given":"Dimas Ria"},{"family":"Purohit","given":"Jyotirekha"},{"family":"Puvvula","given":"Jagadeesh"},{"family":"Qanash","given":"Husam"},{"family":"Qasim","given":"Nameer Hashim"},{"family":"Qattea","given":"Ibrahim"},{"family":"Qi","given":"Xiang"},{"family":"Qi","given":"Zhipeng"},{"family":"Qian","given":"Gangzhen"},{"family":"Qiu","given":"Jia-Yong"},{"family":"Rabiee","given":"Navid"},{"family":"Radhakrishnan","given":"Venkatraman"},{"family":"Radojčić","given":"Maja R."},{"family":"Radpour","given":"Negar"},{"family":"Rafiei","given":"Deniz"},{"family":"Raghuveer","given":"Pracheth"},{"family":"Rahim","given":"Fakher"},{"family":"Mohammed-Amin Rahim","given":"Hawbash"},{"family":"Rahimi","given":"Mehran"},{"family":"Rahimian","given":"Zahra"},{"family":"Rahimifard","given":"Mahban"},{"family":"Rahman","given":"Fryad Majeed"},{"family":"Ur Rahman","given":"Mohammad Hifz"},{"family":"Rahman","given":"Mohammad Meshbahur"},{"family":"Rahman","given":"Mosiur"},{"family":"Rahman","given":"Muhammad Aziz"},{"family":"Rahmani","given":"Amir Masoud"},{"family":"Rahmani","given":"Saeed"},{"family":"Rahmanian","given":"Nazanin"},{"family":"Rahmati","given":"Masoud"},{"family":"Rahmawaty","given":"Setyaningrum"},{"family":"Rahmoune","given":"Hakim"},{"family":"Rai","given":"Pramila"},{"family":"Raina","given":"Sunil Kumar"},{"family":"Raj","given":"Jeffrey Pradeep"},{"family":"Raja","given":"Sandesh"},{"family":"Rajaa","given":"Sathish"},{"family":"Rajabi","given":"Erta"},{"family":"Rajendran","given":"Gunaseelan"},{"family":"Rajendran","given":"Judah"},{"family":"Rajendran","given":"Vinoth"},{"family":"Rajpurohit","given":"Siddheesh"},{"family":"Rajput","given":"Prashant"},{"family":"Ramadan","given":"Mahmoud Mohammed"},{"family":"Ramadan","given":"Majed"},{"family":"Ramadhan","given":"Kadar"},{"family":"Ramasamy","given":"Chitra"},{"family":"Ramasamy","given":"Shakthi Kumaran"},{"family":"Ramírez-Vélez","given":"Robinson"},{"family":"Ramphul","given":"Kamleshun"},{"family":"Rana","given":"Kritika"},{"family":"Rana","given":"Rishabh Kumar"},{"family":"Ranabhat","given":"Chhabi Lal"},{"family":"Rancic","given":"Nemanja"},{"family":"Rao","given":"Mithun"},{"family":"Rao","given":"Sowmya J."},{"family":"Rashedi","given":"Sina"},{"family":"Rashedi","given":"Vahid"},{"family":"Rashid","given":"Mamunur"},{"family":"Rashidi","given":"Mohammad-Mahdi"},{"family":"Rashidian","given":"Pegah"},{"family":"Rasouli","given":"Mohammad Aziz"},{"family":"Rasouli-Saravani","given":"Ashkan"},{"family":"Rauniyar","given":"Santosh Kumar"},{"family":"Rautalin","given":"Ilari"},{"family":"Rawaf","given":"David Laith"},{"family":"Rawaf","given":"Salman"},{"family":"Rawassizadeh","given":"Reza"},{"family":"Rawlley","given":"Bharat"},{"family":"Rayati","given":"Mohammad"},{"family":"Razo","given":"Christian"},{"family":"Rebelo","given":"Artur"},{"family":"Rama Krishna Reddy","given":"Murali Mohan"},{"family":"Redwan","given":"Elrashdy"},{"family":"Rege","given":"Sanika"},{"family":"Rehman","given":"Aqeeb Ur"},{"family":"Rehman","given":"Wajiha"},{"family":"Reifels","given":"Lennart"},{"family":"Reis-Mendes","given":"Ana"},{"family":"Remuzzi","given":"Giuseppe"},{"family":"Rengasamy","given":"Kannan RR."},{"family":"Rezaei","given":"Nazila"},{"family":"Rezaeian","given":"Mohsen"},{"family":"Eidgahi","given":"Donya Rezazadeh"},{"family":"Rhee","given":"Taeho Gregory"},{"family":"Rias","given":"Yohanes Andy"},{"family":"Riaz","given":"Mavra A."},{"family":"P Ribeiro","given":"Antonio Luiz"},{"family":"Rizvi","given":"Moattar Raza"},{"family":"Lima Rocha","given":"Hermano Alexandre"},{"family":"Rocha-Gomes","given":"João Rocha"},{"family":"Rodrigues da Silva","given":"Thales Philipe"},{"family":"Buendia Rodriguez","given":"Jefferson Antonio"},{"family":"Roever","given":"Leonardo"},{"family":"Rojas-Rueda","given":"David"},{"family":"Romadlon","given":"Debby Syahru"},{"family":"Ronfani","given":"Luca"},{"family":"Rong","given":"Jian"},{"family":"Roshandel","given":"Gholamreza"},{"family":"Roshanshad","given":"Amirhossein"},{"family":"Rotimi","given":"Kunle"},{"family":"Sekhar Rout","given":"Prof Himanshu"},{"family":"Rouzbahani","given":"Shiva"},{"family":"Roy","given":"Adrija"},{"family":"Roy","given":"Bedanta"},{"family":"Roy","given":"Nitai"},{"family":"Roy","given":"Poulami"},{"family":"Roy","given":"Sharmistha"},{"family":"Roy","given":"Shubhanjali"},{"family":"Roy","given":"Simanta"},{"family":"Russo","given":"Michele"},{"family":"Rwegerera","given":"Godfrey M."},{"family":"N","given":"Chandan S."},{"family":"Eddin","given":"Adnan Saad"},{"family":"Saadatian","given":"Zahra"},{"family":"Saber","given":"Korosh"},{"family":"Saber-Ayad","given":"Maha Mohamed"},{"family":"Sabet","given":"Cameron John"},{"family":"Sabour","given":"Siamak"},{"family":"Sachdev","given":"Perminder S."},{"family":"Sachdeva","given":"Rajesh"},{"family":"Sadarangani","given":"Kabir P."},{"family":"Saddik","given":"Basema Ahmad"},{"family":"Sadee","given":"Bashdar Abuzed"},{"family":"Sadegh","given":"Tarannom"},{"family":"Sadeghi-Ghyassi","given":"Fatemeh"},{"family":"Saeed","given":"Umar"},{"family":"Safari","given":"Mehdi"},{"family":"Sagar","given":"Rajesh"},{"family":"Saghafi","given":"Alireza"},{"family":"Saghazadeh","given":"Amene"},{"family":"Sagoe","given":"Dominic"},{"family":"Saha","given":"Nondo"},{"family":"Sharif-Askari","given":"Fatemeh Saheb"},{"family":"Sharif-Askari","given":"Narjes Saheb"},{"family":"Sahebkar","given":"Amirhossein"},{"family":"Sahiledengle","given":"Biniyam"},{"family":"Sahoo","given":"Pragyan Monalisa"},{"family":"Sahu","given":"Kirti Sundar"},{"family":"Sahu","given":"Monalisha"},{"family":"Sajadi","given":"S Mohammad"},{"family":"Uz Zaman Sajib","given":"Md Refat"},{"family":"Sajid","given":"Mirza Rizwan"},{"family":"Salabat","given":"Dorsa"},{"family":"Salami","given":"Afeez Abolarinwa"},{"family":"Salarabedi","given":"Mohammad-Mahdi"},{"family":"Salau","given":"Ibrahim Layi"},{"family":"Saleh","given":"Mohamed A."},{"family":"Salehi","given":"Mahdi"},{"family":"Salehi","given":"Sana"},{"family":"Salehi","given":"Sara"},{"family":"Omran","given":"Hossein Salehi"},{"family":"Salem","given":"Marwa Rashad"},{"family":"Y Salem","given":"Mohammed Z."},{"family":"Salimi","given":"Sohrab"},{"family":"Samadzadeh","given":"Sara"},{"family":"Samargandy","given":"Saad"},{"family":"Samimisedeh","given":"Parham"},{"family":"Samodra","given":"Yoseph Leonardo"},{"family":"Samuel","given":"Nahom Samuel"},{"family":"Samuel","given":"Vijaya Paul"},{"family":"Samy","given":"Abdallah M."},{"family":"Sanabria","given":"Juan"},{"family":"Sangle","given":"Sandeep G."},{"family":"Sanjari","given":"Elaheh"},{"family":"Sanjeev","given":"Rama Krishna"},{"family":"Santos","given":"Itamar S."},{"family":"Santos","given":"Lucas H. C. C."},{"family":"Santric-Milicevic","given":"Milena M."},{"family":"Sao Jose","given":"Bruno Piassi"},{"family":"Sapkota","given":"Krishna Prasad"},{"family":"Sarami","given":"Marjan"},{"family":"Sarasmita","given":"Made Ary"},{"family":"Saravanan","given":"Aswini"},{"family":"Saravi","given":"Babak"},{"family":"Sarikhani","given":"Mahshad"},{"family":"Sarikhani","given":"Yaser"},{"family":"Sarkar","given":"Tanmay"},{"family":"Sarlak","given":"Hamid"},{"family":"Sarma","given":"Hemen"},{"family":"Sarmadi","given":"Mohammad"},{"family":"Sarode","given":"Gargi Sachin"},{"family":"Sarode","given":"Sachin C."},{"family":"Sarrafzadegan","given":"Nizal"},{"family":"Sassano","given":"Michele"},{"family":"Sathian","given":"Brijesh"},{"family":"Sathya Narayanan","given":"Mukesh Kumar"},{"family":"Satpathy","given":"Maheswar"},{"family":"Sattarpour","given":"Reza"},{"family":"Saulam","given":"Jennifer"},{"family":"Far","given":"Mehrdad Savabi"},{"family":"Saxena","given":"Sangeeta Gopal"},{"family":"Saya","given":"Ganesh Kumar"},{"family":"Sayeed","given":"Abu"},{"family":"Schaarschmidt","given":"Benedikt Michael"},{"family":"Schinckus","given":"Christophe"},{"family":"Schmidt","given":"Maria Inês"},{"family":"Schuermans","given":"Art"},{"family":"Schumacher","given":"Austin E."},{"family":"Schutte","given":"Aletta Elisabeth"},{"family":"Schwebel","given":"David C."},{"family":"Schwendicke","given":"Falk"},{"family":"Sebastian","given":"Sneha Annie"},{"family":"Seboka","given":"Binyam Tariku"},{"family":"Semreen","given":"Mohammad H."},{"family":"Sendekie","given":"Ashenafi Kibret"},{"family":"Sengupta","given":"Pallav"},{"family":"Senol","given":"Yigit Can"},{"family":"Senthilkumaran","given":"Subramanian"},{"family":"Sepanlou","given":"Sadaf G."},{"family":"Serban","given":"Andreea Claudia"},{"family":"Serban","given":"Dragos"},{"family":"Sethi","given":"Yashendra"},{"family":"Sewor","given":"Christian"},{"family":"Seyed Alshohadaei","given":"Seyed Mohammad"},{"family":"Seylani","given":"Allen"},{"family":"Seyoum","given":"Abebaw B."},{"family":"Sha'aban","given":"Abubakar"},{"family":"Shafie","given":"Mahan"},{"family":"Shahab","given":"Muhammad"},{"family":"Shaharudin","given":"Shazlin"},{"family":"Shahid","given":"Izza"},{"family":"Shahid","given":"Samiah"},{"family":"Ahsan Shahid","given":"Syed Ahsan"},{"family":"Shahid","given":"Wajeehah"},{"family":"Shahkarami","given":"Farshad"},{"family":"Shahrahmani","given":"Fatemeh"},{"family":"Shahsavari","given":"Hamid R."},{"family":"Shahwan","given":"Moyad Jamal"},{"family":"Shaikh","given":"Masood Ali"},{"family":"Shaikh","given":"Nafhat"},{"family":"Shamim","given":"Muhammad Aaqib"},{"family":"Shams-Beyranvand","given":"Mehran"},{"family":"Shamshad","given":"Hina"},{"family":"Shamsi","given":"Anas"},{"family":"Shamsutdinova","given":"Alfiya"},{"family":"Shan","given":"Dan"},{"family":"Shanawaz","given":"Mohd"},{"family":"Shanmugasundaram","given":"Devika"},{"family":"Sharath","given":"Medha"},{"family":"Sharew","given":"Nigussie Tadesse"},{"family":"Hassan Sharif","given":"Muhammad Junaid"},{"family":"Sharifan","given":"Amin"},{"family":"Sharma","given":"Avimanu"},{"family":"Sharma","given":"Bunty"},{"family":"Sharma","given":"Prof Kamal"},{"family":"Sharma","given":"Prof Manoj"},{"family":"Sharma","given":"Ujjawal"},{"family":"Sharma","given":"Vishal"},{"family":"Shastry","given":"Shamee"},{"family":"Shawahna","given":"Ramzi"},{"family":"Shawel","given":"Samrawit"},{"family":"Shayan","given":"Amir Mehdi"},{"family":"Bappah","given":"Babangida Shehu"},{"family":"Sheida","given":"Fateme"},{"family":"Sheidaei","given":"Ali"},{"family":"Shekhar","given":"Shashank"},{"family":"Shen","given":"Jiabin"},{"family":"Shenoy","given":"Rekha Raghuveer"},{"family":"Shetty","given":"Pavanchand H."},{"family":"Shi","given":"Hui-Zhong"},{"family":"Shi","given":"Wenming"},{"family":"Shibuya","given":"Prof Kenji"},{"family":"Shiferaw","given":"Desalegn"},{"family":"Shimaponda-Mataa","given":"Nzooma Munkwangu"},{"family":"Shimels","given":"Tariku"},{"family":"Hossain Shimul","given":"Md Monir"},{"family":"Shin","given":"Min-Jeong"},{"family":"Shiri","given":"Rahman"},{"family":"Shittu","given":"Aminu"},{"family":"Shivarov","given":"Velizar"},{"family":"Shlobin","given":"Nathan A."},{"family":"Shoaib","given":"Ambreen"},{"family":"Shojaie","given":"Shima"},{"family":"Eshkiki","given":"Zahra Shokati"},{"family":"Shool","given":"Sina"},{"family":"Shorofi","given":"Seyed Afshin"},{"family":"Shrestha","given":"Sunil"},{"family":"Shuval","given":"Kerem"},{"family":"Si","given":"Lei"},{"family":"Si","given":"Yafei"},{"family":"Sibuyi","given":"Nicole R. S."},{"family":"Siddig","given":"Emmanuel Edwar"},{"family":"Siddiqi","given":"Ahmed Kamal"},{"family":"Sidiq","given":"Mohammad"},{"family":"Siegel","given":"Martin"},{"family":"Sikdar","given":"Mithun"},{"family":"Manuel Lopes Rodrigues Silva","given":"Prof Luís"},{"family":"Simegn","given":"Gizeaddis Lamesgin"},{"family":"Simkhada","given":"Padam Prasad"},{"family":"Singh","given":"Abhinav"},{"family":"Singh","given":"Ambrish"},{"family":"Singh","given":"Baljinder"},{"family":"Singh","given":"Bhim Pratap"},{"family":"Singh","given":"Harmanjit"},{"family":"Singh","given":"Harpreet"},{"family":"Singh","given":"Jasvinder A."},{"family":"Singh","given":"Lucky"},{"family":"Singh","given":"Paramdeep"},{"family":"Singh","given":"Poornima Suryanath"},{"family":"Singh","given":"Puneetpal"},{"family":"Singh","given":"Surendra"},{"family":"Singh","given":"Surjit"},{"family":"Sinha","given":"Mukesh Kumar"},{"family":"Sinha","given":"Ratnesh"},{"family":"Sivaramakrishnan","given":"Gowri"},{"family":"Siwal","given":"Samarjeet Singh"},{"family":"Skhvitaridze","given":"Natia"},{"family":"Sleet","given":"David A."},{"family":"Sliwa","given":"Karen"},{"family":"Sohal","given":"Aalam"},{"family":"Sohrabi","given":"Somaye"},{"family":"Sokhal","given":"Balamrit Singh"},{"family":"Solanki","given":"Shipra"},{"family":"Solikhah","given":"Solikhah"},{"family":"Soliman","given":"Ahmed M."},{"family":"Soliman","given":"Sameh S. M."},{"family":"Howyzeh","given":"Mehdi Soltani"},{"family":"Song","given":"Weiyi"},{"family":"Soni","given":"Mansi"},{"family":"Soni","given":"Suha"},{"family":"Sood","given":"Aayushi"},{"family":"Sood","given":"Prashant"},{"family":"Soraneh","given":"Soroush"},{"family":"Soriano","given":"Joan B."},{"family":"Sorrentino","given":"Michele"},{"family":"Sousa","given":"Marco Aurelio"},{"family":"Souza","given":"Tamires C. M."},{"family":"Soyiri","given":"Ireneous N."},{"family":"Spartalis","given":"Michael"},{"family":"Spearman","given":"Sandra"},{"family":"Chandrashekhar T Sreeramareddy","given":"Prof"},{"family":"Srichawla","given":"Bahadar S."},{"family":"Srinivasamurthy","given":"Suresh Kumar"},{"family":"Stachteas","given":"Panagiotis"},{"family":"Stafford","given":"Lauryn K."},{"family":"Stanaway","given":"Jeffrey D."},{"family":"Stanikzai","given":"Muhammad Haroon"},{"family":"Starodubova","given":"Antonina V."},{"family":"Steckling-Muschack","given":"Nadine"},{"family":"Steiropoulos","given":"Paschalis"},{"family":"Maree Stephan","given":"Blossom Christa"},{"family":"Stevanović","given":"Aleksandar"},{"family":"Stockfelt","given":"Leo"},{"family":"Stortecky","given":"Stefan"},{"family":"Stubbs","given":"Peter"},{"family":"Subedi","given":"Narayan"},{"family":"Sukaew","given":"Thitiporn"},{"family":"Kamilu Sulaiman","given":"Surajo Kamilu"},{"family":"Suleiman","given":"Auwal Garba"},{"family":"Suleiman Odidi","given":"Muritala Odidi"},{"family":"Suleman","given":"Muhammad"},{"family":"Sulistiyorini","given":"Desy"},{"family":"M Sullman","given":"Mark J."},{"family":"Meo","given":"Anusha Sultan"},{"family":"Sun","given":"Jing"},{"family":"Sun","given":"Xiaohui"},{"family":"Sun","given":"Zhong"},{"family":"Sundaram","given":"Shanthosh Priyan"},{"family":"Sundström","given":"Johan"},{"family":"Sunny","given":"Sumam"},{"family":"Sunuwar","given":"Dev Ram"},{"family":"Susianti","given":"Hani"},{"family":"Swain","given":"Chandan Kumar"},{"family":"Swami Vetha","given":"Berwin Singh"},{"family":"Szarpak","given":"Prof Lukasz"},{"family":"Damavandi","given":"Payam Tabaee"},{"family":"Tabarés-Seisdedos","given":"Rafael"},{"family":"Tabatabaei","given":"Seyyed Mohammad"},{"family":"Tabche","given":"Celine"},{"family":"Tabibi","given":"Ramin"},{"family":"Tabish","given":"Mohammad"},{"family":"Tabuchi","given":"Takahiro"},{"family":"Tadesse","given":"Getu Ferenji"},{"family":"Tafida","given":"Buhari Abdullahi"},{"family":"Arashlow","given":"Farzin Tahmasbi"},{"family":"Taiba","given":"Jabeen"},{"family":"Tajabadi","given":"Shima"},{"family":"Takele","given":"Wubet Worku"},{"family":"Talaat","given":"Iman M."},{"family":"Talic","given":"Stella"},{"family":"Tampa","given":"Mircea"},{"family":"Tamuzi","given":"Jacques Lukenze"},{"family":"Tanashat","given":"Mohammad"},{"family":"Tang","given":"Haosu"},{"family":"Tantisattamo","given":"Ekamol"},{"family":"Tarekegn","given":"Gebrekidan Ewnetu"},{"family":"Tariq","given":"Saba"},{"family":"Tavakoli","given":"Kiarash"},{"family":"Tavangar","given":"Seyed Mohammad"},{"family":"Tavasol","given":"Arian"},{"family":"Tekola","given":"Abainash"},{"family":"Temesgen","given":"Worku Animaw"},{"family":"Temsah","given":"Mohamad-Hani"},{"family":"Teramoto","given":"Masayuki"},{"family":"Tewari","given":"Jay"},{"family":"Teye-Kwadjo","given":"Enoch"},{"family":"Teymourzadeh","given":"Azin"},{"family":"Raman Thankappan","given":"Prof Kavumpurathu"},{"family":"Thapa","given":"Rajshree"},{"family":"Thapar","given":"Rekha"},{"family":"Thavamani","given":"Aravind"},{"family":"Sundaram","given":"Mahalakshmi Thayumana"},{"family":"Thiruvengadam","given":"Muthu"},{"family":"Thomas","given":"Joe"},{"family":"Tian","given":"Wei"},{"family":"Vera Ticoalu","given":"Jansje Henny"},{"family":"Tilakaratne","given":"Pramitha Gishan"},{"family":"Tiwari","given":"Krishna"},{"family":"Tleshev","given":"Madi"},{"family":"Tomo","given":"Sojit"},{"family":"Tonelli","given":"Prof Marcello"},{"family":"Topor-Madry","given":"Roman"},{"family":"Touvier","given":"Mathilde"},{"family":"Tovani-Palone","given":"Marcos Roberto"},{"family":"Trabelsi","given":"Khaled"},{"family":"Tran","given":"Nghia Minh"},{"family":"Tran","given":"Ngoc Ha"},{"family":"Huong Tran","given":"Quynh Thuy"},{"family":"Minh Tran","given":"Tam Quoc"},{"family":"Tran","given":"Thang Huu"},{"family":"Minh Duc","given":"Nguyen Tran"},{"family":"Trico","given":"Domenico"},{"family":"Trihandini","given":"Indang"},{"family":"Tripathi","given":"Manjari"},{"family":"Tripathi","given":"Tulika"},{"family":"Tripathy","given":"Jaya Prasad"},{"family":"Tromans","given":"Samuel Joseph"},{"family":"Nguyen Truong","given":"Quynh Xuan"},{"family":"Tri Tai Truyen","given":"Thien Tan"},{"family":"Hsiang-Te Tsai","given":"Daniel"},{"family":"Tse","given":"Gary"},{"family":"Tsermpini","given":"Evangelia Eirini"},{"family":"Tuglo","given":"Lawrence Sena"},{"family":"Tumkur Narayanappa","given":"Santhosh Kumar"},{"family":"Tumurkhuu","given":"Munkhtuya"},{"family":"Tusa","given":"Biruk Shalmeno"},{"family":"Tye","given":"Sok Cin"},{"family":"Tyrovolas","given":"Stefanos"},{"family":"Udoakang","given":"Aniefiok John"},{"family":"Ulhaq","given":"Inam"},{"family":"Ullah","given":"Atta"},{"family":"Ullah","given":"Saeed"},{"family":"Ullah","given":"Shahid"},{"family":"Umair","given":"Muhammad"},{"family":"Onozasi Umar","given":"Hauwa Onozasi"},{"family":"Umar","given":"Lawan"},{"family":"Umar","given":"Muhammad"},{"family":"Unim","given":"Brigid"},{"family":"Unnikrishnan","given":"Bhaskaran"},{"family":"Upadhya","given":"Dinesh"},{"family":"Upadhyay","given":"Era"},{"family":"Uppal","given":"Dipan"},{"family":"Urmey","given":"Jeba Mahiad"},{"family":"Urso","given":"Daniele"},{"family":"Usman","given":"Jibrin Sammani"},{"family":"Ussai","given":"Silvia"},{"family":"Ustunsoz","given":"Damla"},{"family":"Ozsahin","given":"Dilber Uzun"},{"family":"Uzunçıbuk","given":"Hande"},{"family":"Uzzaman","given":"Nazim"},{"family":"Vadagam","given":"Pratyusha"},{"family":"Vahdati","given":"Sanaz"},{"family":"Vaithinathan","given":"Asokan Govindaraj"},{"family":"Vakilian","given":"Alireza"},{"family":"Vakilpour","given":"Azin"},{"family":"Valizadeh","given":"Gelareh"},{"family":"Daalen","given":"Kim Robin","non-dropping-particle":"van"},{"family":"Eynde","given":"Jef Van","non-dropping-particle":"den"},{"family":"Varghese","given":"Joe"},{"family":"Varma","given":"Ravi Prasad"},{"family":"Varthya","given":"Shoban Babu"},{"family":"Varughese","given":"Santosh"},{"family":"Vasankari","given":"Tommi Juhani"},{"family":"Vasudevan","given":"Srivatsa Surya"},{"family":"Vellingiri","given":"Balachandar"},{"family":"Venketasubramanian","given":"Narayanaswamy"},{"family":"Venkidasamy","given":"Baskar"},{"family":"Verras","given":"Georgios-Ioannis"},{"family":"Vervoort","given":"Dominique"},{"family":"Vijayageetha","given":"Mathavaswami"},{"family":"Villafañe","given":"Jorge Hugo"},{"family":"Villani","given":"Leonardo"},{"family":"Vipparthy","given":"Sharath Chaitanya"},{"family":"Vishwakarma","given":"Mukesh"},{"family":"Vlassov","given":"Vasily"},{"family":"Volovat","given":"Simona Ruxandra"},{"family":"Vosoughi","given":"Mehdi"},{"family":"Vounzoulaki","given":"Elpida"},{"family":"Vujcic","given":"Isidora S."},{"family":"Wada","given":"Abubakar Sadiq"},{"family":"Wadhwa","given":"Medha"},{"family":"Wafula","given":"Solomon T."},{"family":"Waheed","given":"Yasir"},{"family":"Wahidin","given":"Mugi"},{"family":"Wahiduzzaman","given":"Mohammad"},{"family":"Wahood","given":"Samer"},{"family":"Wan","given":"Jin-Yi"},{"family":"Wang","given":"Kongjia"},{"family":"Wang","given":"Liang"},{"family":"Wang","given":"Minmin"},{"family":"Wang","given":"Nelson"},{"family":"Wang","given":"Shu"},{"family":"Wang","given":"Wei"},{"family":"Wang","given":"Yanzhong"},{"family":"Wang","given":"Yuan-Pang"},{"family":"Wanjau","given":"Mary Njeri"},{"family":"Bilal Waqar","given":"Ahmed"},{"family":"Waqas","given":"Muhammad"},{"family":"Wassie","given":"Gizachew Tadesse"},{"family":"Gayan Weerakoon","given":"Kosala"},{"family":"Weerasekara","given":"Ishanka"},{"family":"Weintraub","given":"Robert G."},{"family":"Westerman","given":"Ronny"},{"family":"Wiangkham","given":"Taweewat"},{"family":"Wibowo","given":"Yohanes Cakrapradipta"},{"family":"Wicaksana","given":"Anggi Lukman"},{"family":"Wickramasinghe","given":"Dakshitha Praneeth"},{"family":"Darshana Wickramasinghe","given":"Nuwan Darshana"},{"family":"Wijarnpreecha","given":"Karn"},{"family":"Wijayanto","given":"Matthew Aldo"},{"family":"Wilandika","given":"Angga"},{"family":"Willeit","given":"Prof Peter"},{"family":"Wireko","given":"Andrew Awuah"},{"family":"Wirtu","given":"Gemechu Kumera"},{"family":"Wojewodzic","given":"Marcin W."},{"family":"Wojtyniak","given":"Bogdan"},{"family":"Wonde","given":"Tewodros Eshete"},{"family":"Wondmeneh","given":"Yohannes Chemere"},{"family":"Wongnaah","given":"Florence Gyembuzie"},{"family":"Chanie Worku","given":"Minichil Chanie"},{"family":"Wu","given":"Prof Felicia"},{"family":"Wu","given":"James Fan"},{"family":"Wu","given":"Jiayuan"},{"family":"Wu","given":"Junhui"},{"family":"Wu","given":"Zenghong"},{"family":"Miskir Wubie","given":"Yihun Miskir"},{"family":"Xiao","given":"Lishun"},{"family":"Xie","given":"Wanqing"},{"family":"Xu","given":"Site"},{"family":"Xu","given":"Wanqing"},{"family":"Xu","given":"Xiaoyue"},{"family":"Xue","given":"Mingyang"},{"family":"Yadav","given":"Vikas"},{"family":"Yadollahi","given":"Mahnaz"},{"family":"Yaghoubi","given":"Sajad"},{"family":"Yahoo (Syed)","given":"Saba"},{"family":"Yahya","given":"Galal"},{"family":"Yang","given":"Xinxin"},{"family":"Yano","given":"Yuichiro"},{"family":"Yao","given":"Haiqiang"},{"family":"Yao","given":"Laiang"},{"family":"Yarahmadi","given":"Amir"},{"family":"Melesse","given":"Debas Yaregal"},{"family":"Yasufuku","given":"Yuichi"},{"family":"Yavari","given":"Mohammadjavad"},{"family":"Yaya","given":"Sanni"},{"family":"Yayeh","given":"Melesse Belayneh"},{"family":"Ye","given":"Pengpeng"},{"family":"Yeganeh","given":"Meghdad"},{"family":"Yekdeş","given":"Ali Cem"},{"family":"Yesodharan","given":"Renjulal"},{"family":"Yesuf","given":"Subah Abderehim"},{"family":"Yezengaw","given":"Telksew Yelma"},{"family":"Yezli","given":"Saber"},{"family":"Yi","given":"Siyan"},{"family":"Yin","given":"Dehui"},{"family":"Keon Yon","given":"Dong"},{"family":"Yonemoto","given":"Naohiro"},{"family":"Youm","given":"Yoosik"},{"family":"Yousefi","given":"Zabihollah"},{"family":"Yousefzadeh-Chabok","given":"Shahrokh"},{"family":"Yu","given":"Chuanhua"},{"family":"Yu","given":"Hairui"},{"family":"Yu","given":"Yong"},{"family":"Yuce","given":"Deniz"},{"family":"Yunusa","given":"Ismaeel"},{"family":"Yunusa","given":"Umar"},{"family":"Zaghampour","given":"Manijeh"},{"family":"Abidin","given":"Emilia Zainal"},{"family":"Zairov","given":"Dilmurat"},{"family":"Zakham","given":"Fathiah"},{"family":"Zamagni","given":"Giulia"},{"family":"Zanghì","given":"Aurora"},{"family":"Zare","given":"Iman"},{"family":"Zaresharifi","given":"Shirin"},{"family":"Zarinfar","given":"Yasaman"},{"family":"Zastrozhin","given":"Michael"},{"family":"Zawiah","given":"Mohammed"},{"family":"Ali Zazouli","given":"Mohammad"},{"family":"Zeariya","given":"Mohammed G. M."},{"family":"Birara Zemariam","given":"Alemu Birara"},{"family":"Zensen","given":"Sebastian"},{"family":"Zhan","given":"Tiansong"},{"family":"Zhang","given":"Casper J. P."},{"family":"Zhang","given":"Haijun"},{"family":"Zhang","given":"Jinpeng"},{"family":"Zhang","given":"Lin"},{"family":"Zhang","given":"Liqun"},{"family":"Zhang","given":"Xiaoyi"},{"family":"Zhang","given":"Yunquan"},{"family":"Zhang","given":"Zhiqiang"},{"family":"Zhao","given":"Hanqing"},{"family":"Zhao","given":"Zhenping"},{"family":"Zheng","given":"David X."},{"family":"Zheng","given":"Jinxin"},{"family":"Zheng","given":"Ming-Hua"},{"family":"Zhong","given":"Anthony"},{"family":"Zhou","given":"Jiayan"},{"family":"Zhou","given":"Juexiao"},{"family":"Zhou","given":"Shuduo"},{"family":"Zhou","given":"Xianghong"},{"family":"Zhou","given":"Xiao-Dong"},{"family":"Zhu","given":"Bin"},{"family":"Zhu","given":"Wei"},{"family":"Zhumagaliuly","given":"Abzal"},{"family":"Ziegelmayer","given":"Sebastian"},{"family":"Zielińska","given":"Magdalena"},{"family":"Zoghi","given":"Ghazal"},{"family":"Ali Zoromba","given":"Mohamed Ali"},{"family":"Zou","given":"Prof Zhiyong"},{"family":"Zuber","given":"Mohammed"},{"family":"Zyoud","given":"Ahed H."},{"family":"Zyoud","given":"Sa'ed H."},{"family":"Zyoud","given":"Shaher H."},{"family":"L Murray","given":"Christopher J."},{"family":"Mensah","given":"George A."},{"family":"Roth","given":"Gregory A."}],"issued":{"date-parts":[["2025",12,2]]}}}],"schema":"https://github.com/citation-style-language/schema/raw/master/csl-citation.json"} </w:instrText>
      </w:r>
      <w:r w:rsidRPr="002F7E70">
        <w:rPr>
          <w:rFonts w:ascii="Times New Roman" w:hAnsi="Times New Roman" w:cs="Times New Roman"/>
        </w:rPr>
        <w:fldChar w:fldCharType="separate"/>
      </w:r>
      <w:r w:rsidR="00C74196" w:rsidRPr="002F7E70">
        <w:rPr>
          <w:rFonts w:ascii="Times New Roman" w:hAnsi="Times New Roman" w:cs="Times New Roman"/>
        </w:rPr>
        <w:t>(3,4)</w:t>
      </w:r>
      <w:r w:rsidRPr="002F7E70">
        <w:rPr>
          <w:rFonts w:ascii="Times New Roman" w:hAnsi="Times New Roman" w:cs="Times New Roman"/>
        </w:rPr>
        <w:fldChar w:fldCharType="end"/>
      </w:r>
      <w:r w:rsidRPr="002F7E70">
        <w:rPr>
          <w:rFonts w:ascii="Times New Roman" w:hAnsi="Times New Roman" w:cs="Times New Roman"/>
        </w:rPr>
        <w:t>.</w:t>
      </w:r>
      <w:r w:rsidR="00DB771E" w:rsidRPr="002F7E70">
        <w:rPr>
          <w:rFonts w:ascii="Times New Roman" w:hAnsi="Times New Roman" w:cs="Times New Roman"/>
        </w:rPr>
        <w:t xml:space="preserve"> </w:t>
      </w:r>
      <w:r w:rsidR="00070829" w:rsidRPr="002F7E70">
        <w:rPr>
          <w:rFonts w:ascii="Times New Roman" w:hAnsi="Times New Roman" w:cs="Times New Roman"/>
        </w:rPr>
        <w:t xml:space="preserve">South </w:t>
      </w:r>
      <w:r w:rsidR="00DB771E" w:rsidRPr="002F7E70">
        <w:rPr>
          <w:rFonts w:ascii="Times New Roman" w:hAnsi="Times New Roman" w:cs="Times New Roman"/>
        </w:rPr>
        <w:t>Asia is disproportionately affected</w:t>
      </w:r>
      <w:r w:rsidR="00070829" w:rsidRPr="002F7E70">
        <w:rPr>
          <w:rFonts w:ascii="Times New Roman" w:hAnsi="Times New Roman" w:cs="Times New Roman"/>
        </w:rPr>
        <w:t>,</w:t>
      </w:r>
      <w:r w:rsidR="00DB771E" w:rsidRPr="002F7E70">
        <w:rPr>
          <w:rFonts w:ascii="Times New Roman" w:hAnsi="Times New Roman" w:cs="Times New Roman"/>
        </w:rPr>
        <w:t xml:space="preserve"> </w:t>
      </w:r>
      <w:r w:rsidR="00070829" w:rsidRPr="002F7E70">
        <w:rPr>
          <w:rFonts w:ascii="Times New Roman" w:hAnsi="Times New Roman" w:cs="Times New Roman"/>
        </w:rPr>
        <w:t xml:space="preserve">recording the highest number of years lost to NCDs </w:t>
      </w:r>
      <w:r w:rsidR="00070829" w:rsidRPr="002F7E70">
        <w:rPr>
          <w:rFonts w:ascii="Times New Roman" w:hAnsi="Times New Roman" w:cs="Times New Roman"/>
        </w:rPr>
        <w:fldChar w:fldCharType="begin"/>
      </w:r>
      <w:r w:rsidR="00070829" w:rsidRPr="002F7E70">
        <w:rPr>
          <w:rFonts w:ascii="Times New Roman" w:hAnsi="Times New Roman" w:cs="Times New Roman"/>
        </w:rPr>
        <w:instrText xml:space="preserve"> ADDIN ZOTERO_ITEM CSL_CITATION {"citationID":"felVAn8S","properties":{"formattedCitation":"(5)","plainCitation":"(5)","noteIndex":0},"citationItems":[{"id":406,"uris":["http://zotero.org/users/19172719/items/ANL6RSA7"],"itemData":{"id":406,"type":"article-journal","abstract":"Abstract\nnull\n\nPurpose\n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Open","note":"PMID: 39843382\nPMCID: PMC11784369","page":"e088338","source":"PubMed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Angelantonio","given":"Emanuele"},{"family":"Danesh","given":"John"}],"issued":{"date-parts":[["2025",1,22]]}}}],"schema":"https://github.com/citation-style-language/schema/raw/master/csl-citation.json"} </w:instrText>
      </w:r>
      <w:r w:rsidR="00070829" w:rsidRPr="002F7E70">
        <w:rPr>
          <w:rFonts w:ascii="Times New Roman" w:hAnsi="Times New Roman" w:cs="Times New Roman"/>
        </w:rPr>
        <w:fldChar w:fldCharType="separate"/>
      </w:r>
      <w:r w:rsidR="00070829" w:rsidRPr="002F7E70">
        <w:rPr>
          <w:rFonts w:ascii="Times New Roman" w:hAnsi="Times New Roman" w:cs="Times New Roman"/>
        </w:rPr>
        <w:t>(5)</w:t>
      </w:r>
      <w:r w:rsidR="00070829" w:rsidRPr="002F7E70">
        <w:rPr>
          <w:rFonts w:ascii="Times New Roman" w:hAnsi="Times New Roman" w:cs="Times New Roman"/>
        </w:rPr>
        <w:fldChar w:fldCharType="end"/>
      </w:r>
      <w:r w:rsidR="00070829" w:rsidRPr="002F7E70">
        <w:rPr>
          <w:rFonts w:ascii="Times New Roman" w:hAnsi="Times New Roman" w:cs="Times New Roman"/>
        </w:rPr>
        <w:t>. This is attributed to rising demographic and cardio metabolic</w:t>
      </w:r>
      <w:r w:rsidR="0001255C" w:rsidRPr="002F7E70">
        <w:rPr>
          <w:rFonts w:ascii="Times New Roman" w:hAnsi="Times New Roman" w:cs="Times New Roman"/>
        </w:rPr>
        <w:t xml:space="preserve"> </w:t>
      </w:r>
      <w:r w:rsidR="00070829" w:rsidRPr="002F7E70">
        <w:rPr>
          <w:rFonts w:ascii="Times New Roman" w:hAnsi="Times New Roman" w:cs="Times New Roman"/>
        </w:rPr>
        <w:t>risk factors</w:t>
      </w:r>
      <w:r w:rsidR="0001255C" w:rsidRPr="002F7E70">
        <w:rPr>
          <w:rFonts w:ascii="Times New Roman" w:hAnsi="Times New Roman" w:cs="Times New Roman"/>
        </w:rPr>
        <w:t xml:space="preserve"> </w:t>
      </w:r>
      <w:r w:rsidR="0001255C" w:rsidRPr="002F7E70">
        <w:rPr>
          <w:rFonts w:ascii="Times New Roman" w:hAnsi="Times New Roman" w:cs="Times New Roman"/>
        </w:rPr>
        <w:fldChar w:fldCharType="begin"/>
      </w:r>
      <w:r w:rsidR="0001255C" w:rsidRPr="002F7E70">
        <w:rPr>
          <w:rFonts w:ascii="Times New Roman" w:hAnsi="Times New Roman" w:cs="Times New Roman"/>
        </w:rPr>
        <w:instrText xml:space="preserve"> ADDIN ZOTERO_ITEM CSL_CITATION {"citationID":"95qb58QI","properties":{"formattedCitation":"(4)","plainCitation":"(4)","noteIndex":0},"citationItems":[{"id":499,"uris":["http://zotero.org/users/19172719/items/SUGYPL8K"],"itemData":{"id":499,"type":"article-journal","abstract":"Background\nCardiovascular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aging.\nObjectives\nWe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exposure.\nMethods\nThe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2023.\nResults\nCVDs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1990.\nConclusions\nCVD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CVD.","collection-title":"Focus Issue: Global Burden Of Disease Spotlight","container-title":"JACC","DOI":"10.1016/j.jacc.2025.08.015","ISSN":"0735-1097","issue":"22","journalAbbreviation":"JACC","page":"2167-2243","source":"ScienceDirect","title":"Global, Regional, and National Burden of Cardiovascular Diseases and Risk Factors in 204 Countries and Territories, 1990-2023","volume":"86","author":[{"family":"Stark","given":"Benjamin A."},{"family":"DeCleene","given":"Nicole K."},{"family":"Desai","given":"Emily C."},{"family":"Hsu","given":"Johnathan M."},{"family":"Johnson","given":"Catherine O."},{"family":"Lara-Castor","given":"Laura"},{"family":"LeGrand","given":"Kate E."},{"family":"A","given":"Prof Bhoomadevi"},{"family":"Aalipour","given":"Mohammad Amin"},{"family":"Aalruz","given":"Hasan"},{"family":"Abafita","given":"Bedru J."},{"family":"Abaraogu","given":"Ukachukwu O."},{"family":"Abavisani","given":"Mohammad"},{"family":"Abbas","given":"Nasir"},{"family":"Abbasi","given":"Madineh"},{"family":"Abbasian","given":"Mohammadreza"},{"family":"Abbastabar","given":"Hedayat"},{"family":"Abd Al Magied","given":"Abdallah H. A."},{"family":"ElHafeez","given":"Samar Abd"},{"family":"Abdelalim","given":"Prof Ahmed"},{"family":"Abdelfattah","given":"Omar M."},{"family":"Abdel-Hameed","given":"Prof Reda"},{"family":"Abdelnabi","given":"Mahmoud"},{"family":"Wael M Abdel-Rahman","given":"Prof"},{"family":"Abdi","given":"Parsa"},{"family":"Abdisa","given":"Wakgari Mosisa"},{"family":"Abdissa","given":"Daba"},{"family":"Abdous","given":"Arman"},{"family":"Abdullah","given":"Mujahid"},{"family":"Abdullahi","given":"Auwal"},{"family":"Abdykerimova","given":"Kulmira"},{"family":"Abebe","given":"Mesfin"},{"family":"Abedi","given":"Aidin"},{"family":"Abedi","given":"Armita"},{"family":"Abejew","given":"Asrat Agalu"},{"family":"Abhilash","given":"E. S."},{"family":"Abiodun","given":"Olugbenga Olusola"},{"family":"Abiodun","given":"Prof Olumide"},{"family":"Kasem","given":"Rahim Abo"},{"family":"Aboagye","given":"Richard Gyan"},{"family":"Abohashem","given":"Shady"},{"family":"Abolhassani","given":"Hassan"},{"family":"Abonie","given":"Ulric Sena"},{"family":"Aborode","given":"Abdullahi Tunde"},{"family":"Abourashed","given":"Nagah Mohamed"},{"family":"Abramov","given":"Dmitry"},{"family":"Abreu","given":"Lucas Guimarães"},{"family":"Abtahi","given":"Dariush"},{"family":"Abu Farha","given":"Rana Kamal"},{"family":"Kende Abubakar","given":"Aminu Kende"},{"family":"Abubakar","given":"Ibrahim Jatau"},{"family":"Abu-Elala","given":"Nermeen"},{"family":"Abu-Gharbieh","given":"Eman"},{"family":"Abukhadijah","given":"Hana J."},{"family":"Aburuz","given":"Salahdein"},{"family":"Abushanab","given":"Dina"},{"family":"Acharya","given":"Anirudh Balakrishna"},{"family":"Acharya","given":"Apurba"},{"family":"Acharya","given":"Swetha"},{"family":"Achore","given":"Meshack"},{"family":"Adal","given":"Ousman"},{"family":"Adams","given":"Lisa C."},{"family":"Adamu","given":"Lawan Hassan"},{"family":"Adão","given":"Rui"},{"family":"Addo","given":"Isaac Yeboah"},{"family":"Adebayo","given":"Oladimeji Muritala"},{"family":"Adebisi","given":"Tajudeen Adesanmi"},{"family":"Adedia","given":"David"},{"family":"Adedokun","given":"Kamoru Ademola"},{"family":"Adegbile","given":"Oluwatobi E."},{"family":"Adegboye","given":"Oyelola A."},{"family":"Adegoke","given":"Nurudeen A."},{"family":"Adekanmbi","given":"Victor"},{"family":"Adeleke","given":"Olumide Thomas"},{"family":"Oluwaseun Adetunji","given":"Charles"},{"family":"Adeyomoye","given":"Olorunsola Israel"},{"family":"Adha","given":"Rishan"},{"family":"Adhikari","given":"Kishor"},{"family":"Adhikary","given":"Ripon Kumar"},{"family":"Adikusuma","given":"Wirawan"},{"family":"Parvar","given":"Tanin Adl"},{"family":"Adnan","given":"Mohd"},{"family":"Sakilah Adnani","given":"Qorinah Estiningtyas"},{"family":"Adoma","given":"Prince Owusu"},{"family":"Adzigbli","given":"Leticia Akua"},{"family":"Adzrago","given":"David"},{"family":"Afifi","given":"Ahmed M."},{"family":"Afolabi","given":"Habeeb Abiodun"},{"family":"Afrashteh","given":"Fatemeh"},{"family":"Afrooghe","given":"Arya"},{"family":"Afzal","given":"Muhammad Sohail"},{"family":"Afzal","given":"Saira"},{"family":"Agampodi","given":"Suneth Buddhika"},{"family":"Agarwal","given":"Dhiraj Motilal"},{"family":"Agarwal","given":"Gina"},{"family":"Agarwal","given":"Prerna"},{"family":"Ageru","given":"Temesgen Anjulo"},{"family":"Aggarwal","given":"Navidha"},{"family":"Aghajanian","given":"Sepehr"},{"family":"Sobrinho","given":"César Agostinis"},{"family":"Agyemang-Duah","given":"Williams"},{"family":"Ahadi","given":"Mahsa"},{"family":"Ahammed","given":"Benojir"},{"family":"Ahinkorah","given":"Bright Opoku"},{"family":"Ahmad","given":"Aqeel"},{"family":"Ahmad","given":"Fuzail"},{"family":"Ahmad","given":"Khurshid"},{"family":"Ahmad","given":"Muayyad M."},{"family":"Ahmad","given":"Sajjad"},{"family":"Ahmad","given":"Shoaib"},{"family":"Ahmad","given":"Tauseef"},{"family":"Ahmadzadeh","given":"Koohyar"},{"family":"Ahmed","given":"Ali"},{"family":"Ahmed","given":"Anisuddin"},{"family":"Ahmed","given":"Ayman"},{"family":"Ahmed","given":"Gasha Salih"},{"family":"Ahmed","given":"Haroon"},{"family":"Ahmed","given":"Junaid"},{"family":"Ahmed","given":"Luai A."},{"family":"Ahmed","given":"Mehrunnisha Sharif"},{"family":"Ahmed","given":"Meqdad Saleh"},{"family":"Ahmed","given":"Muktar Beshir"},{"family":"Ahmed","given":"Mushood"},{"family":"Ahmed","given":"Naveed"},{"family":"Ahmed","given":"Nesredin"},{"family":"Ahmed","given":"Shabbir"},{"family":"Ahmed","given":"Syed Anees"},{"family":"Ajakwe","given":"Simeon Okechukwu"},{"family":"Ajami","given":"Marjan"},{"family":"Aji","given":"Budi"},{"family":"Akalu","given":"Yonas"},{"family":"Akeju","given":"Oluwasefunmi"},{"family":"Akhigbe","given":"Roland Eghoghosoa"},{"family":"Akhmedullin","given":"Ruslan"},{"family":"Oyeniran Akindele","given":"Mukadas"},{"family":"Akinosoglou","given":"Karolina"},{"family":"Akiska","given":"Yagiz Matthew"},{"family":"Akkaif","given":"Mohammed Ahmed"},{"family":"Akram","given":"Hammad"},{"family":"Akrami","given":"Ashley E."},{"family":"Awaidy","given":"Salah Al"},{"family":"Hamad","given":"Hanadi Al"},{"family":"Al Hasan","given":"Syed Mahfuz"},{"family":"Omari","given":"Omar Al"},{"family":"Qadire","given":"Mohammad Al"},{"family":"Thaher","given":"Yazan Al"},{"family":"Mahmoud Al Zoubi","given":"Mohammad Ahmmad"},{"family":"Al-Ajlouni","given":"Yazan"},{"family":"Alalwan","given":"Tariq A."},{"family":"Al-Aly","given":"Ziyad"},{"family":"Alam","given":"Khurshid"},{"family":"Alam","given":"Mohammad Khursheed"},{"family":"Alam","given":"Mostafa"},{"family":"Alam","given":"Zufishan"},{"family":"Al-amer","given":"Rasmieh Mustafa"},{"family":"Alansari","given":"Amani"},{"family":"Alanzi","given":"Turki M."},{"family":"Alarifi","given":"Abdullah"},{"family":"Al-Ashwal","given":"Fahmi Y."},{"family":"Alavi","given":"Rashid"},{"family":"Albashtawy","given":"Mohammed"},{"family":"Al-Daken","given":"Laila Ismael"},{"family":"Aldawsari","given":"Khalifah A."},{"family":"Aldhahir","given":"Abdulelah Mastour"},{"family":"Aldossary","given":"Mohammed S."},{"family":"Aleidi","given":"Shereen M."},{"family":"Alemayehu","given":"Bezawit Abeje"},{"family":"Alemayehu","given":"Tekletsadik Tekleslassie"},{"family":"Alemi","given":"Hediyeh"},{"family":"Abdelazeem M Algammal","given":"Prof"},{"family":"Saeed Al-Gheethi","given":"Adel Ali"},{"family":"Alhajri","given":"Noora"},{"family":"Alhalaiqa","given":"Fadwa Naji"},{"family":"Al-Hanawi","given":"Mohammed Khaled"},{"family":"Alharrasi","given":"Maryam"},{"family":"Alhumaidi","given":"Ashraf"},{"family":"Ali","given":"Akhtar"},{"family":"Ali","given":"Endale Alemayehu"},{"family":"Ali","given":"Kamran"},{"family":"Ali","given":"Mohammad Daud"},{"family":"Ali","given":"Mohammed Usman"},{"family":"Ali","given":"Rafat"},{"family":"Ali","given":"Sameer A."},{"family":"Ali","given":"Syed Shujait"},{"family":"Ali","given":"Syed Yusuf"},{"family":"Al-Ibraheem","given":"Akram"},{"family":"Al-Iede","given":"Montaha"},{"family":"Alif","given":"Sheikh Mohammad"},{"family":"Rokny","given":"Hamid Alinejad"},{"family":"Al-Jabi","given":"Samah W."},{"family":"Aljawadi","given":"Mohammad Hasan"},{"family":"Aljofan","given":"Mohamad"},{"family":"Aljunid","given":"Syed Mohamed"},{"family":"Alkhatib","given":"Ahmad"},{"family":"Alkousheh","given":"Hazim"},{"family":"Alla","given":"François"},{"family":"Al-Mamun","given":"Md"},{"family":"Al-Marwani","given":"Sabah"},{"family":"Almasri","given":"Nihad A."},{"family":"Almazan","given":"Joseph Uy"},{"family":"Almidani","given":"Omar"},{"family":"Almobayed","given":"Amr"},{"family":"Alnaeem","given":"Mohmmad Minwer"},{"family":"Al-Naqeb","given":"Ghanya Naji"},{"family":"Alniss","given":"Hasan Yaser"},{"family":"Alomari","given":"Mahmoud A."},{"family":"Alosta","given":"Mohammad R."},{"family":"Alqahtani","given":"Jaber S."},{"family":"Alqudimat","given":"Mohammad R."},{"family":"Alrawashdeh","given":"Ahmad"},{"family":"Alrimawi","given":"Intima"},{"family":"Alrousan","given":"Sahel Majed"},{"family":"Alsabri","given":"Mohammed A."},{"family":"Alsakarneh","given":"Saqr"},{"family":"Alshehri","given":"Mansour Abdullah"},{"family":"Altaany","given":"Zaid"},{"family":"Altaf","given":"Awais"},{"family":"Al-Tammemi","given":"Alaa B."},{"family":"Al-Tawfiq","given":"Jaffar A."},{"family":"Alvis-Guzman","given":"Nelson"},{"family":"Alvis-Zakzuk","given":"Nelson J."},{"family":"Alwafi","given":"Hassan"},{"family":"Al-Wardat","given":"Mohammad"},{"family":"Al-Worafi","given":"Yaser Mohammed"},{"family":"Aly","given":"Hany"},{"family":"AlZahmi","given":"Amal"},{"family":"Alzahrani","given":"Hosam"},{"family":"Alzoubi","given":"Abdallah"},{"family":"Alzoubi","given":"Karem H."},{"family":"Al-Zubayer","given":"Md Akib"},{"family":"Amafah","given":"Ekiyor Joseph"},{"family":"Amafah","given":"Joy"},{"family":"Amani-Beni","given":"Reza"},{"family":"Amanollahi","given":"Mobina"},{"family":"Amaravadi","given":"Sampath Kumar"},{"family":"Amegah","given":"Adeladza Kofi"},{"family":"Amegbor","given":"Prince M."},{"family":"Amenah","given":"Michel Adurayi"},{"family":"Amidi","given":"Bardia"},{"family":"Amin","given":"Tarek Tawfik"},{"family":"Amindarolzarbi","given":"Alireza"},{"family":"Amini-Rarani","given":"Mostafa"},{"family":"Amini-Salehi","given":"Ehsan"},{"family":"Aminorroaya","given":"Arya"},{"family":"Aminzare","given":"Majid"},{"family":"Amiri","given":"Sohrab"},{"family":"Ammirati","given":"Enrico"},{"family":"Amobonye","given":"Ayodeji"},{"family":"Ampon-Wireko","given":"Sabina"},{"family":"Amu","given":"Hubert"},{"family":"Amugsi","given":"Dickson A."},{"family":"Amusa","given":"Ganiyu Adeniyi"},{"family":"Anagnostakis","given":"Filippos"},{"family":"Ananda","given":"Roshan A."},{"family":"Anaraki","given":"Nazanin"},{"family":"Ancuceanu","given":"Robert"},{"family":"Anderlini","given":"Deanna"},{"family":"Anderson","given":"David B."},{"family":"Anderson","given":"Jason A."},{"family":"Andrei","given":"Catalina Liliana"},{"family":"Ang","given":"Song Peng"},{"family":"Angappan","given":"Santhalakshmi"},{"family":"Anh","given":"Nguyen Hoang"},{"family":"Anil","given":"Abhishek"},{"family":"Ansari","given":"Sumbul"},{"family":"Ansariadi","given":"Ansariadi"},{"family":"Anteneh","given":"Rahel Mulatie"},{"family":"Anuoluwa","given":"Boluwatife Stephen"},{"family":"Anuoluwa","given":"Iyadunni Adesola"},{"family":"Anvari","given":"Saeid"},{"family":"Anwar","given":"Saleha"},{"family":"Anwar","given":"Sumadi Lukman"},{"family":"Anwer","given":"Razique"},{"family":"Anyasodor","given":"Anayochukwu Edward"},{"family":"Appiah","given":"Francis"},{"family":"Arab","given":"Juan Pablo"},{"family":"Arabloo","given":"Jalal"},{"family":"Arafa","given":"Elshaimaa A."},{"family":"Arafat","given":"Mosab"},{"family":"Aravkin","given":"Aleksandr Y."},{"family":"Areda","given":"Demelash"},{"family":"Aremu","given":"Olatunde"},{"family":"Arias de la Torre","given":"Jorge"},{"family":"Armocida","given":"Benedetta"},{"family":"Arockiaraj","given":"Jesu"},{"family":"Arooj","given":"Mahwish"},{"family":"Arshadi","given":"Mahdi"},{"family":"Artamonov","given":"Anton A."},{"family":"Arumugam","given":"Ashokan"},{"family":"Asaduzzaman","given":"Muhammad"},{"family":"Basheeruddin Asdaq","given":"Syed Mohammed"},{"family":"Melaku Asefa","given":"Shewatatek Melaku"},{"family":"Asgary","given":"Amirhossein"},{"family":"Asghari-Jafarabadi","given":"Mohammad"},{"family":"Ashagre","given":"Alebachew Fasil"},{"family":"Ashames","given":"Akram"},{"family":"Ashfaq","given":"Muhammad"},{"family":"Ashraf","given":"Hamza"},{"family":"Basit Ashraf","given":"Muhammad Abdul"},{"family":"Ashraf","given":"Tahira"},{"family":"ashrafi","given":"mitra"},{"family":"Aslam","given":"Muhammad Shahzad"},{"family":"Asrat","given":"Anemaw A."},{"family":"Asri","given":"Yuni"},{"family":"Assefa","given":"Dereje Zewdu"},{"family":"Assembekov","given":"Batyrbek"},{"family":"Astell-Burt","given":"Prof Thomas"},{"family":"Athari","given":"Seyyed Shamsadin"},{"family":"Wahbi Atout","given":"Maha Moh'd"},{"family":"Atreya","given":"Alok"},{"family":"Atta","given":"Julie Alaere"},{"family":"Aurangzeb","given":"Khursheed"},{"family":"Ausloos","given":"Marcel"},{"family":"Avula","given":"Sreekant"},{"family":"Awedew","given":"Atalel Fentahun"},{"family":"Awoke","given":"Mamaru Ayenew"},{"family":"Awotidebe","given":"Adedapo Wasiu"},{"family":"Awoyomi","given":"Oluwabusayo Olufunke"},{"family":"Axame","given":"Wisdom Kudzo"},{"family":"Ayele","given":"Belete Achamyelew"},{"family":"Ayyad","given":"Mohammed"},{"family":"Azadnajafabad","given":"Sina"},{"family":"Azadnia","given":"Arian"},{"family":"Azami","given":"Hiva"},{"family":"Azarboo","given":"Alireza"},{"family":"Azhar","given":"Masood"},{"family":"Aziz","given":"Mohd Yusmaidie"},{"family":"Aziz","given":"Sadat Abdulla"},{"family":"Azizan","given":"Amin"},{"family":"Azizi","given":"Hosein"},{"family":"Azzam","given":"Ahmed Y."},{"family":"Azzolino","given":"Domenico"},{"family":"Babatope","given":"Abisola Esther"},{"family":"Babu","given":"Abraham Samuel"},{"family":"Babu","given":"Giridhara Rathnaiah"},{"family":"Badar","given":"Muhammad"},{"family":"Badran","given":"Alaa Aboelnour"},{"family":"Bagga","given":"Arvind"},{"family":"Baghcheghi","given":"Nayereh"},{"family":"Bagheri","given":"Nasser"},{"family":"Bagheri","given":"Sara"},{"family":"Baghizadeh","given":"Elahe"},{"family":"Baghizadeh","given":"Fereshteh"},{"family":"Baghizadeh","given":"Sana"},{"family":"Taghanaki","given":"Pegah Bahrami"},{"family":"Bahreini","given":"Razieh"},{"family":"Bai","given":"Ruhai"},{"family":"Bains","given":"Lovenish"},{"family":"Bakkannavar","given":"Shankar M."},{"family":"Bako","given":"Abdulaziz T."},{"family":"Balakrishnan","given":"Senthilkumar"},{"family":"Balasubramanian","given":"Madhan"},{"family":"Balcha","given":"Wondu Feyisa"},{"family":"Baldereschi","given":"Marzia"},{"family":"Balkis","given":"Maher"},{"family":"Baloch","given":"Farhala"},{"family":"Balogun","given":"Saliu A."},{"family":"Hasankhani","given":"Mohammadreza Balooch"},{"family":"Baltatu","given":"Ovidiu Constantin"},{"family":"Bam","given":"Kiran"},{"family":"Banda","given":"Kondwani Joseph"},{"family":"Reddy Bandaru","given":"Praneeth Kumar"},{"family":"Chandra Banik","given":"Palash"},{"family":"Banik","given":"Rajon"},{"family":"Bansal","given":"Hansi"},{"family":"Bansal","given":"Kannu"},{"family":"Barati","given":"Shirin"},{"family":"Barbic","given":"Franca"},{"family":"Bardhan","given":"Mainak"},{"family":"Barengo","given":"Noel C."},{"family":"Barker-Collo","given":"Suzanne Lyn"},{"family":"Barqawi","given":"Hiba Jawdat"},{"family":"Barteit","given":"Sandra"},{"family":"Barua","given":"Lingkan"},{"family":"Abu Bashar","given":"MD"},{"family":"Bashir","given":"Shahid"},{"family":"Bashiri","given":"Azadeh"},{"family":"Aliabadi","given":"Somaye Bashiri"},{"family":"Basri","given":"Rehana"},{"family":"Bastan","given":"Mohammad-Mahdi"},{"family":"Basu","given":"Saurav"},{"family":"Batra","given":"Kavita"},{"family":"Bauckneht","given":"Matteo"},{"family":"Bayat","given":"Mahdis"},{"family":"Bayat","given":"Reza"},{"family":"Bayih","given":"Mulat Tirfie"},{"family":"Bayisa","given":"Feyisa Shasho"},{"family":"Beeraka","given":"Narasimha M."},{"family":"Behnoush","given":"Amir Hossein"},{"family":"Bekele","given":"Alehegn"},{"family":"Belayneh","given":"Asnake Gashaw"},{"family":"Belete","given":"Abebe Gedefaw"},{"family":"Belete","given":"Abel Cherkos"},{"family":"Bilgin","given":"Gokce Belge"},{"family":"Bello","given":"Bashir"},{"family":"Bello","given":"Olorunjuwon Omolaja"},{"family":"Bello","given":"Umar Muhammad"},{"family":"Belo","given":"Luis"},{"family":"Belsti","given":"Yitayeh"},{"family":"Benfor","given":"Bright"},{"family":"Bennett","given":"Derrick A."},{"family":"Bensenor","given":"Isabela M."},{"family":"Bente Kamal Tune","given":"Samiun Nazrin"},{"family":"Benziger","given":"Catherine P."},{"family":"Bera","given":"Om Prakash"},{"family":"Berezvai","given":"Zombor"},{"family":"Bergami","given":"Maria"},{"family":"Berhe","given":"Kenfe Tesfay"},{"family":"Berhie","given":"Alemshet Yirga"},{"family":"Berihun","given":"Abiye Assefa"},{"family":"Nazer C Bermudez","given":"Amiel"},{"family":"Bernstein","given":"Robert S."},{"family":"Bhadoria","given":"Ajeet Singh"},{"family":"Bhagavathula","given":"Akshaya Srikanth"},{"family":"Bhandari","given":"Buna"},{"family":"Bhardwaj","given":"Nikha"},{"family":"Bhardwaj","given":"Pankaj"},{"family":"Bhaskar","given":"Sonu"},{"family":"Bhattacharjee","given":"Priyadarshini"},{"family":"Bhattacharjee","given":"Shuvarthi"},{"family":"Kaur Bhatti","given":"Gurjit"},{"family":"Singh Bhatti","given":"Jasvinder"},{"family":"Bhatti","given":"Rajbir"},{"family":"Bhuyan","given":"Soumitra S."},{"family":"Biadgilign","given":"Sibhatu Kassa"},{"family":"Bilgin","given":"Can"},{"family":"Bilgin","given":"Cem"},{"family":"Birck","given":"Marina G."},{"family":"Birhan","given":"Mekuriaw Mesfin"},{"family":"Birru","given":"Eshetie Melese"},{"family":"Biswas","given":"Bijit"},{"family":"Biswas","given":"Mohammad Shahangir"},{"family":"Biswas","given":"Monirujjaman"},{"family":"Biswas","given":"Raaj Kishore"},{"family":"Bizzozero-Peroni","given":"Bruno"},{"family":"Bjørge","given":"Tone"},{"family":"Bodhare","given":"Trupti"},{"family":"Bodunrin","given":"Aadam Olalekan"},{"family":"Bogale","given":"Sitotaw Kerie"},{"family":"Bohn","given":"Lucimere"},{"family":"Bolarinwa","given":"Obasanjo Afolabi"},{"family":"Boloor","given":"Archith"},{"family":"Hashemi","given":"Milad Bonakdar"},{"family":"Bonakdarhashemi","given":"Moein"},{"family":"Basara","given":"Berrak Bora"},{"family":"Borhany","given":"Hamed"},{"family":"Borran","given":"Mina"},{"family":"Bosoka","given":"Samuel Adolf"},{"family":"Carvajal","given":"Alejandro Botero"},{"family":"Boyko","given":"Edward J."},{"family":"Bozic","given":"Marija M."},{"family":"Braithwaite","given":"Dejana"},{"family":"Brant","given":"Luisa C."},{"family":"Brauer","given":"Michael"},{"family":"Breitner","given":"Susanne"},{"family":"Brenner","given":"Hermann"},{"family":"Bressem","given":"Keno K."},{"family":"Britton","given":"Gabrielle"},{"family":"Bugiardini","given":"Raffaele"},{"family":"Bui","given":"Linh Phuong"},{"family":"Bulamu","given":"Norma B."},{"family":"Bulto","given":"Lemma N."},{"family":"Burhan","given":"Asmat"},{"family":"Burley","given":"Claire V."},{"family":"Burns","given":"Richard A."},{"family":"Busch","given":"Felix"},{"family":"Bustanji","given":"Yasser"},{"family":"Butt","given":"Nadeem Shafique"},{"family":"Butt","given":"Zahid A."},{"family":"J","given":"Sanjay C."},{"family":"Cabral","given":"Lucas Scotta"},{"family":"Cairns","given":"Rose"},{"family":"Barsbay","given":"Mehtap Çakmak"},{"family":"Calina","given":"Daniela"},{"family":"Cámera","given":"Luis Alberto"},{"family":"Campos","given":"Luciana Aparecida"},{"family":"Campos-Nonato","given":"Ismael"},{"family":"Canales","given":"Robert A."},{"family":"Cao","given":"Si"},{"family":"Capodici","given":"Angelo"},{"family":"Caravaca-Morera","given":"Jaime Alonso"},{"family":"Cárdenas","given":"Rosario"},{"family":"Carletti","given":"Claudia"},{"family":"Carreras","given":"Giulia"},{"family":"Carugno","given":"Andrea"},{"family":"Carvalho","given":"Felix"},{"family":"Carvalho","given":"Márcia"},{"family":"Carvalho-e-Silva","given":"Ana Paula"},{"family":"Castaldelli-Maia","given":"Joao Mauricio"},{"family":"Catapano","given":"Alberico L."},{"family":"Cattaruzza","given":"Maria Sofia"},{"family":"Cegolon","given":"Luca"},{"family":"Cembranel","given":"Francieli"},{"family":"Cenderadewi","given":"Muthia"},{"family":"Cenko","given":"Edina"},{"family":"Cerin","given":"Ester"},{"family":"Cerovac","given":"Anis"},{"family":"Cerrai","given":"Sonia"},{"family":"Chadwick","given":"Joshua"},{"family":"Shivamadhu","given":"Madhu Chakkere"},{"family":"Chakraborty","given":"Aditya"},{"family":"Chakraborty","given":"Chiranjib"},{"family":"Chakraborty","given":"Sandip"},{"family":"Kai Chan","given":"Jeffrey Shi"},{"family":"Chandika","given":"Rama Mohan"},{"family":"Chandradasa","given":"Miyuru"},{"family":"Chandramouli Bellur","given":"Vinay"},{"family":"Chandrasekar","given":"Eeshwar K."},{"family":"Chang","given":"Qinghua"},{"family":"Charan","given":"Jaykaran"},{"family":"Chattu","given":"Vijay Kumar"},{"family":"Chaudhary","given":"Anis Ahmad"},{"family":"Chaudhuri","given":"Sirshendu"},{"family":"Chavoshi","given":"Mohammadreza"},{"family":"Chen","given":"An-Tian"},{"family":"Chen","given":"Guangjin"},{"family":"Chen","given":"Haiyan"},{"family":"Chen","given":"Hana"},{"family":"Chen","given":"Haowei"},{"family":"Chen","given":"Meng Xuan"},{"family":"Chen","given":"Simiao"},{"family":"Chen","given":"Xiang"},{"family":"Cheung","given":"Ka Ching"},{"family":"Chew","given":"Derek S."},{"family":"Chew","given":"Nicholas WS."},{"family":"Chhabra","given":"Ravindresh"},{"family":"Chi","given":"Gerald"},{"family":"Chichagi","given":"Fatemeh"},{"family":"Chimoriya","given":"Ritesh"},{"family":"Ching","given":"Patrick R."},{"family":"Chiriacò","given":"Martina"},{"family":"Chirinos-Caceres","given":"Jesus Lorenzo"},{"family":"Chitheer","given":"Abdulaal"},{"family":"Jemma Cho","given":"So Mi"},{"family":"Cho","given":"William C. S."},{"family":"Chong","given":"Bryan"},{"family":"Chong","given":"Yuen Yu"},{"family":"Chopra","given":"Hitesh"},{"family":"Chopra","given":"Shivani"},{"family":"Chou","given":"Hou In"},{"family":"Choudhari","given":"Sonali Gajanan"},{"family":"Chowdhury","given":"Enayet Karim"},{"family":"Chowdhury","given":"Rajiv"},{"family":"Chowdhury","given":"Sreshtha"},{"family":"Christensen","given":"Hanne"},{"family":"Christopher","given":"Devasahayam J."},{"family":"Chu","given":"Dinh-Toi"},{"family":"Chukwu","given":"Isaac Sunday"},{"family":"Chung","given":"Sheng-Chia"},{"family":"Chung","given":"Sunghyun"},{"family":"Cioffi","given":"Iolanda"},{"family":"Cohen","given":"Aaron J."},{"family":"Columbus","given":"Alyssa"},{"family":"Conde","given":"Joao"},{"family":"Congly","given":"Stephen E."},{"family":"Conrad","given":"Nathalie"},{"family":"Conti","given":"Sara"},{"family":"Cortesi","given":"Paolo Angelo"},{"family":"Cosma","given":"Claudia"},{"family":"Costa","given":"Vera Marisa"},{"family":"Criqui","given":"Michael H."},{"family":"Cruz-Martins","given":"Natalia"},{"family":"Silva","given":"Alanna Gomes","non-dropping-particle":"da"},{"family":"Dababo","given":"Nour"},{"family":"Dabbagh","given":"Ali"},{"family":"Dabo","given":"Bashir"},{"family":"Dadras","given":"Omid"},{"family":"Dai","given":"Xiaochen"},{"family":"Dai","given":"Zhaoli"},{"family":"Dalakoti","given":"Mayank"},{"family":"Moura Damasceno","given":"Albertino Antonio"},{"family":"D'Amico","given":"Emanuele"},{"family":"Danaei","given":"Bardia"},{"family":"Dandona","given":"Lalit"},{"family":"Dandona","given":"Rakhi"},{"family":"Dang","given":"Anh Kim"},{"family":"D'Anna","given":"Lucio"},{"family":"Danpanichkul","given":"Pojsakorn"},{"family":"Danso","given":"Samuel E."},{"family":"Darcho","given":"Samuel Demissie"},{"family":"Darouei","given":"Bahar"},{"family":"Cheshmeh Soltani","given":"Reza Darvishi"},{"family":"Das","given":"Saswati"},{"family":"Dashtkoohi","given":"Mohadese"},{"family":"Davletov","given":"Dimash"},{"family":"Davletov","given":"Kairat"},{"family":"Dayasiri","given":"Kavinda"},{"family":"De la Hoz","given":"Fernando Pio"},{"family":"Deb","given":"Novonil"},{"family":"Dehadrai","given":"Aniket"},{"family":"Del Bo'","given":"Cristian"},{"family":"Del Riccio","given":"Marco"},{"family":"Delsoz","given":"Mohammad"},{"family":"Demeke","given":"Dessalegn"},{"family":"Deng","given":"Ke"},{"family":"Denova-Gutiérrez","given":"Edgar"},{"family":"Molla","given":"Meseret Derbew"},{"family":"Dergaa","given":"Ismail"},{"family":"Derseh","given":"Hunegnaw Almaw"},{"family":"Dervišević","given":"Emina"},{"family":"Desai","given":"Hardik Dineshbhai"},{"family":"Desai","given":"Rupak"},{"family":"Desta","given":"Abraham Aregay"},{"family":"Deuba","given":"Keshab"},{"family":"Devarakonda","given":"Pradeep Kumar"},{"family":"Devegowda","given":"Devananda"},{"family":"Rahman Dewan","given":"Syed Masudur"},{"family":"Dhali","given":"Arkadeep"},{"family":"Dhama","given":"Kuldeep"},{"family":"Rajinder K K Dhamija","given":"Prof"},{"family":"Dhimal","given":"Meghnath"},{"family":"Dhungel","given":"Bibha"},{"family":"Bella","given":"Stefano Di"},{"family":"Pumpo","given":"Marcello Di"},{"family":"Silva","given":"Diana Dias","non-dropping-particle":"da"},{"family":"Diaz","given":"Luis Antonio"},{"family":"Dima","given":"Adriana"},{"family":"Ding","given":"Xueting"},{"family":"Do","given":"Huyen"},{"family":"Phuong Do","given":"Thao Huynh"},{"family":"Luiz do Amaral do Amaral Júnior","given":"Orlando Luiz"},{"family":"Doegah","given":"Phidelia Theresa"},{"family":"Dohare","given":"Sushil"},{"family":"Dokova","given":"Klara Georgieva"},{"family":"Dondi","given":"Francesco"},{"family":"D'Oria","given":"Mario"},{"family":"Dorostkar","given":"Fariba"},{"family":"Santos","given":"Wendel Mombaque","non-dropping-particle":"dos"},{"family":"Doshi","given":"Ojas Prakashbhai"},{"family":"Dowou","given":"Robert Kokou"},{"family":"Dresse","given":"Menayit Tamrat"},{"family":"Dsouza","given":"Viola Savy"},{"family":"Du","given":"Mi"},{"family":"Dube","given":"John"},{"family":"Dumbili","given":"Emeka W."},{"family":"Duncan","given":"Bruce B."},{"family":"Dunne","given":"Jennifer"},{"family":"Duraes","given":"Andre Rodrigues"},{"family":"Durojaiye","given":"Oyewole Christopher"},{"family":"Dutta","given":"Siddhartha"},{"family":"Dutta","given":"Sulagna"},{"family":"E’mar","given":"Abdel Rahman"},{"family":"Ebohon","given":"Osamudiamen"},{"family":"Mahmoud Ebraheim","given":"Lamiaa Labieb"},{"family":"Ebrahimi","given":"Alireza"},{"family":"Ebrahimi","given":"Mohammad Hossein"},{"family":"Ebrahimi","given":"Rasoul"},{"family":"Ebrahimi","given":"Sara"},{"family":"Edinur","given":"Hisham Atan"},{"family":"Efendi","given":"Ferry"},{"family":"Eftekhari","given":"Behrad"},{"family":"Eghbali","given":"Foolad"},{"family":"Eghdami","given":"Shayan"},{"family":"Sedeh","given":"Ashkan Eighaei"},{"family":"Eini","given":"Ebrahim"},{"family":"Ekholuenetale","given":"Michael"},{"family":"Ekundayo","given":"Temitope Cyrus"},{"family":"El Arab","given":"Rabie Adel"},{"family":"Wahab El Morsi","given":"Doaa Abdel"},{"family":"Sayed Zaki","given":"Maysaa El"},{"family":"Eladl","given":"Mohamed Ahmed"},{"family":"Mustafa Elagali","given":"Ahmed Elabbas"},{"family":"Elalfy","given":"Aya"},{"family":"El-Ashker","given":"Said"},{"family":"El-Dahiyat","given":"Faris"},{"family":"Elgendy","given":"Islam Y."},{"family":"Elhadi","given":"Muhammed"},{"family":"El-Huneidi","given":"Waseem"},{"family":"Elkannishy","given":"Sherif"},{"family":"Elmonem","given":"Mohamed A."},{"family":"Elmoselhi","given":"Adel B."},{"family":"Elnaem","given":"Mohamed Hassan"},{"family":"Elsohaby","given":"Ibrahim"},{"family":"Eltahir","given":"Mohd Elmagzoub"},{"family":"Zeydi","given":"Amir Emami"},{"family":"Emeto","given":"Theophilus I."},{"family":"Emran","given":"Talha Bin"},{"family":"Eshraghi","given":"Reza"},{"family":"Eskandari","given":"Khalil"},{"family":"Eskandarieh","given":"Sharareh"},{"family":"Eyawo","given":"Oghenowede"},{"family":"Fabin","given":"Natalia"},{"family":"Fadavian","given":"Heidar"},{"family":"Fagbamigbe","given":"Adeniyi Francis"},{"family":"Fahim","given":"Ayesha"},{"family":"Fahimi","given":"Saman"},{"family":"Fahira","given":"Aamir"},{"family":"Faiz","given":"Razana"},{"family":"Fakhradiyev","given":"Ildar Ravisovich"},{"family":"Falzone","given":"Luca"},{"family":"Fan","given":"Qiping"},{"family":"Farahani","given":"Alireza"},{"family":"Farahmand","given":"Mohammad"},{"family":"Faraji","given":"Seyed Nooreddin"},{"family":"Faramarzpour","given":"Mahsa"},{"family":"Aquino Faraon","given":"Emerito Jose"},{"family":"Fareed","given":"Mohammad"},{"family":"Farina","given":"Jacopo"},{"family":"Mahmoud Faris","given":"MoezAlIslam Ezzat"},{"family":"Faro","given":"Andre"},{"family":"Yousaf Farooq","given":"Syed Muhammad"},{"family":"Farooqui","given":"Maryam"},{"family":"Farrokhpour","given":"Hossein"},{"family":"Farshad","given":"Fatemeh"},{"family":"Farsi","given":"Farima"},{"family":"Fatima","given":"Zareen"},{"family":"Fazeli","given":"Pooria"},{"family":"Feili","given":"Afrooz"},{"family":"Feizkhah","given":"Alireza"},{"family":"Fekadu","given":"Ginenus"},{"family":"Feng","given":"Xiaoqi"},{"family":"Fereshtehnejad","given":"Seyed-Mohammad"},{"family":"Fernandez-Jimenez","given":"Rodrigo"},{"family":"Feroze","given":"Abdullah H."},{"family":"Ferrara","given":"Pietro"},{"family":"Ferreira","given":"Nuno"},{"family":"Feter","given":"Natan"},{"family":"Feyisa","given":"Bikila Regassa"},{"family":"Fiorilla","given":"Claudio"},{"family":"Fischer","given":"Florian"},{"family":"Fleszar","given":"Laura"},{"family":"Flor","given":"Luisa S."},{"family":"Fogacci","given":"Federica"},{"family":"Foigt","given":"Nataliya A."},{"family":"Fonzo","given":"Marco"},{"family":"Fornari","given":"Arianna"},{"family":"Fornari","given":"Carla"},{"family":"Forray","given":"Alina Ioana"},{"family":"Fortuna","given":"Daniela"},{"family":"Foschi","given":"Matteo"},{"family":"Fotouhi","given":"Maryam"},{"family":"Francis-Oliviero","given":"Florence"},{"family":"Fukumoto","given":"Takeshi"},{"family":"Fux","given":"Blima"},{"family":"Gaal","given":"Peter Andras"},{"family":"Gadeka","given":"Dominic Dormenyo"},{"family":"Gafane-Matemane","given":"Lebo Francina"},{"family":"Gaidhane","given":"Abhay Motiramji"},{"family":"Gaipov","given":"Abduzhappar"},{"family":"Gajdács","given":"Márió"},{"family":"Gakidou","given":"Emmanuela"},{"family":"Galali","given":"Yaseen"},{"family":"Gallus","given":"Silvano"},{"family":"Ganesan","given":"Balasankar"},{"family":"Gangachannaiah","given":"Shivaprakash"},{"family":"Gao","given":"Xiang"},{"family":"Garcia","given":"Fernando Barroga"},{"family":"Garcia-Azorin","given":"David"},{"family":"Garg","given":"Ravindra Kumar"},{"family":"Garg","given":"Vinod Kumar"},{"family":"Garlasco","given":"Jacopo"},{"family":"Gasevic","given":"Danijela"},{"family":"Gautam","given":"Prem"},{"family":"Gautam","given":"Rupesh K."},{"family":"Ge","given":"Hong-Han"},{"family":"Gebre","given":"Feven Sahle"},{"family":"Gebregergis","given":"Miglas Welay"},{"family":"Digssie Gebremariam","given":"Alemayehu Digssie"},{"family":"Gebremedhin","given":"Amanuel Tesfay"},{"family":"Gebremichael","given":"Bereket"},{"family":"Gelaw","given":"Asmare Yitayeh"},{"family":"Geleta","given":"Leta Adugna"},{"family":"Matin","given":"Ali Gerami"},{"family":"Geremew","given":"Gebremariam Wulie"},{"family":"Getahun","given":"Genanew K."},{"family":"Gete","given":"Kalab Yigermal"},{"family":"Ghadimi","given":"Delaram J."},{"family":"Ghadirian","given":"Fataneh"},{"family":"Ghaffari","given":"Kazem"},{"family":"Jolfayi","given":"Amir Ghaffari"},{"family":"Ghahramani","given":"Sulmaz"},{"family":"Ghajar","given":"Alireza"},{"family":"Ghamkhar","given":"Arin"},{"family":"Gheshlagh","given":"Reza Ghanei"},{"family":"Assl","given":"Shakiba Ghasemi"},{"family":"Seproo","given":"Faeze Ghasemi"},{"family":"Ghazy","given":"Ramy Mohamed"},{"family":"Gheno","given":"Gloria"},{"family":"Ghimire","given":"Sailaja"},{"family":"Ghith","given":"Nermin"},{"family":"Ghorbani","given":"Zeinab"},{"family":"Gil","given":"Artyom Urievich"},{"family":"Gilani","given":"Syed Abdullah"},{"family":"Gilani","given":"Syed Amir"},{"family":"Gilbertson","given":"Nora M."},{"family":"Gill","given":"Tiffany K."},{"family":"Gillum","given":"Richard F."},{"family":"Girmay","given":"Alem Abera"},{"family":"Girombelli","given":"Alessandro"},{"family":"Glasstetter","given":"Logan M."},{"family":"Glushkova","given":"Ekaterina Vladimirovna"},{"family":"Gnedovskaya","given":"Elena V."},{"family":"Göbölös","given":"Laszlo"},{"family":"Goel","given":"Amit"},{"family":"Goh","given":"Lay Hoon"},{"family":"Gohari","given":"Kimiya"},{"family":"Gohil","given":"Megha Nishith"},{"family":"Goldust","given":"Mohamad"},{"family":"Goleij","given":"Pouya"},{"family":"Golinelli","given":"Davide"},{"family":"Golkar","given":"Mohsen"},{"family":"Gomes-Neto","given":"Mansueto"},{"family":"Goodarzian","given":"MReza"},{"family":"Goshu","given":"Abel Tibebu"},{"family":"Goulart","given":"Alessandra C."},{"family":"Gregorio","given":"Ernesto Ramos"},{"family":"Grivna","given":"Michal"},{"family":"Grover","given":"Ashna"},{"family":"Guadie","given":"Habtamu Alganeh"},{"family":"Guan","given":"Shi-Yang"},{"family":"Guan","given":"Zhongyang"},{"family":"Guarducci","given":"Giovanni"},{"family":"Mohialdeen Gubari","given":"Mohammed Ibrahim"},{"family":"Guha","given":"Avirup"},{"family":"Guicciardi","given":"Stefano"},{"family":"Gulati","given":"Sheffali"},{"family":"Gulati","given":"Snigdha"},{"family":"Gunawardane","given":"Damitha Asanga"},{"family":"Gunturu","given":"Sasidhar"},{"family":"Guo","given":"Qianyu"},{"family":"Guo","given":"Xingzhi"},{"family":"Guo","given":"Zheng"},{"family":"Guo","given":"Zhifeng"},{"family":"Gupta","given":"Anish Kumar"},{"family":"Gupta","given":"Bhawna"},{"family":"Gupta","given":"Himanshu"},{"family":"Gupta","given":"Lalit"},{"family":"Gupta","given":"Rahul"},{"family":"Gupta","given":"Rajeev"},{"family":"Gupta","given":"Sapna"},{"family":"Gupta","given":"Vivek Kumar"},{"family":"Gutiérrez-Murillo","given":"Roberth Steven"},{"family":"Guzman-Esquivel","given":"Jose"},{"family":"Habibzadeh","given":"Adrina"},{"family":"Habibzadeh","given":"Farrokh"},{"family":"Tesfaye Habteyes","given":"Abrham Tesfaye"},{"family":"Habteyohannes","given":"Awoke Derbie"},{"family":"Hadei","given":"Mostafa"},{"family":"Hadi","given":"Najah R."},{"family":"Hadian","given":"Zahra"},{"family":"Haghdoost","given":"Faraidoon"},{"family":"Haghmorad","given":"Dariush"},{"family":"Haghtalab","given":"Arian"},{"family":"Haile","given":"Demewoz"},{"family":"Hailu","given":"Haimanot Ewnetu"},{"family":"Haj-Mirzaian","given":"Arvin"},{"family":"Halder","given":"Pritam"},{"family":"Halim","given":"Sobia Ahsan"},{"family":"Halwani","given":"Rabih"},{"family":"Hamad","given":"Islam M."},{"family":"Hamdy","given":"Nadia M."},{"family":"Hamidi","given":"Samer"},{"family":"Hamilton","given":"Erin B."},{"family":"Hammoud","given":"Ahmad"},{"family":"Hamza","given":"Mohammad"},{"family":"Hamza","given":"Umar Sabiu"},{"family":"Hanif","given":"Asif"},{"family":"Hanifi","given":"Nasrin"},{"family":"Hankey","given":"Graeme J."},{"family":"Hanna","given":"Fahad"},{"family":"Haque","given":"Moon Moon"},{"family":"Haque","given":"Obaid I."},{"family":"Hareru","given":"Habtamu Endashaw"},{"family":"Haro","given":"Josep Maria"},{"family":"Marah Has","given":"Eka Mishbahatul"},{"family":"Hasaballah","given":"Ahmed I."},{"family":"Hasan","given":"Faizul"},{"family":"Hasan","given":"Md Kamrul"},{"family":"Hasani","given":"Hamidreza"},{"family":"Hasanpour- Dehkordi","given":"Ali"},{"family":"Hashemian","given":"Maryam"},{"family":"Hashempour","given":"Zahra"},{"family":"Hashempur","given":"Mohammad Hashem"},{"family":"Hashim","given":"Nada Tawfig"},{"family":"Saquib Hasnain","given":"Md"},{"family":"Hassan","given":"Amr"},{"family":"Hassan","given":"Ikrama Ibrahim"},{"family":"Hassan","given":"Md Imtaiyaz"},{"family":"Hassan","given":"Muhammad"},{"family":"Hassan","given":"Shoaib"},{"family":"Hassan Wada","given":"Yusuf Wada"},{"family":"Hassan Zadeh Tabatabaei","given":"Mahgol Sadat"},{"family":"Hassankhani","given":"Hadi"},{"family":"Haubold","given":"Johannes"},{"family":"Havmoeller","given":"Rasmus J."},{"family":"Hawat","given":"Angie"},{"family":"Hay","given":"Simon I."},{"family":"He","given":"Guohua"},{"family":"He","given":"Jiawei"},{"family":"He","given":"Qiang"},{"family":"Hebert","given":"Jeffrey J."},{"family":"Heidari","given":"Golnaz"},{"family":"Heidari","given":"Mohammad"},{"family":"Ali Heidari Gorji","given":"Mohammad"},{"family":"Hemmati","given":"Mehdi"},{"family":"Hesami","given":"Hamed"},{"family":"Hewage","given":"Sumudu Avanthi"},{"family":"Heydari","given":"Majid"},{"family":"Heydari","given":"Mojtaba"},{"family":"Hezam","given":"Kamal"},{"family":"Hikibu","given":"Mitiku Desalegn"},{"family":"Hiraike","given":"Yuta"},{"family":"Holla","given":"Ramesh"},{"family":"Hong","given":"Young-Rock"},{"family":"Hopkins","given":"Ashley Mark"},{"family":"Hoseinzadeh","given":"Mehdi"},{"family":"Hossain","given":"Alamgir"},{"family":"Hossain","given":"Lubna"},{"family":"Hossain","given":"Md Belal"},{"family":"Hossain","given":"Md Mahbub"},{"family":"Hossain","given":"Md Sabbir"},{"family":"Hossain","given":"Mohammad Bellal"},{"family":"mohammadi","given":"negin","non-dropping-particle":"hosseini","dropping-particle":"sadat"},{"family":"Hosseinzadeh","given":"Hassan"},{"family":"Hostiuc","given":"Mihaela"},{"family":"Hostiuc","given":"Sorin"},{"family":"Hotwani","given":"Priya"},{"family":"Hoven","given":"Hanno"},{"family":"Hsairi","given":"Mohamed"},{"family":"Hu","given":"Ben"},{"family":"Hu","given":"Chengxi"},{"family":"Huang","given":"Junjie"},{"family":"Huang","given":"Yu-Song"},{"family":"Huang","given":"Zunnan"},{"family":"Hundie","given":"Tsegaye Gebreyes"},{"family":"Hushmandi","given":"Kiavash"},{"family":"Hussain","given":"Javid"},{"family":"Hussain","given":"M Azhar"},{"family":"Hussein","given":"Dursa"},{"family":"Husseiny","given":"Mohamed Ibrahim"},{"family":"Hwang","given":"Bing-Fang"},{"family":"Iavicoli","given":"Ivo"},{"family":"Ibitoye","given":"Segun Emmanuel"},{"family":"Ibrahim","given":"Khalid S."},{"family":"Ibrahim","given":"Ramzi"},{"family":"Ibrahim","given":"Umar Idris"},{"family":"Ikeda","given":"Nayu"},{"family":"Ikiroma","given":"Adalia"},{"family":"Ilesanmi","given":"Olayinka Stephen"},{"family":"Ilic","given":"Irena M."},{"family":"Ilic","given":"Milena D."},{"family":"Ilyas","given":"Muhana Fawwazy"},{"family":"Imam","given":"Mohammad Tarique"},{"family":"Immurana","given":"Mustapha"},{"family":"Imoh","given":"Lucius Chidiebere"},{"family":"Inok","given":"Arit"},{"family":"Iqhrammullah","given":"Muhammad"},{"family":"Isa","given":"Mustafa Alhaji"},{"family":"Iskandar","given":"Benni"},{"family":"Iskander","given":"Teresa R."},{"family":"Islam","given":"Md Fakrul"},{"family":"Islam","given":"Md Rabiul"},{"family":"Islam","given":"Md Sahidul"},{"family":"Islam","given":"Md Saiful"},{"family":"Islam","given":"Md Shariful"},{"family":"Islam","given":"Rakibul M."},{"family":"Ismail","given":"Faisal"},{"family":"Ismail","given":"Nahlah Elkudssiah"},{"family":"Ismoldayev","given":"Yerlan"},{"family":"Iso","given":"Hiroyasu"},{"family":"Isola","given":"Gaetano"},{"family":"Issa","given":"Ramzy"},{"family":"Ituka","given":"Mosimah Charles"},{"family":"Iwagami","given":"Masao"},{"family":"Iyasu","given":"Assefa N."},{"family":"Jaafari","given":"Jalil"},{"family":"Jacob","given":"Louis"},{"family":"Jafari-Khounigh","given":"Ali"},{"family":"Jaffar","given":"Shabbar"},{"family":"Jaganathan","given":"Vennila"},{"family":"Jaganathasamy","given":"Nagaraj"},{"family":"Jahan","given":"Shafkat"},{"family":"Jahangiri","given":"Soodeh"},{"family":"Jahani","given":"Shima"},{"family":"Jahrami","given":"Haitham"},{"family":"Jain","given":"Akhil"},{"family":"Jain","given":"Ayushi"},{"family":"Jain","given":"Pragati"},{"family":"Jairoun","given":"Ammar Abdulrahman"},{"family":"Jaiswal","given":"Swati"},{"family":"Jakovljevic","given":"Mihajlo"},{"family":"Jaliliyan","given":"Ali"},{"family":"Jalloh","given":"Mohamed"},{"family":"Jamal","given":"Armaan"},{"family":"Sajid Jamal","given":"Qazi Mohammad"},{"family":"Jamali","given":"Navid"},{"family":"Jameie","given":"Melika"},{"family":"Jamshidi","given":"Masoud"},{"family":"Janardhanan","given":"Rajiv"},{"family":"Javadi","given":"Nilofer"},{"family":"Javaid","given":"Syed Sarmad"},{"family":"Javankiani","given":"Sepide"},{"family":"Javanmardi","given":"Anita"},{"family":"Jayanna","given":"Krishnamurthy"},{"family":"Jayapal","given":"Sathish Kumar"},{"family":"Jayaram","given":"Shubha"},{"family":"Duminda Jayasinghe","given":"Ruwan"},{"family":"Jayatilleke","given":"Achala Upendra"},{"family":"Jeong","given":"Seogsong"},{"family":"Jeswani","given":"Bijay Mukesh"},{"family":"Jha","given":"Anil K."},{"family":"Ji","given":"Zixiang"},{"family":"Jiang","given":"Min"},{"family":"Jin","given":"Wenyi"},{"family":"Jokar","given":"Mohammad"},{"family":"Jonas","given":"Jost B."},{"family":"Joo","given":"Tamas"},{"family":"Jor","given":"Abu"},{"family":"Jose","given":"Jobin"},{"family":"Jose","given":"Jobinse"},{"family":"Joseph","given":"Nitin"},{"family":"Joshua","given":"Charity Ehimwenma"},{"family":"Josten","given":"Kripa"},{"family":"Joukar","given":"Farahnaz"},{"family":"Jozwiak","given":"Jacek Jerzy"},{"family":"Jürisson","given":"Mikk"},{"family":"Juweid","given":"Malik E."},{"family":"Kaambwa","given":"Billingsley"},{"family":"Kabir","given":"Ali"},{"family":"Kabir","given":"Zubair"},{"family":"Kadashetti","given":"Vidya"},{"family":"Kader","given":"Avan"},{"family":"Kader","given":"Md Lutful"},{"family":"Kadir","given":"Dler Hussein"},{"family":"Kaibullayeva","given":"Jamilya"},{"family":"Kakkar","given":"Ashish Kumar"},{"family":"Kalankesh","given":"Leila R."},{"family":"Kalra","given":"Sanjay"},{"family":"Kamal","given":"Manoj"},{"family":"Kamarajah","given":"Sivesh Kathir"},{"family":"Kamath","given":"Ashwin"},{"family":"Kamel","given":"Ibrahim"},{"family":"Kamireddy","given":"Arun"},{"family":"Kamyari","given":"Naser"},{"family":"Kamyshnyi","given":"Oleksandr"},{"family":"Kan","given":"Haidong"},{"family":"Kanaan","given":"Mona"},{"family":"Kanaan","given":"Saddam Fuad"},{"family":"Kankam","given":"Samuel Berchi"},{"family":"Kazeem Kanmodi","given":"Kehinde"},{"family":"Kansal","given":"Sushil Kumar"},{"family":"Kantar","given":"Rami S."},{"family":"Kar","given":"Sujita Kumar"},{"family":"Karagiannidis","given":"Efstratios"},{"family":"Karakasis","given":"Paschalis"},{"family":"Karami","given":"Jafar"},{"family":"Karch","given":"André"},{"family":"Kariman","given":"Arian"},{"family":"Karimi","given":"Aliasghar"},{"family":"Karimtabar","given":"Hajar"},{"family":"Karki","given":"Prabin"},{"family":"Karobari","given":"Mohmed Isaqali"},{"family":"Karpiński","given":"Tomasz M."},{"family":"Kasa","given":"Ayele Semachew"},{"family":"Kasozi","given":"Derrick"},{"family":"Kasraei","given":"Hengameh"},{"family":"Kassa","given":"Tigabu Hailu"},{"family":"Kassar","given":"Ahmad M."},{"family":"Kassebaum","given":"Nicholas J."},{"family":"Kattea","given":"Mohammad Obadah"},{"family":"Kazemian","given":"Sina"},{"family":"Kedir","given":"Shemsu"},{"family":"Keivanlou","given":"Mohammad-Hossein"},{"family":"Kelly","given":"Jaimon Terence"},{"family":"Kempegowda","given":"Swetha N."},{"family":"Keshwani","given":"Ariz"},{"family":"Kesse-Guyot","given":"Emmanuelle"},{"family":"Keykhaei","given":"Mohammad"},{"family":"Khadembashiri","given":"Mohamad Mehdi"},{"family":"Khadembashiri","given":"Mohammad Amin"},{"family":"Khademi","given":"Reza"},{"family":"Khader","given":"Yousef Saleh"},{"family":"Khaing","given":"Inn Kynn"},{"family":"Khajuria","given":"Himanshu"},{"family":"Khaksar","given":"Mohammad Ali"},{"family":"Khalid","given":"Nauman"},{"family":"Khalil","given":"Anees Ahmed"},{"family":"Khalili","given":"Pantea"},{"family":"khalis","given":"Mohamed"},{"family":"Khan","given":"Ajmal"},{"family":"Khan","given":"Asaduzzaman"},{"family":"Khan","given":"Faiz Ullah"},{"family":"Khan","given":"Fayaz"},{"family":"Khan","given":"Iman Waheed"},{"family":"Khan","given":"Maseer"},{"family":"Saeed Khan","given":"Md Abdullah"},{"family":"Khan","given":"Moien AB."},{"family":"Khan","given":"Muhammad Hamza"},{"family":"Khan","given":"Muhammad Mueed"},{"family":"Khan","given":"Muhammad Umer"},{"family":"Khan","given":"Salman Ali"},{"family":"Khan","given":"Serab"},{"family":"Khan","given":"Sumaiya Khan"},{"family":"Khan","given":"Ubaid"},{"family":"Khan","given":"Yusuf Saleem"},{"family":"Khanal","given":"Vishnu"},{"family":"Khashim","given":"Zenith"},{"family":"Khatab","given":"Prof Khaled"},{"family":"Khatatbeh","given":"Moawiah Mohammad"},{"family":"Khatib","given":"Mahalaqua Nazli"},{"family":"Khayat Kashani","given":"Hamid Reza"},{"family":"Khazaei","given":"Afshin"},{"family":"Kheirallah","given":"Khalid A."},{"family":"Zarandi","given":"Peyman Kheirandish"},{"family":"Kheradmand","given":"Daniel"},{"family":"Khidri","given":"Feriha Fatima"},{"family":"Khokhar","given":"Manoj"},{"family":"Khokhar","given":"Sunil Kumar"},{"family":"Khoshrou","given":"Alireza"},{"family":"Khoshvaght","given":"Parisa"},{"family":"Khosla","given":"Atulya Aman"},{"family":"Khosravi","given":"Ahmad"},{"family":"Khosravi","given":"Majid"},{"family":"Khosravi","given":"Sepehr"},{"family":"Khosrowjerdi","given":"Mahmood"},{"family":"Khuman","given":"P Ratan"},{"family":"Kifle","given":"Zemene Demelash"},{"family":"Kim","given":"Jinho"},{"family":"Kim","given":"Kwanghyun"},{"family":"Kim","given":"Sungroul"},{"family":"Kim","given":"Yun Jin"},{"family":"Kimokoti","given":"Ruth W."},{"family":"Kinfu","given":"Yohannes"},{"family":"Kisa","given":"Adnan"},{"family":"Kisa","given":"Sezer"},{"family":"Kivimäki","given":"Mika"},{"family":"Km","given":"Shivakumar"},{"family":"Kobyliak","given":"Nazarii"},{"family":"Kogi","given":"Robert"},{"family":"Kohansal","given":"Erfan"},{"family":"Kokkorakis","given":"Michail"},{"family":"Kolahi","given":"Ali-Asghar"},{"family":"Kolte","given":"Dhaval"},{"family":"Kompani","given":"Farzad"},{"family":"Koohestani","given":"Hamid Reza"},{"family":"Koren","given":"Gerbrand"},{"family":"Kormoker","given":"Tapos"},{"family":"Korshunov","given":"Vladimir Andreevich"},{"family":"Korzh","given":"Oleksii"},{"family":"Koscik","given":"Michal"},{"family":"Kostev","given":"Karel"},{"family":"Kothari","given":"Nikhil"},{"family":"Kothari","given":"Yash Lalit"},{"family":"Kotnis","given":"Ashwin Laxmikant"},{"family":"Koul","given":"Parvaiz A."},{"family":"Koulmane Laxminarayana","given":"Sindhura Lakshmi"},{"family":"Kretchy","given":"James-Paul"},{"family":"Krishan","given":"Kewal"},{"family":"Krishna","given":"Varun"},{"family":"Król","given":"Zbigniew J."},{"family":"Kua","given":"Chong-Han"},{"family":"Hassan Kuchay","given":"Raja Amir"},{"family":"Bicer","given":"Burcu Kucuk"},{"family":"Kuddus","given":"Mohammed"},{"family":"Kukreti","given":"Shikha"},{"family":"Kulimbet","given":"Mukhtar"},{"family":"Kulkarni","given":"Vishnutheertha"},{"family":"Kumar","given":"Ashish"},{"family":"Kumar","given":"Dewesh"},{"family":"Kumar","given":"G Anil"},{"family":"Kumar","given":"Kamal"},{"family":"Kumar","given":"Manasi"},{"family":"Kumar","given":"Mukesh"},{"family":"Kumar","given":"Narendar"},{"family":"Kumar","given":"Nithin"},{"family":"Kumar","given":"Rakesh"},{"family":"Kumar","given":"Tushar"},{"family":"Kumar","given":"Vijay"},{"family":"Kundu","given":"Amartya"},{"family":"Kunutsor","given":"Setor K."},{"family":"Kurmi","given":"Om P."},{"family":"Kurniasari","given":"Maria Dyah"},{"family":"Kusnali","given":"Asep"},{"family":"Yeni Kustanti","given":"Christina Yeni"},{"family":"Kusuma","given":"Dian"},{"family":"Kuttybayev","given":"Assylkhan"},{"family":"Patrick Kwong","given":"Wai Hang"},{"family":"Kytö","given":"Ville"},{"family":"C","given":"Pallavi L."},{"family":"Vecchia","given":"Carlo La"},{"family":"Lahariya","given":"Chandrakant"},{"family":"Ching Lai","given":"Daphne Teck"},{"family":"Lakanova","given":"Balzhan"},{"family":"Lallukka","given":"Tea"},{"family":"Lám","given":"Judit"},{"family":"Lanfranchi","given":"Francesco"},{"family":"Lasrado","given":"Savita"},{"family":"Latif","given":"Areeba"},{"family":"Lee Lau","given":"Kenney Ki"},{"family":"Lawal","given":"Basira Kankia"},{"family":"Lawan","given":"Aliyu"},{"family":"Thanh Le","given":"Huyen Thi"},{"family":"Thu Le","given":"Thao Thi"},{"family":"Le","given":"Thoa"},{"family":"Thanh Le","given":"Trang Diep"},{"family":"Bich Le","given":"Trang Thi"},{"family":"Leasher","given":"Janet L."},{"family":"Lee","given":"Ivan"},{"family":"Lee","given":"Paul H."},{"family":"Lee","given":"Seung Won"},{"family":"Lee","given":"Wei-Chen"},{"family":"Leivaditis","given":"Vasileios"},{"family":"Leonardi","given":"Matilde"},{"family":"Leong","given":"Elvynna"},{"family":"Letafatkar","given":"Negin"},{"family":"Li","given":"An"},{"family":"Li","given":"Daisong"},{"family":"Li","given":"Jiaying"},{"family":"Li","given":"Jie"},{"family":"Li","given":"Ming-Chieh"},{"family":"Li","given":"Wei"},{"family":"Li","given":"Weilong"},{"family":"Li","given":"Wenjie"},{"family":"Li","given":"Yichong"},{"family":"Li","given":"Zhaolong Adrian"},{"family":"Li","given":"Zhihui"},{"family":"Lim","given":"Lee-Ling"},{"family":"Lim","given":"Stephen S."},{"family":"Lin","given":"Jialing"},{"family":"Lin","given":"Queran"},{"family":"Lin","given":"Ro-Ting"},{"family":"Lindholm","given":"Daniel"},{"family":"Liu","given":"Gang"},{"family":"Liu","given":"Haipeng"},{"family":"Liu","given":"Xiaofeng"},{"family":"Liu","given":"Xuefeng"},{"family":"Liu","given":"Zhe"},{"family":"Llanaj","given":"Erand"},{"family":"Lohner","given":"Valerie"},{"family":"Lonimath","given":"Ashwini"},{"family":"López-Gil","given":"José Francisco"},{"family":"Lopukhov","given":"Platon D."},{"family":"Lorenzovici","given":"László"},{"family":"Lorkowski","given":"Stefan"},{"family":"Lotufo","given":"Paulo A."},{"family":"Lourembam","given":"Surbala Devi"},{"family":"Lucchetti","given":"Giancarlo"},{"family":"Lugo","given":"Alessandra"},{"family":"Luo","given":"Peng"},{"family":"Lutambi","given":"Angelina M."},{"family":"Lv","given":"Hengliang"},{"family":"Lv","given":"Lei"},{"family":"Lwin","given":"Kaung Suu"},{"family":"Lytras","given":"Dimitrios"},{"family":"Lytras","given":"Miltiadis D."},{"family":"Lytvyak","given":"Ellina"},{"family":"Ma","given":"Kevin Sheng-Kai"},{"family":"Ma","given":"Zheng Feei"},{"family":"Mabrok","given":"Mahmoud"},{"family":"Machoy","given":"Monika"},{"family":"Madadi","given":"Firoozeh"},{"family":"Madinezad","given":"Seyed Ataollah"},{"family":"Madureira-Carvalho","given":"Aurea Marilia"},{"family":"Maffia","given":"Pasquale"},{"family":"Magaña Gómez","given":"Javier A."},{"family":"Maghazachi","given":"Azzam A."},{"family":"Mahalingam","given":"Sasikumar"},{"family":"Mahalleh","given":"Mehrdad"},{"family":"Mahalwar","given":"Gauranga"},{"family":"Mahamed","given":"Abdulahi Abdiwali"},{"family":"Mahamed","given":"Samatar Abshir"},{"family":"Mahasha","given":"Phetole Walter"},{"family":"Mahjoob","given":"Monireh"},{"family":"Mahmood","given":"Nozad Hussein"},{"family":"Mahmoudi","given":"Elham"},{"family":"Mahmoudi","given":"Farhad"},{"family":"Maiti","given":"Rituparna"},{"family":"Majmundar","given":"Vidit D."},{"family":"Malagón-Rojas","given":"Jeadran N."},{"family":"Rad","given":"Elaheh Malakan"},{"family":"Malekzadeh","given":"Reza"},{"family":"Singh Malhotra","given":"Hardeep"},{"family":"Malik","given":"Ahmad Azam"},{"family":"Ahmed Malik","given":"Muhammad Sajeel"},{"family":"Malik","given":"Shahid"},{"family":"Malik","given":"Tabarak"},{"family":"Malta","given":"Deborah Carvalho"},{"family":"Mangdow","given":"Mustapha"},{"family":"Manirambona","given":"Emery"},{"family":"Manjani","given":"Lokesh"},{"family":"Manla","given":"Yosef"},{"family":"Mannan","given":"Fahmida"},{"family":"Mannethodi","given":"Kamaruddeen"},{"family":"Mansoor","given":"Farheen"},{"family":"Mansouri","given":"Vahid"},{"family":"Mansourian","given":"Marjan"},{"family":"Mansournia","given":"Mohammad Ali"},{"family":"Manu","given":"Emmanuel"},{"family":"Maqsood","given":"Sajid"},{"family":"Marasini","given":"Bishnu P."},{"family":"Marateb","given":"Hamid Reza"},{"family":"Marino","given":"Mirko"},{"family":"Marks-Hultström","given":"Michael"},{"family":"Marques","given":"Adilson"},{"family":"Martinez-Piedra","given":"Ramon"},{"family":"Martins-Melo","given":"Francisco Rogerlândio"},{"family":"Martorell","given":"Miquel"},{"family":"März","given":"Winfried"},{"family":"Rillera Marzo","given":"Roy"},{"family":"Marzouk","given":"Sammer"},{"family":"Masi","given":"Stefano"},{"family":"Masoudi","given":"Alireza"},{"family":"Masrouri","given":"Soroush"},{"family":"Matei","given":"Clara N."},{"family":"Mathangasinghe","given":"Yasith"},{"family":"Mathew","given":"Don"},{"family":"Mathur","given":"Medha"},{"family":"Mathur","given":"Neeta"},{"family":"Penido Matozinhos","given":"Fernanda"},{"family":"Mattiello","given":"Rita"},{"family":"Mattoo","given":"Khurshid A."},{"family":"Maude","given":"Richard James"},{"family":"Maugeri","given":"Andrea"},{"family":"Mazidi","given":"Mohsen"},{"family":"Mazzaglia","given":"Giampiero"},{"family":"McPhail","given":"Steven M."},{"family":"Medel Salas","given":"María Paz"},{"family":"Mehboob","given":"Riffat"},{"family":"Mehmood","given":"Asim"},{"family":"Mehravar","given":"Fatemeh"},{"family":"Mehrotra","given":"Ravi"},{"family":"Mehta","given":"Vini"},{"family":"Meto","given":"Tesfahun Mekene"},{"family":"Mekonnen","given":"Berhanu Abebaw"},{"family":"Mekonnen","given":"Eskedar Getie"},{"family":"Meles","given":"Hadush Negash"},{"family":"Melisa","given":"Septi"},{"family":"Memish","given":"Ziad Ahmed"},{"family":"Mendoza","given":"Walter"},{"family":"Menezes","given":"Godfred Antony"},{"family":"Menezes","given":"Ritesh G."},{"family":"Mengesha","given":"Endalkachew Worku"},{"family":"Mengistie","given":"Emiru Ayalew"},{"family":"Mentis","given":"Alexios-Fotios A"},{"family":"Mercogliano","given":"Michelangelo"},{"family":"Meretoja","given":"Atte"},{"family":"Mestrovic","given":"Tomislav"},{"family":"Kukulege Mettananda","given":"Chamila Dinushi"},{"family":"Mettananda","given":"Sachith"},{"family":"Metwally","given":"Mohamed"},{"family":"Miezah","given":"Dennis"},{"family":"Miller","given":"Ted R."},{"family":"Minervini","given":"Giuseppe"},{"family":"Ming","given":"Wai-kit"},{"family":"Mini","given":"G. K."},{"family":"Mirdamadi","given":"Arian"},{"family":"Mirdamadi","given":"Niloofar"},{"family":"Mirghafourvand","given":"Mojgan"},{"family":"Mirrakhimov","given":"Erkin M."},{"family":"Mirzaei","given":"Roya"},{"family":"Mishra","given":"Amaresh"},{"family":"Mishra","given":"Archana"},{"family":"Mishra","given":"Shivangi"},{"family":"Mishra","given":"Vinaytosh"},{"family":"Mithra","given":"Prasanna"},{"family":"Mittal","given":"Chaitanya"},{"family":"Mobayen","given":"Mohammadreza"},{"family":"Modi","given":"Natansh Deepak"},{"family":"Mogessie","given":"Yidnek"},{"family":"Mohamed","given":"Abdalla Z."},{"family":"Mohamed","given":"Ahmed Ismail"},{"family":"Mohamed","given":"Heba M."},{"family":"Mohamed","given":"Hebatalla"},{"family":"Mohamed","given":"Jama"},{"family":"Mohamed","given":"Mona Gamal"},{"family":"Mohamed","given":"Nouh Saad"},{"family":"Mohammad","given":"Ameen Mosa"},{"family":"Mohammad","given":"Taj"},{"family":"Mohammad-Alizadeh-Charandabi","given":"Sakineh"},{"family":"Mohammadi","given":"Abdolreza"},{"family":"Mohammadi","given":"Ida"},{"family":"Mohammadi","given":"Saeed"},{"family":"Mohammadi","given":"Sammy"},{"family":"Mohammadi","given":"Seyed Omid"},{"family":"Mohammadian-Hafshejani","given":"Abdollah"},{"family":"Mohammadpour","given":"Saeed"},{"family":"Mohammadzadeh","given":"Ibrahim"},{"family":"Mohammed","given":"Hussen"},{"family":"Mohammed","given":"Shafiu"},{"family":"Mohammed","given":"Yahaya"},{"family":"Mohan","given":"Syam"},{"family":"Mohsen","given":"Yazan"},{"family":"Mohsenzadeh","given":"Amin"},{"family":"Mohsin","given":"Aleenah"},{"family":"Mokdad","given":"Ali H."},{"family":"Mokhirev","given":"Alexandr"},{"family":"Vardanjani","given":"Hossein Molavi"},{"family":"Molinaro","given":"Sabrina"},{"family":"Momani","given":"Shaher"},{"family":"Momeni","given":"Hamidreza"},{"family":"Monasta","given":"Lorenzo"},{"family":"Monazzami","given":"Amirabbas"},{"family":"Moni","given":"Mohammad Ali"},{"family":"Mons","given":"Ute"},{"family":"Namin","given":"Sara Montazeri"},{"family":"Moradi","given":"Tayebeh"},{"family":"Moraga","given":"Paula"},{"family":"Morales-Juárez","given":"Linda"},{"family":"Morawska","given":"Lidia"},{"family":"Moreira","given":"Rafael Silveira"},{"family":"Morgan","given":"Anthony Kwame"},{"family":"Morovatdar","given":"Negar"},{"family":"Morsy","given":"Mahmoud M."},{"family":"Morze","given":"Jakub"},{"family":"Mossialos","given":"Prof Elias"},{"family":"Motaharinezhad","given":"Fatemeh"},{"family":"Motappa","given":"Rohith"},{"family":"Motavvef","given":"Maha"},{"family":"Motiei","given":"Mahsa"},{"family":"Mousavi","given":"Parsa"},{"family":"Khaneghah","given":"Amin Mousavi"},{"family":"Sadegh Mousavi Kiasary","given":"Seyed Mohamad"},{"family":"Mowafy","given":"Hagar"},{"family":"Mozafar","given":"Mehrdad"},{"family":"MozafaryBazargany","given":"Mohammadhossein"},{"family":"Yousefi","given":"Kimia Mozahheb"},{"family":"Mubarik","given":"Sumaira"},{"family":"Muccioli","given":"Lorenzo"},{"family":"Mueller","given":"Ulrich Otto"},{"family":"Mukherjee","given":"Sumoni"},{"family":"Mukoro","given":"George Duke"},{"family":"Mulatu","given":"Sileshi"},{"family":"Mulita","given":"Admir"},{"family":"Mulita","given":"Francesk"},{"family":"Mulu","given":"Getaneh Baye"},{"family":"Muneer","given":"Muneeb Ahmad"},{"family":"Muniyandi","given":"Malaisamy"},{"family":"Munjal","given":"Kavita"},{"family":"Munkhsaikhan","given":"Yanjinlkham"},{"family":"Munshi","given":"Anjana"},{"family":"Murillo-Zamora","given":"Efren"},{"family":"Musa","given":"Abbas"},{"family":"Musa","given":"Sani"},{"family":"Mushtaq","given":"Ali"},{"family":"Mustafa","given":"Ahmad"},{"family":"Mustafa","given":"Ghulam"},{"family":"Muthu","given":"Sathish"},{"family":"Muthupandian","given":"Saravanan"},{"family":"Muvunyi","given":"Claude Mambo"},{"family":"Muzaffar","given":"Muhammad"},{"family":"Mwita","given":"Julius C."},{"family":"Myung","given":"Woojae"},{"family":"Nafei","given":"Ayoub"},{"family":"Nagarajan","given":"Ahamarshan Jayaraman"},{"family":"Naghavi","given":"Pirouz"},{"family":"Naghshbandi","given":"Mobin"},{"family":"Naik","given":"Ganesh R."},{"family":"Naik","given":"Gurudatta"},{"family":"Naik","given":"Hiten"},{"family":"Nainu","given":"Firzan"},{"family":"Nair","given":"Sanjeev"},{"family":"Najafi","given":"Mohammad Sadeq"},{"family":"Rashid Najmuldeen","given":"Hastyar Hama"},{"family":"Nakhostin Ansari","given":"Noureddin"},{"family":"Nambi","given":"Gopal"},{"family":"Nanavaty","given":"Dhairya P."},{"family":"Nangia","given":"Vinay"},{"family":"Naqvi","given":"Atta Abbas"},{"family":"Swamy","given":"Sreenivas Narasimha"},{"family":"Nargus","given":"Shumaila"},{"family":"Nascimento","given":"Bruno Ramos"},{"family":"Nascimento","given":"Gustavo G."},{"family":"Naser","given":"Mohammad"},{"family":"Nashwan","given":"Abdulqadir J."},{"family":"Nasrollahizadeh","given":"Ali"},{"family":"Nasrollahizadeh","given":"Amir"},{"family":"Nassar","given":"Mahmoud"},{"family":"Natto","given":"Zuhair S."},{"family":"Nauman","given":"Javaid"},{"family":"Naureen","given":"Zakira"},{"family":"Kumari Navaratna","given":"Samidi Nirasha"},{"family":"Nayak","given":"Biswa Prakash"},{"family":"Ganesh Nayak","given":"Shalini Ganesh"},{"family":"Shahariar Nayon","given":"Md Fahad"},{"family":"Nchanji","given":"G Takop"},{"family":"Ndejjo","given":"Rawlance"},{"family":"Ndungu","given":"Anthony Wainaina"},{"family":"Neal","given":"Bruce"},{"family":"Nega","given":"Amanuel Tebabal"},{"family":"Negahdary","given":"Masoud"},{"family":"Negash","given":"Wubshet D."},{"family":"Negru","given":"Alina Gabriela"},{"family":"Nejjari","given":"Chakib"},{"family":"Nekouei","given":"Omid"},{"family":"Nematollahi","given":"Mohammad Hadi"},{"family":"Nepal","given":"Gaurav"},{"family":"Netsere","given":"Henok Biresaw"},{"family":"Nezameslami","given":"Ahmadreza"},{"family":"Ng","given":"Marie"},{"family":"Ngunjiri","given":"Josephine W."},{"family":"Nguyen","given":"Cuong Tat"},{"family":"Nguyen","given":"Dang"},{"family":"Hien Nguyen","given":"Hau Thi"},{"family":"Nguyen","given":"Hien Quang"},{"family":"Nhi Nguyen","given":"Kieu Viet"},{"family":"Nguyen","given":"Long"},{"family":"Nguyen","given":"The Phuong"},{"family":"Nguyen","given":"Van Thanh"},{"family":"Niazi","given":"Robina Khan"},{"family":"Nieddu","given":"Luciano"},{"family":"Nikoobar","given":"Ali"},{"family":"Nikravangolsefid","given":"Nasrin"},{"family":"Niranjan","given":"Vikram"},{"family":"Niroomand","given":"Behnaz"},{"family":"Vianney Niyonsenga","given":"Jean Marie"},{"family":"Nizam","given":"Muhammad A."},{"family":"Afia Nkrumah-Boateng","given":"Princess Afia"},{"family":"Nnaji","given":"Chukwudi A."},{"family":"Nomura","given":"Shuhei"},{"family":"Ahmed Noor","given":"Syed Toukir"},{"family":"Noormohammadpour","given":"Pardis"},{"family":"Noreen","given":"Mamoona"},{"family":"Noroozi","given":"Masoud"},{"family":"Noubiap","given":"Jean Jacques"},{"family":"Nouri","given":"Mehran"},{"family":"Nriagu","given":"Valentine C."},{"family":"Nri-Ezedi","given":"Chisom Adaobi"},{"family":"Ntsekhe","given":"Mpiko"},{"family":"Nugen","given":"Fred"},{"family":"Nuh","given":"Abdulkadir Mohamed"},{"family":"Nurchis","given":"Mario Cesare"},{"family":"Dodzi Nyadanu","given":"Sylvester Dodzi"},{"family":"Nyande","given":"Felix Kwasi"},{"family":"Oancea","given":"Bogdan"},{"family":"Odat","given":"Ramez M."},{"family":"Oddi","given":"Fabio Massimo"},{"family":"Odukoya","given":"Oluwakemi Ololade"},{"family":"Oduro","given":"Michael Safo"},{"family":"Oghenetega","given":"Onome Bright"},{"family":"Ogundeko-Olugbami","given":"Oluwafunmilayo Tosin"},{"family":"Oguta","given":"James Odhiambo"},{"family":"Oh","given":"Sarah"},{"family":"O'Hagan","given":"Edel T."},{"family":"Ojedoyin","given":"Olusegun Olatunji"},{"family":"Ojo-Akosile","given":"Tolulope R."},{"family":"Okati-Aliabad","given":"Hassan"},{"family":"Okeke","given":"Sylvester Reuben"},{"family":"Okekunle","given":"Akinkunmi Paul"},{"family":"Okesanya","given":"Olalekan John"},{"family":"Okonji","given":"Osaretin Christabel"},{"family":"Okwute","given":"Patrick Godwin"},{"family":"Olabisi","given":"Oluwaseyi Isaiah"},{"family":"Olagunju","given":"Andrew T."},{"family":"Olalusi","given":"Oladotun Victor"},{"family":"Olanrewaju","given":"Timothy Olusegun"},{"family":"Olatubi","given":"Matthew Idowu"},{"family":"Oliveira","given":"Arão Belitardo"},{"family":"Moraes Oliveira","given":"Gláucia Maria"},{"family":"Olorukooba","given":"Abdulhakeem Abayomi"},{"family":"Oludoye","given":"Oluseye Olalekan"},{"family":"Olum","given":"Ronald"},{"family":"Oluwole","given":"Oluwafemi G."},{"family":"Omage","given":"Folorunsho Bright"},{"family":"Omer","given":"Goran Latif"},{"family":"Omonisi","given":"Abidemi E."},{"family":"Ong","given":"Sok King"},{"family":"Onyeaghala","given":"Chizaram A."},{"family":"Oommen","given":"Anu Mary"},{"family":"Opitz","given":"Marcel"},{"family":"Ordak","given":"Michal"},{"family":"Orscelik","given":"Atakan"},{"family":"Ortiz","given":"Alberto"},{"family":"Ortiz-Prado","given":"Esteban"},{"family":"Osborne","given":"Augustus"},{"family":"Osman","given":"Alaa A. M."},{"family":"Osman","given":"Wael M. S."},{"family":"Ostrominski","given":"John W."},{"family":"Osuagwu","given":"Uchechukwu Levi"},{"family":"Othman","given":"Elham H."},{"family":"Otorkpa","given":"Oche Joseph"},{"family":"Oumer","given":"Abdu"},{"family":"Ouyahia","given":"Amel"},{"family":"Owolabi","given":"Mayowa O."},{"family":"Owusu","given":"Irene Amoakoh"},{"family":"Oyebanji","given":"Oladayo Ayobami"},{"family":"Oyebola","given":"Kolapo"},{"family":"Oyelade","given":"Tope"},{"family":"A","given":"Mahesh P."},{"family":"Padda","given":"Inderbir"},{"family":"Padron-Monedero","given":"Alicia"},{"family":"Padubidri","given":"Jagadish Rao"},{"family":"Palladino","given":"Raffaele"},{"family":"Pan","given":"Hai-Feng"},{"family":"Panda","given":"Sujogya Kumar"},{"family":"Panda-Jonas","given":"Songhomitra"},{"family":"Katare","given":"Deepshikha Pande"},{"family":"Pandey","given":"Ashok"},{"family":"Able Panelo","given":"Carlo Irwin"},{"family":"Pang","given":"Ke"},{"family":"Pani","given":"Paola"},{"family":"Panigrahi","given":"Sunil Kumar"},{"family":"Panos","given":"Georgios D."},{"family":"Panos","given":"Leonidas D."},{"family":"Pant","given":"Suman"},{"family":"Pantazopoulos","given":"Ioannis"},{"family":"Stoian","given":"Anca Pantea"},{"family":"Papadimopoulos","given":"Ilias"},{"family":"Papadopoulou","given":"Paraskevi"},{"family":"Parekh","given":"Utsav"},{"family":"Roudsari","given":"Peyvand Parhizkar"},{"family":"Parikh","given":"Romil R."},{"family":"Park","given":"Chulwoo"},{"family":"Park","given":"Seoyeon"},{"family":"Parmar","given":"Arpit Jashwantbhai"},{"family":"parvandi","given":"Ava"},{"family":"Pashaei","given":"Ava"},{"family":"Passera","given":"Roberto"},{"family":"Patel","given":"Hemal M."},{"family":"Patel","given":"Jay"},{"family":"Patel","given":"Riya Jayesh"},{"family":"Patel","given":"Sangram Kishor"},{"family":"Patil","given":"Prof Shankargouda"},{"family":"Patoulias","given":"Dimitrios"},{"family":"Pattnaik","given":"Snigdha"},{"family":"Paudel","given":"Deepak"},{"family":"Paudel","given":"Susan"},{"family":"Pawar","given":"Shrikant"},{"family":"Pawar","given":"Shubhadarshini"},{"family":"Toroudi","given":"Hamidreza Pazoki"},{"family":"Pedersini","given":"Paolo"},{"family":"Pekarcikova","given":"Jarmila"},{"family":"Pensato","given":"Umberto"},{"family":"Filipino Pepito","given":"Veincent Christian"},{"family":"Peprah","given":"Emmanuel K."},{"family":"Peprah","given":"Prince"},{"family":"Pereira","given":"Gavin"},{"family":"Pereira","given":"Maria Odete"},{"family":"Perico","given":"Norberto"},{"family":"Perna","given":"Simone"},{"family":"Peter","given":"Olumuyiwa James"},{"family":"Pham","given":"Hoang Nhat"},{"family":"Pham","given":"Hoang Tran"},{"family":"Pham","given":"Tung Thanh"},{"family":"Phillips","given":"Michael R."},{"family":"Piradov","given":"Michael A."},{"family":"Pirera","given":"Edoardo"},{"family":"Pisoni","given":"Enrico"},{"family":"Plotnikov","given":"Evgenii"},{"family":"Poddighe","given":"Dimitri"},{"family":"Polibin","given":"Roman V."},{"family":"Pollner","given":"Peter"},{"family":"Poluru","given":"Ramesh"},{"family":"Avudaiappan","given":"Arjun Pon"},{"family":"Porntaveetus","given":"Thantrira"},{"family":"Pourbabaki","given":"Reza"},{"family":"Pourghazi","given":"Farzad"},{"family":"Pourkand","given":"Donya"},{"family":"Poursadeqiyan","given":"Mohsen"},{"family":"Pourshams","given":"Akram"},{"family":"Prabhu","given":"Ravindra Attur"},{"family":"Pradhan","given":"Jalandhar"},{"family":"Singh Pradhan","given":"Pranil Man"},{"family":"Prakash","given":"Prem"},{"family":"Prakash","given":"V."},{"family":"Prasad","given":"Ananya"},{"family":"Prashant","given":"Akila"},{"family":"Angga Pribadi","given":"Dimas Ria"},{"family":"Purohit","given":"Jyotirekha"},{"family":"Puvvula","given":"Jagadeesh"},{"family":"Qanash","given":"Husam"},{"family":"Qasim","given":"Nameer Hashim"},{"family":"Qattea","given":"Ibrahim"},{"family":"Qi","given":"Xiang"},{"family":"Qi","given":"Zhipeng"},{"family":"Qian","given":"Gangzhen"},{"family":"Qiu","given":"Jia-Yong"},{"family":"Rabiee","given":"Navid"},{"family":"Radhakrishnan","given":"Venkatraman"},{"family":"Radojčić","given":"Maja R."},{"family":"Radpour","given":"Negar"},{"family":"Rafiei","given":"Deniz"},{"family":"Raghuveer","given":"Pracheth"},{"family":"Rahim","given":"Fakher"},{"family":"Mohammed-Amin Rahim","given":"Hawbash"},{"family":"Rahimi","given":"Mehran"},{"family":"Rahimian","given":"Zahra"},{"family":"Rahimifard","given":"Mahban"},{"family":"Rahman","given":"Fryad Majeed"},{"family":"Ur Rahman","given":"Mohammad Hifz"},{"family":"Rahman","given":"Mohammad Meshbahur"},{"family":"Rahman","given":"Mosiur"},{"family":"Rahman","given":"Muhammad Aziz"},{"family":"Rahmani","given":"Amir Masoud"},{"family":"Rahmani","given":"Saeed"},{"family":"Rahmanian","given":"Nazanin"},{"family":"Rahmati","given":"Masoud"},{"family":"Rahmawaty","given":"Setyaningrum"},{"family":"Rahmoune","given":"Hakim"},{"family":"Rai","given":"Pramila"},{"family":"Raina","given":"Sunil Kumar"},{"family":"Raj","given":"Jeffrey Pradeep"},{"family":"Raja","given":"Sandesh"},{"family":"Rajaa","given":"Sathish"},{"family":"Rajabi","given":"Erta"},{"family":"Rajendran","given":"Gunaseelan"},{"family":"Rajendran","given":"Judah"},{"family":"Rajendran","given":"Vinoth"},{"family":"Rajpurohit","given":"Siddheesh"},{"family":"Rajput","given":"Prashant"},{"family":"Ramadan","given":"Mahmoud Mohammed"},{"family":"Ramadan","given":"Majed"},{"family":"Ramadhan","given":"Kadar"},{"family":"Ramasamy","given":"Chitra"},{"family":"Ramasamy","given":"Shakthi Kumaran"},{"family":"Ramírez-Vélez","given":"Robinson"},{"family":"Ramphul","given":"Kamleshun"},{"family":"Rana","given":"Kritika"},{"family":"Rana","given":"Rishabh Kumar"},{"family":"Ranabhat","given":"Chhabi Lal"},{"family":"Rancic","given":"Nemanja"},{"family":"Rao","given":"Mithun"},{"family":"Rao","given":"Sowmya J."},{"family":"Rashedi","given":"Sina"},{"family":"Rashedi","given":"Vahid"},{"family":"Rashid","given":"Mamunur"},{"family":"Rashidi","given":"Mohammad-Mahdi"},{"family":"Rashidian","given":"Pegah"},{"family":"Rasouli","given":"Mohammad Aziz"},{"family":"Rasouli-Saravani","given":"Ashkan"},{"family":"Rauniyar","given":"Santosh Kumar"},{"family":"Rautalin","given":"Ilari"},{"family":"Rawaf","given":"David Laith"},{"family":"Rawaf","given":"Salman"},{"family":"Rawassizadeh","given":"Reza"},{"family":"Rawlley","given":"Bharat"},{"family":"Rayati","given":"Mohammad"},{"family":"Razo","given":"Christian"},{"family":"Rebelo","given":"Artur"},{"family":"Rama Krishna Reddy","given":"Murali Mohan"},{"family":"Redwan","given":"Elrashdy"},{"family":"Rege","given":"Sanika"},{"family":"Rehman","given":"Aqeeb Ur"},{"family":"Rehman","given":"Wajiha"},{"family":"Reifels","given":"Lennart"},{"family":"Reis-Mendes","given":"Ana"},{"family":"Remuzzi","given":"Giuseppe"},{"family":"Rengasamy","given":"Kannan RR."},{"family":"Rezaei","given":"Nazila"},{"family":"Rezaeian","given":"Mohsen"},{"family":"Eidgahi","given":"Donya Rezazadeh"},{"family":"Rhee","given":"Taeho Gregory"},{"family":"Rias","given":"Yohanes Andy"},{"family":"Riaz","given":"Mavra A."},{"family":"P Ribeiro","given":"Antonio Luiz"},{"family":"Rizvi","given":"Moattar Raza"},{"family":"Lima Rocha","given":"Hermano Alexandre"},{"family":"Rocha-Gomes","given":"João Rocha"},{"family":"Rodrigues da Silva","given":"Thales Philipe"},{"family":"Buendia Rodriguez","given":"Jefferson Antonio"},{"family":"Roever","given":"Leonardo"},{"family":"Rojas-Rueda","given":"David"},{"family":"Romadlon","given":"Debby Syahru"},{"family":"Ronfani","given":"Luca"},{"family":"Rong","given":"Jian"},{"family":"Roshandel","given":"Gholamreza"},{"family":"Roshanshad","given":"Amirhossein"},{"family":"Rotimi","given":"Kunle"},{"family":"Sekhar Rout","given":"Prof Himanshu"},{"family":"Rouzbahani","given":"Shiva"},{"family":"Roy","given":"Adrija"},{"family":"Roy","given":"Bedanta"},{"family":"Roy","given":"Nitai"},{"family":"Roy","given":"Poulami"},{"family":"Roy","given":"Sharmistha"},{"family":"Roy","given":"Shubhanjali"},{"family":"Roy","given":"Simanta"},{"family":"Russo","given":"Michele"},{"family":"Rwegerera","given":"Godfrey M."},{"family":"N","given":"Chandan S."},{"family":"Eddin","given":"Adnan Saad"},{"family":"Saadatian","given":"Zahra"},{"family":"Saber","given":"Korosh"},{"family":"Saber-Ayad","given":"Maha Mohamed"},{"family":"Sabet","given":"Cameron John"},{"family":"Sabour","given":"Siamak"},{"family":"Sachdev","given":"Perminder S."},{"family":"Sachdeva","given":"Rajesh"},{"family":"Sadarangani","given":"Kabir P."},{"family":"Saddik","given":"Basema Ahmad"},{"family":"Sadee","given":"Bashdar Abuzed"},{"family":"Sadegh","given":"Tarannom"},{"family":"Sadeghi-Ghyassi","given":"Fatemeh"},{"family":"Saeed","given":"Umar"},{"family":"Safari","given":"Mehdi"},{"family":"Sagar","given":"Rajesh"},{"family":"Saghafi","given":"Alireza"},{"family":"Saghazadeh","given":"Amene"},{"family":"Sagoe","given":"Dominic"},{"family":"Saha","given":"Nondo"},{"family":"Sharif-Askari","given":"Fatemeh Saheb"},{"family":"Sharif-Askari","given":"Narjes Saheb"},{"family":"Sahebkar","given":"Amirhossein"},{"family":"Sahiledengle","given":"Biniyam"},{"family":"Sahoo","given":"Pragyan Monalisa"},{"family":"Sahu","given":"Kirti Sundar"},{"family":"Sahu","given":"Monalisha"},{"family":"Sajadi","given":"S Mohammad"},{"family":"Uz Zaman Sajib","given":"Md Refat"},{"family":"Sajid","given":"Mirza Rizwan"},{"family":"Salabat","given":"Dorsa"},{"family":"Salami","given":"Afeez Abolarinwa"},{"family":"Salarabedi","given":"Mohammad-Mahdi"},{"family":"Salau","given":"Ibrahim Layi"},{"family":"Saleh","given":"Mohamed A."},{"family":"Salehi","given":"Mahdi"},{"family":"Salehi","given":"Sana"},{"family":"Salehi","given":"Sara"},{"family":"Omran","given":"Hossein Salehi"},{"family":"Salem","given":"Marwa Rashad"},{"family":"Y Salem","given":"Mohammed Z."},{"family":"Salimi","given":"Sohrab"},{"family":"Samadzadeh","given":"Sara"},{"family":"Samargandy","given":"Saad"},{"family":"Samimisedeh","given":"Parham"},{"family":"Samodra","given":"Yoseph Leonardo"},{"family":"Samuel","given":"Nahom Samuel"},{"family":"Samuel","given":"Vijaya Paul"},{"family":"Samy","given":"Abdallah M."},{"family":"Sanabria","given":"Juan"},{"family":"Sangle","given":"Sandeep G."},{"family":"Sanjari","given":"Elaheh"},{"family":"Sanjeev","given":"Rama Krishna"},{"family":"Santos","given":"Itamar S."},{"family":"Santos","given":"Lucas H. C. C."},{"family":"Santric-Milicevic","given":"Milena M."},{"family":"Sao Jose","given":"Bruno Piassi"},{"family":"Sapkota","given":"Krishna Prasad"},{"family":"Sarami","given":"Marjan"},{"family":"Sarasmita","given":"Made Ary"},{"family":"Saravanan","given":"Aswini"},{"family":"Saravi","given":"Babak"},{"family":"Sarikhani","given":"Mahshad"},{"family":"Sarikhani","given":"Yaser"},{"family":"Sarkar","given":"Tanmay"},{"family":"Sarlak","given":"Hamid"},{"family":"Sarma","given":"Hemen"},{"family":"Sarmadi","given":"Mohammad"},{"family":"Sarode","given":"Gargi Sachin"},{"family":"Sarode","given":"Sachin C."},{"family":"Sarrafzadegan","given":"Nizal"},{"family":"Sassano","given":"Michele"},{"family":"Sathian","given":"Brijesh"},{"family":"Sathya Narayanan","given":"Mukesh Kumar"},{"family":"Satpathy","given":"Maheswar"},{"family":"Sattarpour","given":"Reza"},{"family":"Saulam","given":"Jennifer"},{"family":"Far","given":"Mehrdad Savabi"},{"family":"Saxena","given":"Sangeeta Gopal"},{"family":"Saya","given":"Ganesh Kumar"},{"family":"Sayeed","given":"Abu"},{"family":"Schaarschmidt","given":"Benedikt Michael"},{"family":"Schinckus","given":"Christophe"},{"family":"Schmidt","given":"Maria Inês"},{"family":"Schuermans","given":"Art"},{"family":"Schumacher","given":"Austin E."},{"family":"Schutte","given":"Aletta Elisabeth"},{"family":"Schwebel","given":"David C."},{"family":"Schwendicke","given":"Falk"},{"family":"Sebastian","given":"Sneha Annie"},{"family":"Seboka","given":"Binyam Tariku"},{"family":"Semreen","given":"Mohammad H."},{"family":"Sendekie","given":"Ashenafi Kibret"},{"family":"Sengupta","given":"Pallav"},{"family":"Senol","given":"Yigit Can"},{"family":"Senthilkumaran","given":"Subramanian"},{"family":"Sepanlou","given":"Sadaf G."},{"family":"Serban","given":"Andreea Claudia"},{"family":"Serban","given":"Dragos"},{"family":"Sethi","given":"Yashendra"},{"family":"Sewor","given":"Christian"},{"family":"Seyed Alshohadaei","given":"Seyed Mohammad"},{"family":"Seylani","given":"Allen"},{"family":"Seyoum","given":"Abebaw B."},{"family":"Sha'aban","given":"Abubakar"},{"family":"Shafie","given":"Mahan"},{"family":"Shahab","given":"Muhammad"},{"family":"Shaharudin","given":"Shazlin"},{"family":"Shahid","given":"Izza"},{"family":"Shahid","given":"Samiah"},{"family":"Ahsan Shahid","given":"Syed Ahsan"},{"family":"Shahid","given":"Wajeehah"},{"family":"Shahkarami","given":"Farshad"},{"family":"Shahrahmani","given":"Fatemeh"},{"family":"Shahsavari","given":"Hamid R."},{"family":"Shahwan","given":"Moyad Jamal"},{"family":"Shaikh","given":"Masood Ali"},{"family":"Shaikh","given":"Nafhat"},{"family":"Shamim","given":"Muhammad Aaqib"},{"family":"Shams-Beyranvand","given":"Mehran"},{"family":"Shamshad","given":"Hina"},{"family":"Shamsi","given":"Anas"},{"family":"Shamsutdinova","given":"Alfiya"},{"family":"Shan","given":"Dan"},{"family":"Shanawaz","given":"Mohd"},{"family":"Shanmugasundaram","given":"Devika"},{"family":"Sharath","given":"Medha"},{"family":"Sharew","given":"Nigussie Tadesse"},{"family":"Hassan Sharif","given":"Muhammad Junaid"},{"family":"Sharifan","given":"Amin"},{"family":"Sharma","given":"Avimanu"},{"family":"Sharma","given":"Bunty"},{"family":"Sharma","given":"Prof Kamal"},{"family":"Sharma","given":"Prof Manoj"},{"family":"Sharma","given":"Ujjawal"},{"family":"Sharma","given":"Vishal"},{"family":"Shastry","given":"Shamee"},{"family":"Shawahna","given":"Ramzi"},{"family":"Shawel","given":"Samrawit"},{"family":"Shayan","given":"Amir Mehdi"},{"family":"Bappah","given":"Babangida Shehu"},{"family":"Sheida","given":"Fateme"},{"family":"Sheidaei","given":"Ali"},{"family":"Shekhar","given":"Shashank"},{"family":"Shen","given":"Jiabin"},{"family":"Shenoy","given":"Rekha Raghuveer"},{"family":"Shetty","given":"Pavanchand H."},{"family":"Shi","given":"Hui-Zhong"},{"family":"Shi","given":"Wenming"},{"family":"Shibuya","given":"Prof Kenji"},{"family":"Shiferaw","given":"Desalegn"},{"family":"Shimaponda-Mataa","given":"Nzooma Munkwangu"},{"family":"Shimels","given":"Tariku"},{"family":"Hossain Shimul","given":"Md Monir"},{"family":"Shin","given":"Min-Jeong"},{"family":"Shiri","given":"Rahman"},{"family":"Shittu","given":"Aminu"},{"family":"Shivarov","given":"Velizar"},{"family":"Shlobin","given":"Nathan A."},{"family":"Shoaib","given":"Ambreen"},{"family":"Shojaie","given":"Shima"},{"family":"Eshkiki","given":"Zahra Shokati"},{"family":"Shool","given":"Sina"},{"family":"Shorofi","given":"Seyed Afshin"},{"family":"Shrestha","given":"Sunil"},{"family":"Shuval","given":"Kerem"},{"family":"Si","given":"Lei"},{"family":"Si","given":"Yafei"},{"family":"Sibuyi","given":"Nicole R. S."},{"family":"Siddig","given":"Emmanuel Edwar"},{"family":"Siddiqi","given":"Ahmed Kamal"},{"family":"Sidiq","given":"Mohammad"},{"family":"Siegel","given":"Martin"},{"family":"Sikdar","given":"Mithun"},{"family":"Manuel Lopes Rodrigues Silva","given":"Prof Luís"},{"family":"Simegn","given":"Gizeaddis Lamesgin"},{"family":"Simkhada","given":"Padam Prasad"},{"family":"Singh","given":"Abhinav"},{"family":"Singh","given":"Ambrish"},{"family":"Singh","given":"Baljinder"},{"family":"Singh","given":"Bhim Pratap"},{"family":"Singh","given":"Harmanjit"},{"family":"Singh","given":"Harpreet"},{"family":"Singh","given":"Jasvinder A."},{"family":"Singh","given":"Lucky"},{"family":"Singh","given":"Paramdeep"},{"family":"Singh","given":"Poornima Suryanath"},{"family":"Singh","given":"Puneetpal"},{"family":"Singh","given":"Surendra"},{"family":"Singh","given":"Surjit"},{"family":"Sinha","given":"Mukesh Kumar"},{"family":"Sinha","given":"Ratnesh"},{"family":"Sivaramakrishnan","given":"Gowri"},{"family":"Siwal","given":"Samarjeet Singh"},{"family":"Skhvitaridze","given":"Natia"},{"family":"Sleet","given":"David A."},{"family":"Sliwa","given":"Karen"},{"family":"Sohal","given":"Aalam"},{"family":"Sohrabi","given":"Somaye"},{"family":"Sokhal","given":"Balamrit Singh"},{"family":"Solanki","given":"Shipra"},{"family":"Solikhah","given":"Solikhah"},{"family":"Soliman","given":"Ahmed M."},{"family":"Soliman","given":"Sameh S. M."},{"family":"Howyzeh","given":"Mehdi Soltani"},{"family":"Song","given":"Weiyi"},{"family":"Soni","given":"Mansi"},{"family":"Soni","given":"Suha"},{"family":"Sood","given":"Aayushi"},{"family":"Sood","given":"Prashant"},{"family":"Soraneh","given":"Soroush"},{"family":"Soriano","given":"Joan B."},{"family":"Sorrentino","given":"Michele"},{"family":"Sousa","given":"Marco Aurelio"},{"family":"Souza","given":"Tamires C. M."},{"family":"Soyiri","given":"Ireneous N."},{"family":"Spartalis","given":"Michael"},{"family":"Spearman","given":"Sandra"},{"family":"Chandrashekhar T Sreeramareddy","given":"Prof"},{"family":"Srichawla","given":"Bahadar S."},{"family":"Srinivasamurthy","given":"Suresh Kumar"},{"family":"Stachteas","given":"Panagiotis"},{"family":"Stafford","given":"Lauryn K."},{"family":"Stanaway","given":"Jeffrey D."},{"family":"Stanikzai","given":"Muhammad Haroon"},{"family":"Starodubova","given":"Antonina V."},{"family":"Steckling-Muschack","given":"Nadine"},{"family":"Steiropoulos","given":"Paschalis"},{"family":"Maree Stephan","given":"Blossom Christa"},{"family":"Stevanović","given":"Aleksandar"},{"family":"Stockfelt","given":"Leo"},{"family":"Stortecky","given":"Stefan"},{"family":"Stubbs","given":"Peter"},{"family":"Subedi","given":"Narayan"},{"family":"Sukaew","given":"Thitiporn"},{"family":"Kamilu Sulaiman","given":"Surajo Kamilu"},{"family":"Suleiman","given":"Auwal Garba"},{"family":"Suleiman Odidi","given":"Muritala Odidi"},{"family":"Suleman","given":"Muhammad"},{"family":"Sulistiyorini","given":"Desy"},{"family":"M Sullman","given":"Mark J."},{"family":"Meo","given":"Anusha Sultan"},{"family":"Sun","given":"Jing"},{"family":"Sun","given":"Xiaohui"},{"family":"Sun","given":"Zhong"},{"family":"Sundaram","given":"Shanthosh Priyan"},{"family":"Sundström","given":"Johan"},{"family":"Sunny","given":"Sumam"},{"family":"Sunuwar","given":"Dev Ram"},{"family":"Susianti","given":"Hani"},{"family":"Swain","given":"Chandan Kumar"},{"family":"Swami Vetha","given":"Berwin Singh"},{"family":"Szarpak","given":"Prof Lukasz"},{"family":"Damavandi","given":"Payam Tabaee"},{"family":"Tabarés-Seisdedos","given":"Rafael"},{"family":"Tabatabaei","given":"Seyyed Mohammad"},{"family":"Tabche","given":"Celine"},{"family":"Tabibi","given":"Ramin"},{"family":"Tabish","given":"Mohammad"},{"family":"Tabuchi","given":"Takahiro"},{"family":"Tadesse","given":"Getu Ferenji"},{"family":"Tafida","given":"Buhari Abdullahi"},{"family":"Arashlow","given":"Farzin Tahmasbi"},{"family":"Taiba","given":"Jabeen"},{"family":"Tajabadi","given":"Shima"},{"family":"Takele","given":"Wubet Worku"},{"family":"Talaat","given":"Iman M."},{"family":"Talic","given":"Stella"},{"family":"Tampa","given":"Mircea"},{"family":"Tamuzi","given":"Jacques Lukenze"},{"family":"Tanashat","given":"Mohammad"},{"family":"Tang","given":"Haosu"},{"family":"Tantisattamo","given":"Ekamol"},{"family":"Tarekegn","given":"Gebrekidan Ewnetu"},{"family":"Tariq","given":"Saba"},{"family":"Tavakoli","given":"Kiarash"},{"family":"Tavangar","given":"Seyed Mohammad"},{"family":"Tavasol","given":"Arian"},{"family":"Tekola","given":"Abainash"},{"family":"Temesgen","given":"Worku Animaw"},{"family":"Temsah","given":"Mohamad-Hani"},{"family":"Teramoto","given":"Masayuki"},{"family":"Tewari","given":"Jay"},{"family":"Teye-Kwadjo","given":"Enoch"},{"family":"Teymourzadeh","given":"Azin"},{"family":"Raman Thankappan","given":"Prof Kavumpurathu"},{"family":"Thapa","given":"Rajshree"},{"family":"Thapar","given":"Rekha"},{"family":"Thavamani","given":"Aravind"},{"family":"Sundaram","given":"Mahalakshmi Thayumana"},{"family":"Thiruvengadam","given":"Muthu"},{"family":"Thomas","given":"Joe"},{"family":"Tian","given":"Wei"},{"family":"Vera Ticoalu","given":"Jansje Henny"},{"family":"Tilakaratne","given":"Pramitha Gishan"},{"family":"Tiwari","given":"Krishna"},{"family":"Tleshev","given":"Madi"},{"family":"Tomo","given":"Sojit"},{"family":"Tonelli","given":"Prof Marcello"},{"family":"Topor-Madry","given":"Roman"},{"family":"Touvier","given":"Mathilde"},{"family":"Tovani-Palone","given":"Marcos Roberto"},{"family":"Trabelsi","given":"Khaled"},{"family":"Tran","given":"Nghia Minh"},{"family":"Tran","given":"Ngoc Ha"},{"family":"Huong Tran","given":"Quynh Thuy"},{"family":"Minh Tran","given":"Tam Quoc"},{"family":"Tran","given":"Thang Huu"},{"family":"Minh Duc","given":"Nguyen Tran"},{"family":"Trico","given":"Domenico"},{"family":"Trihandini","given":"Indang"},{"family":"Tripathi","given":"Manjari"},{"family":"Tripathi","given":"Tulika"},{"family":"Tripathy","given":"Jaya Prasad"},{"family":"Tromans","given":"Samuel Joseph"},{"family":"Nguyen Truong","given":"Quynh Xuan"},{"family":"Tri Tai Truyen","given":"Thien Tan"},{"family":"Hsiang-Te Tsai","given":"Daniel"},{"family":"Tse","given":"Gary"},{"family":"Tsermpini","given":"Evangelia Eirini"},{"family":"Tuglo","given":"Lawrence Sena"},{"family":"Tumkur Narayanappa","given":"Santhosh Kumar"},{"family":"Tumurkhuu","given":"Munkhtuya"},{"family":"Tusa","given":"Biruk Shalmeno"},{"family":"Tye","given":"Sok Cin"},{"family":"Tyrovolas","given":"Stefanos"},{"family":"Udoakang","given":"Aniefiok John"},{"family":"Ulhaq","given":"Inam"},{"family":"Ullah","given":"Atta"},{"family":"Ullah","given":"Saeed"},{"family":"Ullah","given":"Shahid"},{"family":"Umair","given":"Muhammad"},{"family":"Onozasi Umar","given":"Hauwa Onozasi"},{"family":"Umar","given":"Lawan"},{"family":"Umar","given":"Muhammad"},{"family":"Unim","given":"Brigid"},{"family":"Unnikrishnan","given":"Bhaskaran"},{"family":"Upadhya","given":"Dinesh"},{"family":"Upadhyay","given":"Era"},{"family":"Uppal","given":"Dipan"},{"family":"Urmey","given":"Jeba Mahiad"},{"family":"Urso","given":"Daniele"},{"family":"Usman","given":"Jibrin Sammani"},{"family":"Ussai","given":"Silvia"},{"family":"Ustunsoz","given":"Damla"},{"family":"Ozsahin","given":"Dilber Uzun"},{"family":"Uzunçıbuk","given":"Hande"},{"family":"Uzzaman","given":"Nazim"},{"family":"Vadagam","given":"Pratyusha"},{"family":"Vahdati","given":"Sanaz"},{"family":"Vaithinathan","given":"Asokan Govindaraj"},{"family":"Vakilian","given":"Alireza"},{"family":"Vakilpour","given":"Azin"},{"family":"Valizadeh","given":"Gelareh"},{"family":"Daalen","given":"Kim Robin","non-dropping-particle":"van"},{"family":"Eynde","given":"Jef Van","non-dropping-particle":"den"},{"family":"Varghese","given":"Joe"},{"family":"Varma","given":"Ravi Prasad"},{"family":"Varthya","given":"Shoban Babu"},{"family":"Varughese","given":"Santosh"},{"family":"Vasankari","given":"Tommi Juhani"},{"family":"Vasudevan","given":"Srivatsa Surya"},{"family":"Vellingiri","given":"Balachandar"},{"family":"Venketasubramanian","given":"Narayanaswamy"},{"family":"Venkidasamy","given":"Baskar"},{"family":"Verras","given":"Georgios-Ioannis"},{"family":"Vervoort","given":"Dominique"},{"family":"Vijayageetha","given":"Mathavaswami"},{"family":"Villafañe","given":"Jorge Hugo"},{"family":"Villani","given":"Leonardo"},{"family":"Vipparthy","given":"Sharath Chaitanya"},{"family":"Vishwakarma","given":"Mukesh"},{"family":"Vlassov","given":"Vasily"},{"family":"Volovat","given":"Simona Ruxandra"},{"family":"Vosoughi","given":"Mehdi"},{"family":"Vounzoulaki","given":"Elpida"},{"family":"Vujcic","given":"Isidora S."},{"family":"Wada","given":"Abubakar Sadiq"},{"family":"Wadhwa","given":"Medha"},{"family":"Wafula","given":"Solomon T."},{"family":"Waheed","given":"Yasir"},{"family":"Wahidin","given":"Mugi"},{"family":"Wahiduzzaman","given":"Mohammad"},{"family":"Wahood","given":"Samer"},{"family":"Wan","given":"Jin-Yi"},{"family":"Wang","given":"Kongjia"},{"family":"Wang","given":"Liang"},{"family":"Wang","given":"Minmin"},{"family":"Wang","given":"Nelson"},{"family":"Wang","given":"Shu"},{"family":"Wang","given":"Wei"},{"family":"Wang","given":"Yanzhong"},{"family":"Wang","given":"Yuan-Pang"},{"family":"Wanjau","given":"Mary Njeri"},{"family":"Bilal Waqar","given":"Ahmed"},{"family":"Waqas","given":"Muhammad"},{"family":"Wassie","given":"Gizachew Tadesse"},{"family":"Gayan Weerakoon","given":"Kosala"},{"family":"Weerasekara","given":"Ishanka"},{"family":"Weintraub","given":"Robert G."},{"family":"Westerman","given":"Ronny"},{"family":"Wiangkham","given":"Taweewat"},{"family":"Wibowo","given":"Yohanes Cakrapradipta"},{"family":"Wicaksana","given":"Anggi Lukman"},{"family":"Wickramasinghe","given":"Dakshitha Praneeth"},{"family":"Darshana Wickramasinghe","given":"Nuwan Darshana"},{"family":"Wijarnpreecha","given":"Karn"},{"family":"Wijayanto","given":"Matthew Aldo"},{"family":"Wilandika","given":"Angga"},{"family":"Willeit","given":"Prof Peter"},{"family":"Wireko","given":"Andrew Awuah"},{"family":"Wirtu","given":"Gemechu Kumera"},{"family":"Wojewodzic","given":"Marcin W."},{"family":"Wojtyniak","given":"Bogdan"},{"family":"Wonde","given":"Tewodros Eshete"},{"family":"Wondmeneh","given":"Yohannes Chemere"},{"family":"Wongnaah","given":"Florence Gyembuzie"},{"family":"Chanie Worku","given":"Minichil Chanie"},{"family":"Wu","given":"Prof Felicia"},{"family":"Wu","given":"James Fan"},{"family":"Wu","given":"Jiayuan"},{"family":"Wu","given":"Junhui"},{"family":"Wu","given":"Zenghong"},{"family":"Miskir Wubie","given":"Yihun Miskir"},{"family":"Xiao","given":"Lishun"},{"family":"Xie","given":"Wanqing"},{"family":"Xu","given":"Site"},{"family":"Xu","given":"Wanqing"},{"family":"Xu","given":"Xiaoyue"},{"family":"Xue","given":"Mingyang"},{"family":"Yadav","given":"Vikas"},{"family":"Yadollahi","given":"Mahnaz"},{"family":"Yaghoubi","given":"Sajad"},{"family":"Yahoo (Syed)","given":"Saba"},{"family":"Yahya","given":"Galal"},{"family":"Yang","given":"Xinxin"},{"family":"Yano","given":"Yuichiro"},{"family":"Yao","given":"Haiqiang"},{"family":"Yao","given":"Laiang"},{"family":"Yarahmadi","given":"Amir"},{"family":"Melesse","given":"Debas Yaregal"},{"family":"Yasufuku","given":"Yuichi"},{"family":"Yavari","given":"Mohammadjavad"},{"family":"Yaya","given":"Sanni"},{"family":"Yayeh","given":"Melesse Belayneh"},{"family":"Ye","given":"Pengpeng"},{"family":"Yeganeh","given":"Meghdad"},{"family":"Yekdeş","given":"Ali Cem"},{"family":"Yesodharan","given":"Renjulal"},{"family":"Yesuf","given":"Subah Abderehim"},{"family":"Yezengaw","given":"Telksew Yelma"},{"family":"Yezli","given":"Saber"},{"family":"Yi","given":"Siyan"},{"family":"Yin","given":"Dehui"},{"family":"Keon Yon","given":"Dong"},{"family":"Yonemoto","given":"Naohiro"},{"family":"Youm","given":"Yoosik"},{"family":"Yousefi","given":"Zabihollah"},{"family":"Yousefzadeh-Chabok","given":"Shahrokh"},{"family":"Yu","given":"Chuanhua"},{"family":"Yu","given":"Hairui"},{"family":"Yu","given":"Yong"},{"family":"Yuce","given":"Deniz"},{"family":"Yunusa","given":"Ismaeel"},{"family":"Yunusa","given":"Umar"},{"family":"Zaghampour","given":"Manijeh"},{"family":"Abidin","given":"Emilia Zainal"},{"family":"Zairov","given":"Dilmurat"},{"family":"Zakham","given":"Fathiah"},{"family":"Zamagni","given":"Giulia"},{"family":"Zanghì","given":"Aurora"},{"family":"Zare","given":"Iman"},{"family":"Zaresharifi","given":"Shirin"},{"family":"Zarinfar","given":"Yasaman"},{"family":"Zastrozhin","given":"Michael"},{"family":"Zawiah","given":"Mohammed"},{"family":"Ali Zazouli","given":"Mohammad"},{"family":"Zeariya","given":"Mohammed G. M."},{"family":"Birara Zemariam","given":"Alemu Birara"},{"family":"Zensen","given":"Sebastian"},{"family":"Zhan","given":"Tiansong"},{"family":"Zhang","given":"Casper J. P."},{"family":"Zhang","given":"Haijun"},{"family":"Zhang","given":"Jinpeng"},{"family":"Zhang","given":"Lin"},{"family":"Zhang","given":"Liqun"},{"family":"Zhang","given":"Xiaoyi"},{"family":"Zhang","given":"Yunquan"},{"family":"Zhang","given":"Zhiqiang"},{"family":"Zhao","given":"Hanqing"},{"family":"Zhao","given":"Zhenping"},{"family":"Zheng","given":"David X."},{"family":"Zheng","given":"Jinxin"},{"family":"Zheng","given":"Ming-Hua"},{"family":"Zhong","given":"Anthony"},{"family":"Zhou","given":"Jiayan"},{"family":"Zhou","given":"Juexiao"},{"family":"Zhou","given":"Shuduo"},{"family":"Zhou","given":"Xianghong"},{"family":"Zhou","given":"Xiao-Dong"},{"family":"Zhu","given":"Bin"},{"family":"Zhu","given":"Wei"},{"family":"Zhumagaliuly","given":"Abzal"},{"family":"Ziegelmayer","given":"Sebastian"},{"family":"Zielińska","given":"Magdalena"},{"family":"Zoghi","given":"Ghazal"},{"family":"Ali Zoromba","given":"Mohamed Ali"},{"family":"Zou","given":"Prof Zhiyong"},{"family":"Zuber","given":"Mohammed"},{"family":"Zyoud","given":"Ahed H."},{"family":"Zyoud","given":"Sa'ed H."},{"family":"Zyoud","given":"Shaher H."},{"family":"L Murray","given":"Christopher J."},{"family":"Mensah","given":"George A."},{"family":"Roth","given":"Gregory A."}],"issued":{"date-parts":[["2025",12,2]]}}}],"schema":"https://github.com/citation-style-language/schema/raw/master/csl-citation.json"} </w:instrText>
      </w:r>
      <w:r w:rsidR="0001255C" w:rsidRPr="002F7E70">
        <w:rPr>
          <w:rFonts w:ascii="Times New Roman" w:hAnsi="Times New Roman" w:cs="Times New Roman"/>
        </w:rPr>
        <w:fldChar w:fldCharType="separate"/>
      </w:r>
      <w:r w:rsidR="0001255C" w:rsidRPr="002F7E70">
        <w:rPr>
          <w:rFonts w:ascii="Times New Roman" w:hAnsi="Times New Roman" w:cs="Times New Roman"/>
        </w:rPr>
        <w:t>(4)</w:t>
      </w:r>
      <w:r w:rsidR="0001255C" w:rsidRPr="002F7E70">
        <w:rPr>
          <w:rFonts w:ascii="Times New Roman" w:hAnsi="Times New Roman" w:cs="Times New Roman"/>
        </w:rPr>
        <w:fldChar w:fldCharType="end"/>
      </w:r>
      <w:r w:rsidR="0001255C" w:rsidRPr="002F7E70">
        <w:rPr>
          <w:rFonts w:ascii="Times New Roman" w:hAnsi="Times New Roman" w:cs="Times New Roman"/>
        </w:rPr>
        <w:t xml:space="preserve"> in </w:t>
      </w:r>
      <w:r w:rsidR="00070829" w:rsidRPr="002F7E70">
        <w:rPr>
          <w:rFonts w:ascii="Times New Roman" w:hAnsi="Times New Roman" w:cs="Times New Roman"/>
        </w:rPr>
        <w:t>a rapidly growing population, diverse ethnicities, low socioeconomic status, and health care system constraints</w:t>
      </w:r>
      <w:r w:rsidR="00070829" w:rsidRPr="002F7E70">
        <w:rPr>
          <w:rFonts w:ascii="Times New Roman" w:hAnsi="Times New Roman" w:cs="Times New Roman"/>
        </w:rPr>
        <w:fldChar w:fldCharType="begin"/>
      </w:r>
      <w:r w:rsidR="00070829" w:rsidRPr="002F7E70">
        <w:rPr>
          <w:rFonts w:ascii="Times New Roman" w:hAnsi="Times New Roman" w:cs="Times New Roman"/>
        </w:rPr>
        <w:instrText xml:space="preserve"> ADDIN ZOTERO_ITEM CSL_CITATION {"citationID":"mbST8JeA","properties":{"formattedCitation":"(6)","plainCitation":"(6)","noteIndex":0},"citationItems":[{"id":501,"uris":["http://zotero.org/users/19172719/items/YRY4MNUH"],"itemData":{"id":501,"type":"article-journal","abstract":"BackgroundDespite ongoing prevention efforts, the burden of cardiovascular disease (CVD) continues to rise with rapidly aging population and lifestyle changes. Comprehensive reports on CVD burden for Asia remain limited.ObjectivesThe aims of this study were to quantify the CVD burden in Asia from 1990 to 2021 and to investigate associated risk factors and their temporal rank changes.MethodsData from the Global Burden of Disease (GBD) 2021 study were used to estimate the prevalence, disability-adjusted life years (DALYs), and mortality of CVD from 1990 to 2021 across 6 Asian regions, age groups, and sex. Twenty-seven behavioral, environmental, and metabolic risk factors were analyzed.ResultsIn 2021, Asia accounted for 270.4 million DALYs and 11.8 million deaths of CVD, representing 61.3% of global CVD mortality. The age-standardized DALYs rate (ASDR) in Asia exceeded the global average by 8.3%. The ASDR was highest in Central Asia but lowest in the high-income Asia Pacific region among the 6 Asian regions. From 1990 to 2021, ASDR and age-standardized mortality rate declined by 27.5% and 25.4%, respectively, whereas age-standardized prevalence increased by 71.7%. Ischemic heart disease and stroke collectively contributed to more than 80% of CVD deaths. High systolic blood pressure persisted as the leading risk factor, while particulate matter pollution emerged as a leading contributor to CVD burden in Asia.ConclusionsDespite declines in ASDR and age-standardized mortality rate, the absolute CVD burden in Asia has increased sharply. Regional disparities in CVD burden and risk factors profiles highlight the necessity for targeted interventions.","container-title":"JACC: Asia","DOI":"10.1016/j.jacasi.2025.08.024","issue":"0","note":"publisher: American College of Cardiology Foundation","source":"jacc.org (Atypon)","title":"Burden and Risk Factors of Cardiovascular Diseases in Asia, 1990–2021","URL":"https://www.jacc.org/doi/10.1016/j.jacasi.2025.08.024","volume":"0","author":[{"family":"Zhang","given":"Yuxin"},{"family":"Deng","given":"Qiuju"},{"family":"Hu","given":"Piaopiao"},{"family":"Zeng","given":"Qinghui"},{"family":"Li","given":"Bingxiao"},{"family":"Liu","given":"Jing"}],"accessed":{"date-parts":[["2025",12,29]]}}}],"schema":"https://github.com/citation-style-language/schema/raw/master/csl-citation.json"} </w:instrText>
      </w:r>
      <w:r w:rsidR="00070829" w:rsidRPr="002F7E70">
        <w:rPr>
          <w:rFonts w:ascii="Times New Roman" w:hAnsi="Times New Roman" w:cs="Times New Roman"/>
        </w:rPr>
        <w:fldChar w:fldCharType="separate"/>
      </w:r>
      <w:r w:rsidR="00070829" w:rsidRPr="002F7E70">
        <w:rPr>
          <w:rFonts w:ascii="Times New Roman" w:hAnsi="Times New Roman" w:cs="Times New Roman"/>
        </w:rPr>
        <w:t>(6)</w:t>
      </w:r>
      <w:r w:rsidR="00070829" w:rsidRPr="002F7E70">
        <w:rPr>
          <w:rFonts w:ascii="Times New Roman" w:hAnsi="Times New Roman" w:cs="Times New Roman"/>
        </w:rPr>
        <w:fldChar w:fldCharType="end"/>
      </w:r>
      <w:r w:rsidR="0001255C" w:rsidRPr="002F7E70">
        <w:rPr>
          <w:rFonts w:ascii="Times New Roman" w:hAnsi="Times New Roman" w:cs="Times New Roman"/>
        </w:rPr>
        <w:t>.</w:t>
      </w:r>
      <w:r w:rsidR="00A031CA" w:rsidRPr="002F7E70">
        <w:rPr>
          <w:rFonts w:ascii="Times New Roman" w:hAnsi="Times New Roman" w:cs="Times New Roman"/>
        </w:rPr>
        <w:t xml:space="preserve"> Increasing cardio-metabolic risk among South Asians </w:t>
      </w:r>
      <w:r w:rsidR="008C7859" w:rsidRPr="002F7E70">
        <w:rPr>
          <w:rFonts w:ascii="Times New Roman" w:hAnsi="Times New Roman" w:cs="Times New Roman"/>
        </w:rPr>
        <w:t xml:space="preserve">has been </w:t>
      </w:r>
      <w:r w:rsidR="00A031CA" w:rsidRPr="002F7E70">
        <w:rPr>
          <w:rFonts w:ascii="Times New Roman" w:hAnsi="Times New Roman" w:cs="Times New Roman"/>
        </w:rPr>
        <w:t xml:space="preserve">observed </w:t>
      </w:r>
      <w:r w:rsidR="008C7859" w:rsidRPr="002F7E70">
        <w:rPr>
          <w:rFonts w:ascii="Times New Roman" w:hAnsi="Times New Roman" w:cs="Times New Roman"/>
        </w:rPr>
        <w:t xml:space="preserve">with the rising prevalence of obesity </w:t>
      </w:r>
      <w:r w:rsidR="008C7859" w:rsidRPr="002F7E70">
        <w:rPr>
          <w:rFonts w:ascii="Times New Roman" w:hAnsi="Times New Roman" w:cs="Times New Roman"/>
        </w:rPr>
        <w:fldChar w:fldCharType="begin"/>
      </w:r>
      <w:r w:rsidR="008C7859" w:rsidRPr="002F7E70">
        <w:rPr>
          <w:rFonts w:ascii="Times New Roman" w:hAnsi="Times New Roman" w:cs="Times New Roman"/>
        </w:rPr>
        <w:instrText xml:space="preserve"> ADDIN ZOTERO_ITEM CSL_CITATION {"citationID":"Js2Qt3iS","properties":{"formattedCitation":"(7)","plainCitation":"(7)","noteIndex":0},"citationItems":[{"id":293,"uris":["http://zotero.org/users/19172719/items/T43UL7FC"],"itemData":{"id":293,"type":"article-journal","abstract":"Background\nNormal Weight Obesity (NWO) describes individuals with a normal body mass index (BMI) but elevated body fat percentage (BF%), placing them at increased risk for cardiometabolic complications. This condition is particularly relevant in Southeast Asian populations, where visceral adiposity occurs at lower BMI thresholds. However, regional pooled prevalence data are limited.\nMethods\nA systematic search was conducted in PubMed, EMBASE, Scopus, Web of Science, and Google Scholar for studies published between January 2010 and May 2025. Eligible studies included observational data on adults (≥18 years) from Southeast Asia reporting NWO prevalence, defined by normal BMI (18.5–24.9 kg/m2) with validated surrogate indices indicative of excess adiposity. Two reviewers independently conducted screening, data extraction, and quality appraisal using the Joanna Briggs Institute (JBI) tool. A random-effects meta-analysis was performed using the Freeman-Tukey double arcsine transformation, with heterogeneity assessed via the I2 statistic.\nResults\nEight studies involving 9028 participants from five Southeast Asian countries (Philippines, Malaysia, Thailand, Myanmar, Singapore) were included. The pooled prevalence of NWO was 57 % (95 % CI: 37 %–75 %), with study-specific estimates ranging from 22.8 % to 82 %. Heterogeneity was high (I2 = 98.9 %). Most studies used bioelectrical impedance analysis (BIA) for body fat assessment and were rated as moderate to high quality.\nConclusion\nNWO is common among adults in Southeast Asia, especially in women and young adults. These findings highlight the limitations of BMI as a screening tool and support the integration of body fat assessments into public health screening and clinical protocols for early risk detection.","container-title":"Metabolism Open","DOI":"10.1016/j.metop.2025.100416","ISSN":"2589-9368","journalAbbreviation":"Metabolism Open","page":"100416","source":"ScienceDirect","title":"Prevalence of normal weight obesity among adults in Southeast Asia: Insights from a systematic review and meta-analysis","title-short":"Prevalence of normal weight obesity among adults in Southeast Asia","volume":"28","author":[{"family":"Sruthi","given":"K. G."},{"family":"Aditya","given":"C."},{"family":"Panda","given":"Paramjot"},{"family":"Ranjan Mohanty","given":"Jyoti"},{"family":"Behera","given":"Manas Ranjan"}],"issued":{"date-parts":[["2025",12,1]]}}}],"schema":"https://github.com/citation-style-language/schema/raw/master/csl-citation.json"} </w:instrText>
      </w:r>
      <w:r w:rsidR="008C7859" w:rsidRPr="002F7E70">
        <w:rPr>
          <w:rFonts w:ascii="Times New Roman" w:hAnsi="Times New Roman" w:cs="Times New Roman"/>
        </w:rPr>
        <w:fldChar w:fldCharType="separate"/>
      </w:r>
      <w:r w:rsidR="008C7859" w:rsidRPr="002F7E70">
        <w:rPr>
          <w:rFonts w:ascii="Times New Roman" w:hAnsi="Times New Roman" w:cs="Times New Roman"/>
        </w:rPr>
        <w:t>(7)</w:t>
      </w:r>
      <w:r w:rsidR="008C7859" w:rsidRPr="002F7E70">
        <w:rPr>
          <w:rFonts w:ascii="Times New Roman" w:hAnsi="Times New Roman" w:cs="Times New Roman"/>
        </w:rPr>
        <w:fldChar w:fldCharType="end"/>
      </w:r>
      <w:r w:rsidR="008C7859" w:rsidRPr="002F7E70">
        <w:rPr>
          <w:rFonts w:ascii="Times New Roman" w:hAnsi="Times New Roman" w:cs="Times New Roman"/>
        </w:rPr>
        <w:t xml:space="preserve">.  Conventionally, Obesity is defined using body mass index (BMI), </w:t>
      </w:r>
      <w:commentRangeStart w:id="2"/>
      <w:r w:rsidR="008C7859" w:rsidRPr="002F7E70">
        <w:rPr>
          <w:rFonts w:ascii="Times New Roman" w:hAnsi="Times New Roman" w:cs="Times New Roman"/>
        </w:rPr>
        <w:t>with a cutoff of ≥30 kg/m</w:t>
      </w:r>
      <w:r w:rsidR="008C7859" w:rsidRPr="002F7E70">
        <w:rPr>
          <w:rFonts w:ascii="Times New Roman" w:hAnsi="Times New Roman" w:cs="Times New Roman"/>
          <w:vertAlign w:val="superscript"/>
        </w:rPr>
        <w:t>2</w:t>
      </w:r>
      <w:commentRangeEnd w:id="2"/>
      <w:r w:rsidR="00152E1D">
        <w:rPr>
          <w:rStyle w:val="CommentReference"/>
        </w:rPr>
        <w:commentReference w:id="2"/>
      </w:r>
      <w:r w:rsidR="008C7859" w:rsidRPr="002F7E70">
        <w:rPr>
          <w:rFonts w:ascii="Times New Roman" w:hAnsi="Times New Roman" w:cs="Times New Roman"/>
        </w:rPr>
        <w:t xml:space="preserve">, serving as a proxy for body fat </w:t>
      </w:r>
      <w:r w:rsidR="000A0B81" w:rsidRPr="002F7E70">
        <w:rPr>
          <w:rFonts w:ascii="Times New Roman" w:hAnsi="Times New Roman" w:cs="Times New Roman"/>
        </w:rPr>
        <w:fldChar w:fldCharType="begin"/>
      </w:r>
      <w:r w:rsidR="000A0B81" w:rsidRPr="002F7E70">
        <w:rPr>
          <w:rFonts w:ascii="Times New Roman" w:hAnsi="Times New Roman" w:cs="Times New Roman"/>
        </w:rPr>
        <w:instrText xml:space="preserve"> ADDIN ZOTERO_ITEM CSL_CITATION {"citationID":"Ss1TOjzd","properties":{"formattedCitation":"(8)","plainCitation":"(8)","noteIndex":0},"citationItems":[{"id":506,"uris":["http://zotero.org/users/19172719/items/UQ5TZQ2I"],"itemData":{"id":506,"type":"article-journal","abstract":"Obesity is the most extended metabolic alteration worldwide increasing the risk for the development of cardiometabolic alterations such as type 2 diabetes, hypertension, and dyslipidemia. Body mass index (BMI) remains the most frequently used tool for classifying patients with obesity, but it does not accurately reflect body adiposity. In this document we review classical and new classification systems for phenotyping the obesities. Greater accuracy of and accessibility to body composition techniques at the same time as increased knowledge and use of cardiometabolic risk factors is leading to a more refined phenotyping of patients with obesity. It is time to incorporate these advances into routine clinical practice to better diagnose overweight and obesity, and to optimize the treatment of patients living with obesity.","container-title":"Reviews in Endocrine &amp; Metabolic Disorders","DOI":"10.1007/s11154-023-09796-3","ISSN":"1389-9155","issue":"5","journalAbbreviation":"Rev Endocr Metab Disord","note":"PMID: 36928809\nPMCID: PMC10492885","page":"809-823","source":"PubMed Central","title":"Relevance of body composition in phenotyping the obesities","volume":"24","author":[{"family":"Salmón-Gómez","given":"Laura"},{"family":"Catalán","given":"Victoria"},{"family":"Frühbeck","given":"Gema"},{"family":"Gómez-Ambrosi","given":"Javier"}],"issued":{"date-parts":[["2023"]]}}}],"schema":"https://github.com/citation-style-language/schema/raw/master/csl-citation.json"} </w:instrText>
      </w:r>
      <w:r w:rsidR="000A0B81" w:rsidRPr="002F7E70">
        <w:rPr>
          <w:rFonts w:ascii="Times New Roman" w:hAnsi="Times New Roman" w:cs="Times New Roman"/>
        </w:rPr>
        <w:fldChar w:fldCharType="separate"/>
      </w:r>
      <w:r w:rsidR="000A0B81" w:rsidRPr="002F7E70">
        <w:rPr>
          <w:rFonts w:ascii="Times New Roman" w:hAnsi="Times New Roman" w:cs="Times New Roman"/>
        </w:rPr>
        <w:t>(8)</w:t>
      </w:r>
      <w:r w:rsidR="000A0B81" w:rsidRPr="002F7E70">
        <w:rPr>
          <w:rFonts w:ascii="Times New Roman" w:hAnsi="Times New Roman" w:cs="Times New Roman"/>
        </w:rPr>
        <w:fldChar w:fldCharType="end"/>
      </w:r>
      <w:r w:rsidR="000A0B81" w:rsidRPr="002F7E70">
        <w:rPr>
          <w:rFonts w:ascii="Times New Roman" w:hAnsi="Times New Roman" w:cs="Times New Roman"/>
        </w:rPr>
        <w:t xml:space="preserve">. However, BMI does not </w:t>
      </w:r>
      <w:r w:rsidR="00FB40B8" w:rsidRPr="002F7E70">
        <w:rPr>
          <w:rFonts w:ascii="Times New Roman" w:hAnsi="Times New Roman" w:cs="Times New Roman"/>
        </w:rPr>
        <w:t>accurately reflect visceral fat, which plays a crucial role in cardiovascular and metabolic</w:t>
      </w:r>
      <w:r w:rsidR="000A0B81" w:rsidRPr="002F7E70">
        <w:rPr>
          <w:rFonts w:ascii="Times New Roman" w:hAnsi="Times New Roman" w:cs="Times New Roman"/>
        </w:rPr>
        <w:t xml:space="preserve"> risk </w:t>
      </w:r>
      <w:r w:rsidR="000A0B81" w:rsidRPr="002F7E70">
        <w:rPr>
          <w:rFonts w:ascii="Times New Roman" w:hAnsi="Times New Roman" w:cs="Times New Roman"/>
        </w:rPr>
        <w:fldChar w:fldCharType="begin"/>
      </w:r>
      <w:r w:rsidR="00567B51" w:rsidRPr="002F7E70">
        <w:rPr>
          <w:rFonts w:ascii="Times New Roman" w:hAnsi="Times New Roman" w:cs="Times New Roman"/>
        </w:rPr>
        <w:instrText xml:space="preserve"> ADDIN ZOTERO_ITEM CSL_CITATION {"citationID":"Vm6POVIK","properties":{"formattedCitation":"(9\\uc0\\u8211{}11)","plainCitation":"(9–11)","noteIndex":0},"citationItems":[{"id":188,"uris":["http://zotero.org/users/19172719/items/ZFCKF4EQ"],"itemData":{"id":188,"type":"article-journal","abstract":"BACKGROUND: Body mass index (BMI) is widely used to assess health risk but overlooks fat and lean mass. This limitation is particularly salient for Indigenous/Tribal South Asian populations, who exhibit distinct body composition and cardiometabolic profiles. This study explores the distributions of BMI, fat mass index (FMI), and fat-free mass Index (FFMI) among the Hmar tribe of Northeast India, and evaluates their predictive utility for hypertension, with sex-specific focus.\nMETHODS: A cross-sectional study was conducted on 1207 adults (598 men, 609 women) using anthropometry, skinfolds, and bioelectrical impedance. BMI was classified using WHO (1995) and WHO Asia-Pacific (2000) criteria. Polynomial regressions generated sex-specific FFMI and FMI reference ranges. ROC analysis evaluated the predictive utility of BMI, FMI, and FFMI for hypertension.\nRESULTS: FFMI/BFMI ranged 16.3-19.2/2.2-5.8 kg/m2 (men) and 15.1-17.5/3.5-7.6 kg/m2 (women) under WHO cutoffs; narrower under Asia-Pacific: 16.3-18.5/2.2-4.5 (men), 15.1-16.7/3.5-6.3 (women), differing from other populations reflecting ethnic variability. Overweight and/or obesity prevalence increased from 32.06% (WHO, 1995) to 49.96% (WHO, 2000). Despite similar BMI and FFMI across sexes, significant differences were observed in FMI (WHO 1995: χ2 = 8.26, p &lt; 0.05; WHO 2000 χ2 = 9.46, p &lt; 0.05). Hypertension affected 21% of participants. FFMI emerged as the strongest predictor of hypertension in men (AUC = 0.704), while BMI was more predictive in women (AUC = 0.761).\nCONCLUSION: BMI alone is insufficient for assessing cardiometabolic risk among the Hmars. Sex-specific differences in FMI and FFMI, and their predictive value for hypertension, highlight the need for body composition-based population-sensitive screening strategies.","container-title":"Journal of Racial and Ethnic Health Disparities","DOI":"10.1007/s40615-025-02698-x","ISSN":"2196-8837","journalAbbreviation":"J Racial Ethn Health Disparities","language":"eng","note":"PMID: 41107698","source":"PubMed","title":"Is BMI Enough? Body Composition Profiles and Cardiometabolic Risk in Hmar Tribe of Northeast India","title-short":"Is BMI Enough?","author":[{"family":"Lalnuneng","given":"Abigail"}],"issued":{"date-parts":[["2025",10,17]]}}},{"id":386,"uris":["http://zotero.org/users/19172719/items/7VT7N5V7"],"itemData":{"id":386,"type":"article-journal","abstract":"Central pattern of fat distribution, especially fat accumulation within the intraabdominal cavity increases risks for cardiometabolic diseases. Portal hypothesis combined with a pathological remodeling in visceral fat is considered the major etiological factor explaining the independent contribution of visceral obesity to cardiometabolic diseases. Excessive remodeling in visceral fat during development of obesity leads to dysfunctions in the depot, characterized by hypertrophy and death of adipocytes, hypoxia, inflammation, and fibrosis. Dysfunctional visceral fat secretes elevated levels of fatty acids, glycerol, and proinflammatory and profibrotic cytokines into the portal vein directly impacting the liver, the central regulator of systemic metabolism. These metabolic and endocrine products induce ectopic fat accumulation, insulin resistance, inflammation, and fibrosis in the liver, which in turn causes or exacerbates systemic metabolic derangements. Elucidation of underlying mechanisms that lead to the pathological remodeling and higher degree of dysfunctions in visceral adipose tissue is therefore, critical for the development of therapeutics to prevent deleterious sequelae in obesity. We review depot differences in metabolic and endocrine properties and expendabilities as well as underlying mechanisms that contribute to the pathophysiological aspects of visceral adiposity in cardiometabolic diseases. We also discuss impacts of different weight loss interventions on visceral adiposity and cardiometabolic diseases.","container-title":"Biochemical pharmacology","DOI":"10.1016/j.bcp.2024.116116","ISSN":"0006-2952","journalAbbreviation":"Biochem Pharmacol","note":"PMID: 38460909\nPMCID: PMC11407912","page":"116116","source":"PubMed Central","title":"The pathophysiology of visceral adipose tissues in cardiometabolic diseases","volume":"222","author":[{"family":"Lee","given":"Mi-Jeong"},{"family":"Kim","given":"Jeehoon"}],"issued":{"date-parts":[["2024",4]]}}},{"id":393,"uris":["http://zotero.org/users/19172719/items/HW5V37VD"],"itemData":{"id":393,"type":"article-journal","abstract":"Background\nVisceral fat area (VFA) is a good surrogate marker of obesity-related disorders, such as hypertension, dyslipidemia and glucose intolerance. Although estimating the VFA by X-ray computed tomography (CT) is the primary index for visceral obesity, it is expensive and requires invasive radiation exposure. Dual bioelectrical impedance analysis (BIA) is a simple and reliable method to estimate VFA; however, the clinical usefulness of dual BIA remains unclear in patients with type 2 diabetes (T2D).\n\nMethods\nWe estimated the VFAs by dual BIA and CT in 98 patients with T2D and assessed anthropometric parameters, blood test results, and the presence of comorbid hypertension and dyslipidemia. We compared the correlation between the VFAs examined by dual BIA and CT. Furthermore, we performed the receiver operating characteristic (ROC) analyses for the VFAs to detect the presence of comorbid hypertension and/or dyslipidemia with T2D, which are major comorbidities of visceral obesity, and estimated the area under the curve (AUC).\n\nResults\nThe measurement error between the VFAs by dual BIA and CT was significantly higher among patients with brain natriuretic peptide (BNP) ≥ 100 pg/mL than those with BNP &lt; 100 pg/mL (39.2% ± 31.1% vs. 24.1% ± 18.6%, P &lt; 0.05). After excluding patients with BNP ≥ 100 pg/mL, the VFA by dual BIA significantly correlated with the VFA by CT (r = 0.917; P &lt; 0.0001). The AUC in the ROC analysis for the VFA by dual BIA to detect the presence of comorbid hypertension and/or dyslipidemia with T2D was almost equivalent to that for the VFA by CT.\n\nConclusions\nIn patients with T2D without elevated BNP &gt; 100 pg/mL as indicator for fluid accumulation interfering with BIA, estimation of the VFA by dual BIA significantly correlated with that by CT and also detected comorbid hypertension and/or dyslipidemia with T2D equivalent to those detected by CT. Hence, dual BIA could be an alternative to CT as a standard method for estimating the VFA in patients with diabetes.","container-title":"Cardiovascular Diabetology","DOI":"10.1186/s12933-019-0941-y","ISSN":"1475-2840","journalAbbreviation":"Cardiovasc Diabetol","note":"PMID: 31640702\nPMCID: PMC6805489","page":"137","source":"PubMed Central","title":"Efficacy of visceral fat estimation by dual bioelectrical impedance analysis in detecting cardiovascular risk factors in patients with type 2 diabetes","volume":"18","author":[{"family":"Omura-Ohata","given":"Yoko"},{"family":"Son","given":"Cheol"},{"family":"Makino","given":"Hisashi"},{"family":"Koezuka","given":"Ryo"},{"family":"Tochiya","given":"Mayu"},{"family":"Tamanaha","given":"Tamiko"},{"family":"Kishimoto","given":"Ichiro"},{"family":"Hosoda","given":"Kiminori"}],"issued":{"date-parts":[["2019",10,22]]}}}],"schema":"https://github.com/citation-style-language/schema/raw/master/csl-citation.json"} </w:instrText>
      </w:r>
      <w:r w:rsidR="000A0B81" w:rsidRPr="002F7E70">
        <w:rPr>
          <w:rFonts w:ascii="Times New Roman" w:hAnsi="Times New Roman" w:cs="Times New Roman"/>
        </w:rPr>
        <w:fldChar w:fldCharType="separate"/>
      </w:r>
      <w:r w:rsidR="00567B51" w:rsidRPr="002F7E70">
        <w:rPr>
          <w:rFonts w:ascii="Times New Roman" w:hAnsi="Times New Roman" w:cs="Times New Roman"/>
        </w:rPr>
        <w:t>(9–11)</w:t>
      </w:r>
      <w:r w:rsidR="000A0B81" w:rsidRPr="002F7E70">
        <w:rPr>
          <w:rFonts w:ascii="Times New Roman" w:hAnsi="Times New Roman" w:cs="Times New Roman"/>
        </w:rPr>
        <w:fldChar w:fldCharType="end"/>
      </w:r>
      <w:r w:rsidR="000A0B81" w:rsidRPr="002F7E70">
        <w:rPr>
          <w:rFonts w:ascii="Times New Roman" w:hAnsi="Times New Roman" w:cs="Times New Roman"/>
        </w:rPr>
        <w:t>. There is growing eviden</w:t>
      </w:r>
      <w:r w:rsidR="00DD4B5B" w:rsidRPr="002F7E70">
        <w:rPr>
          <w:rFonts w:ascii="Times New Roman" w:hAnsi="Times New Roman" w:cs="Times New Roman"/>
        </w:rPr>
        <w:t>ce to suggest that individuals</w:t>
      </w:r>
      <w:r w:rsidR="000A0B81" w:rsidRPr="002F7E70">
        <w:rPr>
          <w:rFonts w:ascii="Times New Roman" w:hAnsi="Times New Roman" w:cs="Times New Roman"/>
        </w:rPr>
        <w:t xml:space="preserve"> with normal BMI (18.5–24.9 kg/m</w:t>
      </w:r>
      <w:r w:rsidR="000A0B81" w:rsidRPr="002F7E70">
        <w:rPr>
          <w:rFonts w:ascii="Times New Roman" w:hAnsi="Times New Roman" w:cs="Times New Roman"/>
          <w:vertAlign w:val="superscript"/>
        </w:rPr>
        <w:t>2</w:t>
      </w:r>
      <w:r w:rsidR="000A0B81" w:rsidRPr="002F7E70">
        <w:rPr>
          <w:rFonts w:ascii="Times New Roman" w:hAnsi="Times New Roman" w:cs="Times New Roman"/>
        </w:rPr>
        <w:t xml:space="preserve">) may still exhibit elevated percentage body fat, predisposing them to insulin resistance, dyslipidemia, and hypertension </w:t>
      </w:r>
      <w:r w:rsidR="000A0B81" w:rsidRPr="002F7E70">
        <w:rPr>
          <w:rFonts w:ascii="Times New Roman" w:hAnsi="Times New Roman" w:cs="Times New Roman"/>
        </w:rPr>
        <w:fldChar w:fldCharType="begin"/>
      </w:r>
      <w:r w:rsidR="00567B51" w:rsidRPr="002F7E70">
        <w:rPr>
          <w:rFonts w:ascii="Times New Roman" w:hAnsi="Times New Roman" w:cs="Times New Roman"/>
        </w:rPr>
        <w:instrText xml:space="preserve"> ADDIN ZOTERO_ITEM CSL_CITATION {"citationID":"CNLVuLj6","properties":{"formattedCitation":"(12\\uc0\\u8211{}14)","plainCitation":"(12–14)","noteIndex":0},"citationItems":[{"id":513,"uris":["http://zotero.org/users/19172719/items/RMPGMG5M"],"itemData":{"id":513,"type":"article-journal","abstract":"BACKGROUND: Although body mass index (BMI) is the most widely accepted parameter for defining obesity, recent studies have indicated a unique set of patients who exhibit normal BMI and excess body fat (BF), which is termed as normal weight obesity (NWO). Increased BF is an established risk factor for atherosclerosis. However, it is unclear whether NWO subjects already have a higher degree of vascular inflammation compared to normal weight lean (NWL) subjects; moreover, the association of BF with vascular inflammation in normal weight subjects is largely unknown.\nMETHODS: NWO and NWL subjects (n = 82 in each group) without any history of significant vascular disease were identified from a 3-year database of consecutively recruited patients undergoing 18 F-fluorodeoxyglucose positron emission tomography/computed tomography (18 F-FDG-PET/CT) at a self-referred Healthcare Promotion Program. The degree of subclinical vascular inflammation was evaluated using the mean and maximum target-to-background ratios (TBRmean and TBRmax) of the carotid artery, which were measured by 18 F-FDG-PET/CT (a noninvasive tool for assessing vascular inflammation).\nRESULTS: We found that metabolically dysregulation was greater in NWO subjects than in NWL subjects, with a significantly higher blood pressure, higher fasting glucose level, and worse lipid profile. Moreover, NWO subjects exhibited higher TBR than NWL subjects (TBRmean: 1.33 ± 0.16 versus 1.45 ± 0.19, p &lt; 0.001; TBRmax: 1.52 ± 0.23 versus 1.67 ± 0.25, p &lt; 0.001). TBR was significantly associated with total BF (TBRmean: r = 0.267, p = 0.001; TBRmax: r = 0.289, p &lt; 0.001), age (TBRmean: r = 0.170, p = 0.029; TBRmax: r = 0.165, p = 0.035), BMI (TBRmean: r = 0.184, p = 0.018; TBRmax: r = 0.206, p = 0.008), and fasting glucose level (TBRmean: r = 0.157, p = 0.044; TBRmax: r = 0.182, p = 0.020). In multiple linear regression analysis, BF was an independent determinant of TBRmean and TBRmax, after adjusting for age, BMI, and fasting glucose level (TBRmean: regression coefficient = 0.020, p = 0.008; TBRmax: regression coefficient = 0.028, p = 0.005). Compared to NWL, NWO was also independently associated with elevated TBRmax values, after adjusting for confounding factors (odds ratio = 2.887, 95% confidence interval 1.206-6.914, p = 0.017).\nCONCLUSIONS: NWO is associated with a higher degree of subclinical vascular inflammation, of which BF is a major contributing factor. These results warrant investigations for subclinical atherosclerosis in NWO patients.","container-title":"Cardiovascular Diabetology","DOI":"10.1186/1475-2840-13-70","ISSN":"1475-2840","journalAbbreviation":"Cardiovasc Diabetol","language":"eng","note":"PMID: 24708764\nPMCID: PMC3994236","page":"70","source":"PubMed","title":"Subclinical vascular inflammation in subjects with normal weight obesity and its association with body fat: an 18 F-FDG-PET/CT study","title-short":"Subclinical vascular inflammation in subjects with normal weight obesity and its association with body fat","volume":"13","author":[{"family":"Kang","given":"Shinae"},{"family":"Kyung","given":"Chanhee"},{"family":"Park","given":"Jong Suk"},{"family":"Kim","given":"Sohee"},{"family":"Lee","given":"Seung-Pyo"},{"family":"Kim","given":"Min Kyung"},{"family":"Kim","given":"Hye Kyung"},{"family":"Kim","given":"Kyung Rae"},{"family":"Jeon","given":"Tae Joo"},{"family":"Ahn","given":"Chul Woo"}],"issued":{"date-parts":[["2014",4,4]]}}},{"id":511,"uris":["http://zotero.org/users/19172719/items/2EIBSZFW"],"itemData":{"id":511,"type":"article-journal","abstract":"Objective This study investigated the number of Korean adults who had a normal body mass index (BMI) but high body-fat percentage (BF%) and determined their increased risk factors for cardiovascular diseases, including high blood pressure, hyperglycemia, and dyslipidemia. Design and Methods This cross-sectional study was based on 12,386 subjects (6,534 men and 5,852 women), with a normal BMI, between 30 and 49 years of age. Subjects were categorized into two groups by BF% (normal BF% group, BF% &lt;25 for men, and BF% &lt;30 for women; high BF(%) group, BF% ≥25 for men, and BF% ≥30 for women). Results The proportion of subjects with a normal BMI and high BF% was 12.7% (n = 1,572; 291 [4.5%] men and 1,281 [21.9%] women). Subjects with a high BF% had a significantly higher prevalence of high blood pressure (men only), hyperglycemia, and dyslipidemia. Multiple logistic regression analyses revealed that subjects with a normal BMI and high BF% had a 1.63 (adjusted odds ratio, 95% confidence interval: 1.21–2.19) in men and 1.56 (adjusted odds ratio, 95% confidence interval: 1.36–1.80) in women increased risk of one or more cardiovascular risk factors compared to subjects in the normal BMI and normal BF% group, even after adjusting for abdominal obesity. Conclusion High BF% is associated with a high cardiometabolic risks, regardless of abdominal obesity, in normal-weight Korean adults. Thus, follow-up screening of those with a high BF% may be necessary to detect and prevent cardiometabolic diseases, particularly for women with a normal BMI.","container-title":"Obesity","DOI":"10.1002/oby.20020","ISSN":"1930-739X","issue":"8","language":"en","license":"Copyright © 2012 The Obesity Society","note":"_eprint: https://onlinelibrary.wiley.com/doi/pdf/10.1002/oby.20020","page":"1571-1577","source":"Wiley Online Library","title":"Implication of high-body-fat percentage on cardiometabolic risk in middle-aged, healthy, normal-weight adults","volume":"21","author":[{"family":"Kim","given":"Ji Young"},{"family":"Han","given":"Sang-Hwan"},{"family":"Yang","given":"Bong-Min"}],"issued":{"date-parts":[["2013"]]}}},{"id":509,"uris":["http://zotero.org/users/19172719/items/UMQMHSXV"],"itemData":{"id":509,"type":"article-journal","abstract":"BACKGROUND AND AIMS: Nearly 25% of normal weight individuals display abnormal metabolic profiles associated with obesity. As a wide range in body fat percentage (%BF) exists for BMI-defined normal weight individuals, we investigated whether elevated %BF (determined using DXA) was associated with cardiometabolic dysregulation among 977 normal weight subjects (192 men, 785 women) from the Canadian province of Newfoundland and Labrador.\nMETHODS AND RESULTS: BMI and %BF were measured after a 12-h fasting period. Cardiometabolic abnormalities considered included elevated triglyceride, glucose and hsCRP levels, decreased HDL cholesterol, insulin resistance, and hypertension. Subjects were classified as metabolically healthy (0 or 1 cardiometabolic abnormality) or abnormal (≥2 cardiometabolic abnormalities) and divided into sex-specific %BF tertiles as follows: low (≤15.2% men, ≤29.7% women), medium (15.3-20.7%% men, 29.8-34.9%% women) and high (≥20.8% men, ≥35.0% women). The prevalence of the metabolically abnormal phenotype was higher among medium and high %BF subjects (12.0% and 19.5%, respectively) compared to the low group (7.4%; p &lt; 0.05). Furthermore, the odds of being metabolically abnormal were 1.61 (95% CI 0.94-2.77) for medium %BF subjects compared to the low group and nearly tripled for high %BF subjects (OR 2.73, 95% CI 1.63-4.86). ORs remained significant after further adjustment for waist circumference.\nCONCLUSION: Our findings indicate that those with elevated %BF are at increased risk of developing cardiometabolic disease despite having a normal BMI. Future development of adequate screening tools to identify these individuals is crucial to the prevention of obesity-associated disease.","container-title":"Nutrition, metabolism, and cardiovascular diseases: NMCD","DOI":"10.1016/j.numecd.2010.11.009","ISSN":"1590-3729","issue":"9","journalAbbreviation":"Nutr Metab Cardiovasc Dis","language":"eng","note":"PMID: 21215604","page":"741-747","source":"PubMed","title":"Body fat percentage is associated with cardiometabolic dysregulation in BMI-defined normal weight subjects","volume":"22","author":[{"family":"Shea","given":"J. L."},{"family":"King","given":"M. T. C."},{"family":"Yi","given":"Y."},{"family":"Gulliver","given":"W."},{"family":"Sun","given":"G."}],"issued":{"date-parts":[["2012",9]]}}}],"schema":"https://github.com/citation-style-language/schema/raw/master/csl-citation.json"} </w:instrText>
      </w:r>
      <w:r w:rsidR="000A0B81" w:rsidRPr="002F7E70">
        <w:rPr>
          <w:rFonts w:ascii="Times New Roman" w:hAnsi="Times New Roman" w:cs="Times New Roman"/>
        </w:rPr>
        <w:fldChar w:fldCharType="separate"/>
      </w:r>
      <w:r w:rsidR="00567B51" w:rsidRPr="002F7E70">
        <w:rPr>
          <w:rFonts w:ascii="Times New Roman" w:hAnsi="Times New Roman" w:cs="Times New Roman"/>
        </w:rPr>
        <w:t>(12–14)</w:t>
      </w:r>
      <w:r w:rsidR="000A0B81" w:rsidRPr="002F7E70">
        <w:rPr>
          <w:rFonts w:ascii="Times New Roman" w:hAnsi="Times New Roman" w:cs="Times New Roman"/>
        </w:rPr>
        <w:fldChar w:fldCharType="end"/>
      </w:r>
      <w:r w:rsidR="000A0B81" w:rsidRPr="002F7E70">
        <w:rPr>
          <w:rFonts w:ascii="Times New Roman" w:hAnsi="Times New Roman" w:cs="Times New Roman"/>
        </w:rPr>
        <w:t xml:space="preserve">. This Normal Weight Obesity (NWO) phenotype is commonly seen in </w:t>
      </w:r>
      <w:r w:rsidR="00C85355" w:rsidRPr="002F7E70">
        <w:rPr>
          <w:rFonts w:ascii="Times New Roman" w:hAnsi="Times New Roman" w:cs="Times New Roman"/>
        </w:rPr>
        <w:t xml:space="preserve">Low Middle Income Countries (LMICs) </w:t>
      </w:r>
      <w:r w:rsidR="00FB40B8" w:rsidRPr="002F7E70">
        <w:rPr>
          <w:rFonts w:ascii="Times New Roman" w:hAnsi="Times New Roman" w:cs="Times New Roman"/>
        </w:rPr>
        <w:t>South Asi</w:t>
      </w:r>
      <w:r w:rsidR="00F12EA4" w:rsidRPr="002F7E70">
        <w:rPr>
          <w:rFonts w:ascii="Times New Roman" w:hAnsi="Times New Roman" w:cs="Times New Roman"/>
        </w:rPr>
        <w:t>an populations, with many</w:t>
      </w:r>
      <w:r w:rsidR="00FB40B8" w:rsidRPr="002F7E70">
        <w:rPr>
          <w:rFonts w:ascii="Times New Roman" w:hAnsi="Times New Roman" w:cs="Times New Roman"/>
        </w:rPr>
        <w:t xml:space="preserve"> </w:t>
      </w:r>
      <w:r w:rsidR="00F12EA4" w:rsidRPr="002F7E70">
        <w:rPr>
          <w:rFonts w:ascii="Times New Roman" w:hAnsi="Times New Roman" w:cs="Times New Roman"/>
        </w:rPr>
        <w:t>remaining</w:t>
      </w:r>
      <w:r w:rsidR="00FB40B8" w:rsidRPr="002F7E70">
        <w:rPr>
          <w:rFonts w:ascii="Times New Roman" w:hAnsi="Times New Roman" w:cs="Times New Roman"/>
        </w:rPr>
        <w:t xml:space="preserve"> clinically undiagnosed due to their normal weight</w:t>
      </w:r>
      <w:r w:rsidR="00934F6F" w:rsidRPr="002F7E70">
        <w:rPr>
          <w:rFonts w:ascii="Times New Roman" w:hAnsi="Times New Roman" w:cs="Times New Roman"/>
        </w:rPr>
        <w:t xml:space="preserve"> </w:t>
      </w:r>
      <w:r w:rsidR="00FB40B8" w:rsidRPr="002F7E70">
        <w:rPr>
          <w:rFonts w:ascii="Times New Roman" w:hAnsi="Times New Roman" w:cs="Times New Roman"/>
        </w:rPr>
        <w:fldChar w:fldCharType="begin"/>
      </w:r>
      <w:r w:rsidR="00567B51" w:rsidRPr="002F7E70">
        <w:rPr>
          <w:rFonts w:ascii="Times New Roman" w:hAnsi="Times New Roman" w:cs="Times New Roman"/>
        </w:rPr>
        <w:instrText xml:space="preserve"> ADDIN ZOTERO_ITEM CSL_CITATION {"citationID":"JzvN9WAW","properties":{"formattedCitation":"(15,16)","plainCitation":"(15,16)","noteIndex":0},"citationItems":[{"id":198,"uris":["http://zotero.org/users/19172719/items/4IVPNZEZ"],"itemData":{"id":198,"type":"article-journal","abstract":"Normal-weight obesity (NWO) has been shown to be associated with cardiometabolic dysfunction. However, little is known regarding this potential relationship in early adulthood. The aim of this study was to investigate the associations between NWO and cardiometabolic risk factors in a large population of Colombian young adults. A cross-sectional study was conducted on 1354 subjects (61% women), aged from 18 to 30. Anthropometric data, including body mass index (BMI) and waist circumference (WC), were estimated, and the percentage of fat mass was measured through bioelectrical impedance analysis (BIA). Muscular fitness was determined by using a handgrip strength test and normalized grip strength (NGS = handgrip (kg)/body mass (kg)). A cardiometabolic risk Z-score was derived by assessing WC, triglycerides, high-density lipoprotein cholesterol (HDL-C) cholesterol, fasting glucose, and systolic blood pressure. NWO was defined by the combination of excess %BF (over 25.5% for men and 38.9% for women) and a BMI &lt; 25 kg/m(2). The overall prevalence of NWO was 29.1%. Subjects with NWO have an increased risk of cardiometabolic risk compared to the normal-weight lean group (OR = 3.10). Moreover, NWO was associated with an increased risk of presenting low HDL-C (OR = 2.34), high abdominal obesity (OR = 7.27), and low NGS (OR = 3.30), p &lt; 0.001. There is a high prevalence of NWO in American Latin young adults and this condition is associated with an increased cardiovascular risk, high blood pressure, low HDL-C, high abdominal obesity, and low muscular strength early in life. Screening for adiposity in subjects with a normal BMI could help to identify young adults at a high risk of cardiometabolic abnormalities.","container-title":"Nutrients","DOI":"10.3390/nu12041106","ISSN":"2072-6643","issue":"4","journalAbbreviation":"Nutrients","language":"English","note":"number-of-pages: 13\npublisher-place: Basel\npublisher: MDPI\nWeb of Science ID: WOS:000531831300226","page":"1106","source":"Clarivate Analytics Web of Science","title":"Normal-Weight Obesity Is Associated with Increased Cardiometabolic Risk in Young Adults","volume":"12","author":[{"family":"Correa-Rodriguez","given":"Maria"},{"family":"Gonzalez-Ruiz","given":"Katherine"},{"family":"Rincon-Pabon","given":"David"},{"family":"Izquierdo","given":"Mikel"},{"family":"Garcia-Hermoso","given":"Antonio"},{"family":"Agostinis-Sobrinho","given":"Cesar"},{"family":"Sanchez-Capacho","given":"Nohora"},{"family":"America Roa-Cubaque","given":"Marcela"},{"family":"Ramirez-Velez","given":"Robinson"}],"issued":{"date-parts":[["2020",4]]}}},{"id":287,"uris":["http://zotero.org/users/19172719/items/X57L2FKS"],"itemData":{"id":287,"type":"article-journal","abstract":"OBJECTIVE: To evaluate the prevalence of excessive adiposity among normal-weight individuals, and their cardiometabolic risk.\nMETHODS: This cross-sectional study included 3,001 participants (ages 20-95, 52% men, BMI 28.0 ± 5.5 kg/m2) who completed an anthropometric evaluation, dual x-ray absorptiometry (DXA) scan to measure body composition, and cardiometabolic blood markers. Excess adiposity was defined as ≥25% for men and ≥ 35% for women.\nRESULTS: Of the entire study participants, 967 were in normal BMI (18.5-24.9 kg/m2) with a wide body fat distribution (4-49%). Of them, 26% of men and 38% of women were classified with excess adiposity. As compared to normal-weight lean participants, normal-weight obese men and women had higher triglycerides (76.5 ± 37.3 vs. 101.2 ± 50.3 mg/dL, p = 0.004 and 84 ± 44.2 vs. 101.4 ± 91.1 mg/dL, p = 0.030; respectively) and elevated low-density lipoprotein cholesterol (103.3 ± 31.7 vs. 119.6 ± 45.5 mg/dL, p = 0.011) and total cholesterol (171.5 ± 40.3 vs. 190.2 ± 39 mg/dL, p = 0.007) for men only. Among NWO, abdominal circumference was prevalent in 60% of the females with NWO (≥88 cm), but only in 4% of males (≥102 cm).\nCONCLUSION: Higher adiposity, even within normal weight, increases cardiometabolic risk, and abdominal waist circumference misclassified obesity in normal-weight individuals. This study highlights the need for a body composition evaluation to determine cardiometabolic risk for adults with normal body weight.","container-title":"Frontiers in Nutrition","DOI":"10.3389/fnut.2023.1173488","ISSN":"2296-861X","journalAbbreviation":"Front Nutr","language":"eng","note":"PMID: 37360304\nPMCID: PMC10287971","page":"1173488","source":"PubMed","title":"The paradox of obesity with normal weight; a cross-sectional study","volume":"10","author":[{"family":"Lahav","given":"Yair"},{"family":"Kfir","given":"Aviv"},{"family":"Gepner","given":"Yftach"}],"issued":{"date-parts":[["2023"]]}}}],"schema":"https://github.com/citation-style-language/schema/raw/master/csl-citation.json"} </w:instrText>
      </w:r>
      <w:r w:rsidR="00FB40B8" w:rsidRPr="002F7E70">
        <w:rPr>
          <w:rFonts w:ascii="Times New Roman" w:hAnsi="Times New Roman" w:cs="Times New Roman"/>
        </w:rPr>
        <w:fldChar w:fldCharType="separate"/>
      </w:r>
      <w:r w:rsidR="00567B51" w:rsidRPr="002F7E70">
        <w:rPr>
          <w:rFonts w:ascii="Times New Roman" w:hAnsi="Times New Roman" w:cs="Times New Roman"/>
        </w:rPr>
        <w:t>(15,16)</w:t>
      </w:r>
      <w:r w:rsidR="00FB40B8" w:rsidRPr="002F7E70">
        <w:rPr>
          <w:rFonts w:ascii="Times New Roman" w:hAnsi="Times New Roman" w:cs="Times New Roman"/>
        </w:rPr>
        <w:fldChar w:fldCharType="end"/>
      </w:r>
      <w:r w:rsidR="00FB40B8" w:rsidRPr="002F7E70">
        <w:rPr>
          <w:rFonts w:ascii="Times New Roman" w:hAnsi="Times New Roman" w:cs="Times New Roman"/>
        </w:rPr>
        <w:t>.</w:t>
      </w:r>
      <w:r w:rsidR="00DD4B5B" w:rsidRPr="002F7E70">
        <w:rPr>
          <w:rFonts w:ascii="Times New Roman" w:hAnsi="Times New Roman" w:cs="Times New Roman"/>
        </w:rPr>
        <w:t xml:space="preserve"> This is further compounded by</w:t>
      </w:r>
      <w:r w:rsidR="00567B51" w:rsidRPr="002F7E70">
        <w:rPr>
          <w:rFonts w:ascii="Times New Roman" w:hAnsi="Times New Roman" w:cs="Times New Roman"/>
        </w:rPr>
        <w:t xml:space="preserve"> the</w:t>
      </w:r>
      <w:r w:rsidR="00F929B1" w:rsidRPr="002F7E70">
        <w:rPr>
          <w:rFonts w:ascii="Times New Roman" w:hAnsi="Times New Roman" w:cs="Times New Roman"/>
        </w:rPr>
        <w:t xml:space="preserve"> rapid urbanization occurring in these LMICs, characterized by inadequate infrastructure, creating urban slums and worse socioeconomic disparities that are impacting behaviours such as diet, physical activity, and smoking, increasing cardiometabolic risk </w:t>
      </w:r>
      <w:r w:rsidR="00F929B1" w:rsidRPr="002F7E70">
        <w:rPr>
          <w:rFonts w:ascii="Times New Roman" w:hAnsi="Times New Roman" w:cs="Times New Roman"/>
        </w:rPr>
        <w:fldChar w:fldCharType="begin"/>
      </w:r>
      <w:r w:rsidR="00F929B1" w:rsidRPr="002F7E70">
        <w:rPr>
          <w:rFonts w:ascii="Times New Roman" w:hAnsi="Times New Roman" w:cs="Times New Roman"/>
        </w:rPr>
        <w:instrText xml:space="preserve"> ADDIN ZOTERO_ITEM CSL_CITATION {"citationID":"lr91PhHW","properties":{"formattedCitation":"(17,18)","plainCitation":"(17,18)","noteIndex":0},"citationItems":[{"id":362,"uris":["http://zotero.org/users/19172719/items/P8BB2KTH"],"itemData":{"id":362,"type":"article-journal","abstract":"Purpose\nObesity has attained pandemic proportions across the world, and its prevalence in developing countries is also on the rise. Nevertheless, there is still a large gap in understanding the reasons behind a disproportionately high prevalence of diabetes as opposed to a lesser degree of obesity seen in individuals of South Asian origin. This research letter highlights the importance of identifying individuals with normal weight obesity, which may partially bridge this knowledge gap.\nMethods\nWe reviewed recently published evidence on normal weight obesity.\nFindings\nNormal weight obesity is a common public health problem and may be prevalent in up to one-third of individuals of certain Asian ethnicities. Literature is emerging on its pathophysiology and association with metabolic diseases, such as type 2 diabetes mellitus, hypertension, and dyslipidemia. More recently, normal weight obesity was also identified as an independent strong predictor of cardiovascular mortality. However, evidence is particularly lacking on its appropriate management.\nImplications\nNormal weight obesity is an underrecognized yet widely prevalent problem in individuals of Asian descent. Further research on pathogenic mechanisms, diagnostic modalities, and therapeutic options in individuals with normal weight obesity is needed to appropriately manage this condition.","container-title":"Clinical Therapeutics","DOI":"10.1016/j.clinthera.2019.05.016","ISSN":"0149-2918","issue":"8","journalAbbreviation":"Clinical Therapeutics","page":"1638-1642","source":"ScienceDirect","title":"Normal Weight Obesity: An Underrecognized Problem in Individuals of South Asian Descent","title-short":"Normal Weight Obesity","volume":"41","author":[{"family":"Kapoor","given":"Nitin"},{"family":"Furler","given":"John"},{"family":"Paul","given":"Thomas V."},{"family":"Thomas","given":"Nihal"},{"family":"Oldenburg","given":"Brian"}],"issued":{"date-parts":[["2019",8,1]]}}},{"id":428,"uris":["http://zotero.org/users/19172719/items/QLDZPJNR"],"itemData":{"id":428,"type":"article-journal","abstract":"Objective\nUrbanization is an important determinant of cardiovascular disease (CVD) risk. To determine location-based differences in CVD risk factors in India we performed studies among women in rural, urban-poor and urban middle-class locations.\n\nMethods\nPopulation-based cross-sectional studies in rural, urban-poor, and urban-middle class women (35–70y) were performed at multiple sites. We evaluated 6853 women (rural 2616, 5 sites; urban-poor 2008, 4 sites; urban middle-class 2229, 11 sites) for socioeconomic, lifestyle, anthropometric and biochemical risk factors. Descriptive statistics are reported.\n\nResults\nMean levels of body mass index (BMI), waist circumference, waist-hip ratio (WHR), systolic BP, fasting glucose and cholesterol in rural, urban-poor and urban-middle class women showed significantly increasing trends (ANOVAtrend, p &lt;0.001). Age-adjusted prevalence of diabetes and risk factors among rural, urban-poor and urban-middle class women, respectively was, diabetes (2.2, 9.3, 17.7%), overweight BMI ≥25 kg/m2 (22.5, 45.6, 57.4%), waist &gt;80 cm (28.3, 63.4, 61.9%), waist &gt;90 cm (8.4, 31.4, 38.2%), waist hip ratio (WHR) &gt;0.8 (60.4, 90.7, 88.5), WHR&gt;0.9 (13.0, 44.3, 56.1%), hypertension (31.6, 48.2, 59.0%) and hypercholesterolemia (13.5, 27.7, 37.4%) (Mantel Haenszel X2 ptrend &lt;0.01). Inverse trend was observed for tobacco use (41.6, 19.6, 9.4%). There was significant association of hypertension, hypercholesterolemia and diabetes with overweight and obesity (adjusted R2 0.89–0.99).\n\nConclusions\nThere are significant location based differences in cardiometabolic risk factors in India. The urban-middle class women have the highest risk compared to urban-poor and rural.","container-title":"PLoS ONE","DOI":"10.1371/journal.pone.0149437","ISSN":"1932-6203","issue":"2","journalAbbreviation":"PLoS One","note":"PMID: 26881429\nPMCID: PMC4755555","page":"e0149437","source":"PubMed Central","title":"Disparities in Prevalence of Cardiometablic Risk Factors in Rural, Urban-Poor, and Urban-Middle Class Women in India","volume":"11","author":[{"family":"Mohan","given":"Indu"},{"family":"Gupta","given":"Rajeev"},{"family":"Misra","given":"Anoop"},{"family":"Sharma","given":"Krishna Kumar"},{"family":"Agrawal","given":"Aachu"},{"family":"Vikram","given":"Naval K."},{"family":"Sharma","given":"Vinita"},{"family":"Shrivastava","given":"Usha"},{"family":"Pandey","given":"Ravindra M."}],"issued":{"date-parts":[["2016",2,16]]}}}],"schema":"https://github.com/citation-style-language/schema/raw/master/csl-citation.json"} </w:instrText>
      </w:r>
      <w:r w:rsidR="00F929B1" w:rsidRPr="002F7E70">
        <w:rPr>
          <w:rFonts w:ascii="Times New Roman" w:hAnsi="Times New Roman" w:cs="Times New Roman"/>
        </w:rPr>
        <w:fldChar w:fldCharType="separate"/>
      </w:r>
      <w:r w:rsidR="00F929B1" w:rsidRPr="002F7E70">
        <w:rPr>
          <w:rFonts w:ascii="Times New Roman" w:hAnsi="Times New Roman" w:cs="Times New Roman"/>
        </w:rPr>
        <w:t>(17,18)</w:t>
      </w:r>
      <w:r w:rsidR="00F929B1" w:rsidRPr="002F7E70">
        <w:rPr>
          <w:rFonts w:ascii="Times New Roman" w:hAnsi="Times New Roman" w:cs="Times New Roman"/>
        </w:rPr>
        <w:fldChar w:fldCharType="end"/>
      </w:r>
      <w:r w:rsidR="00F929B1" w:rsidRPr="002F7E70">
        <w:rPr>
          <w:rFonts w:ascii="Times New Roman" w:hAnsi="Times New Roman" w:cs="Times New Roman"/>
        </w:rPr>
        <w:t xml:space="preserve">. </w:t>
      </w:r>
      <w:r w:rsidR="00567B51" w:rsidRPr="002F7E70">
        <w:rPr>
          <w:rFonts w:ascii="Times New Roman" w:hAnsi="Times New Roman" w:cs="Times New Roman"/>
        </w:rPr>
        <w:t>This highlights</w:t>
      </w:r>
      <w:r w:rsidR="00DD4B5B" w:rsidRPr="002F7E70">
        <w:rPr>
          <w:rFonts w:ascii="Times New Roman" w:hAnsi="Times New Roman" w:cs="Times New Roman"/>
        </w:rPr>
        <w:t xml:space="preserve"> the need to appropriately identify individuals at risk and intervene in those with high cardiovascular metabolic risk, irrespective of their weigh</w:t>
      </w:r>
      <w:commentRangeStart w:id="3"/>
      <w:r w:rsidR="00DD4B5B" w:rsidRPr="002F7E70">
        <w:rPr>
          <w:rFonts w:ascii="Times New Roman" w:hAnsi="Times New Roman" w:cs="Times New Roman"/>
        </w:rPr>
        <w:t>t.</w:t>
      </w:r>
      <w:commentRangeEnd w:id="3"/>
      <w:r w:rsidR="00C241E0">
        <w:rPr>
          <w:rStyle w:val="CommentReference"/>
        </w:rPr>
        <w:commentReference w:id="3"/>
      </w:r>
    </w:p>
    <w:p w14:paraId="23B00E5A" w14:textId="77777777" w:rsidR="00064EA3" w:rsidRPr="002F7E70" w:rsidRDefault="00DD4B5B" w:rsidP="00504939">
      <w:pPr>
        <w:spacing w:line="240" w:lineRule="auto"/>
        <w:jc w:val="both"/>
        <w:rPr>
          <w:rFonts w:ascii="Times New Roman" w:hAnsi="Times New Roman" w:cs="Times New Roman"/>
        </w:rPr>
      </w:pPr>
      <w:r w:rsidRPr="002F7E70">
        <w:rPr>
          <w:rFonts w:ascii="Times New Roman" w:hAnsi="Times New Roman" w:cs="Times New Roman"/>
        </w:rPr>
        <w:t xml:space="preserve">Accurate estimation of percentage fat </w:t>
      </w:r>
      <w:r w:rsidR="005068F9" w:rsidRPr="002F7E70">
        <w:rPr>
          <w:rFonts w:ascii="Times New Roman" w:hAnsi="Times New Roman" w:cs="Times New Roman"/>
        </w:rPr>
        <w:t xml:space="preserve">with clear detection of visceral fat </w:t>
      </w:r>
      <w:r w:rsidRPr="002F7E70">
        <w:rPr>
          <w:rFonts w:ascii="Times New Roman" w:hAnsi="Times New Roman" w:cs="Times New Roman"/>
        </w:rPr>
        <w:t>can be effective in identifying individuals at risk</w:t>
      </w:r>
      <w:r w:rsidRPr="002F7E70">
        <w:rPr>
          <w:rFonts w:ascii="Times New Roman" w:hAnsi="Times New Roman" w:cs="Times New Roman"/>
        </w:rPr>
        <w:fldChar w:fldCharType="begin"/>
      </w:r>
      <w:r w:rsidR="00F929B1" w:rsidRPr="002F7E70">
        <w:rPr>
          <w:rFonts w:ascii="Times New Roman" w:hAnsi="Times New Roman" w:cs="Times New Roman"/>
        </w:rPr>
        <w:instrText xml:space="preserve"> ADDIN ZOTERO_ITEM CSL_CITATION {"citationID":"FjWXqM0b","properties":{"formattedCitation":"(17,19)","plainCitation":"(17,19)","noteIndex":0},"citationItems":[{"id":362,"uris":["http://zotero.org/users/19172719/items/P8BB2KTH"],"itemData":{"id":362,"type":"article-journal","abstract":"Purpose\nObesity has attained pandemic proportions across the world, and its prevalence in developing countries is also on the rise. Nevertheless, there is still a large gap in understanding the reasons behind a disproportionately high prevalence of diabetes as opposed to a lesser degree of obesity seen in individuals of South Asian origin. This research letter highlights the importance of identifying individuals with normal weight obesity, which may partially bridge this knowledge gap.\nMethods\nWe reviewed recently published evidence on normal weight obesity.\nFindings\nNormal weight obesity is a common public health problem and may be prevalent in up to one-third of individuals of certain Asian ethnicities. Literature is emerging on its pathophysiology and association with metabolic diseases, such as type 2 diabetes mellitus, hypertension, and dyslipidemia. More recently, normal weight obesity was also identified as an independent strong predictor of cardiovascular mortality. However, evidence is particularly lacking on its appropriate management.\nImplications\nNormal weight obesity is an underrecognized yet widely prevalent problem in individuals of Asian descent. Further research on pathogenic mechanisms, diagnostic modalities, and therapeutic options in individuals with normal weight obesity is needed to appropriately manage this condition.","container-title":"Clinical Therapeutics","DOI":"10.1016/j.clinthera.2019.05.016","ISSN":"0149-2918","issue":"8","journalAbbreviation":"Clinical Therapeutics","page":"1638-1642","source":"ScienceDirect","title":"Normal Weight Obesity: An Underrecognized Problem in Individuals of South Asian Descent","title-short":"Normal Weight Obesity","volume":"41","author":[{"family":"Kapoor","given":"Nitin"},{"family":"Furler","given":"John"},{"family":"Paul","given":"Thomas V."},{"family":"Thomas","given":"Nihal"},{"family":"Oldenburg","given":"Brian"}],"issued":{"date-parts":[["2019",8,1]]}}},{"id":195,"uris":["http://zotero.org/users/19172719/items/654I9GW2"],"itemData":{"id":195,"type":"article-journal","abstract":"BackgroundStudies investigating obesity and cardiometabolic risk have focused on at-risk' populations and methodological inconsistencies have produced equivocal findings. The present cross-sectional study investigated indices of body composition as predictors of cardiometabolic risk and their relationship with inflammation in apparently healthy young adults. MethodsA fasting blood sample was taken from consenting adults (160 males, 32 females, aged 18-40years) for assessment of cardiometabolic risk markers (blood pressure, lipid profiles and insulin resistance) and inflammatory markers (C-reactive protein, tumour necrosis factor-, interleukin-6, interleukin-10 and adiponectin). Together with anthropometry, fat mass (FM) and fat-free mass (FFM) were determined by dual-energy X-ray absorptiometry. FM was expressed in absolute terms (kg), as well as relative to total body weight (%), height [FM index (FMI, kgm(-2))] and FFM (FM:FFM,%). ResultsAlthough anthropometric indices were associated with most cardiometabolic risk markers, the strongest relationship was observed with FMI. Relative to having a low cardiometabolic risk (2 markers above clinically relevant cut-offs), each kgm(-2) increase in FMI, increased the likelihood of having an increased cardiometabolic risk by 29% (odds ratio=1.29; 95% confidence interval=1.12-1.49). Inflammatory markers were not associated with body composition or cardiometabolic risk. ConclusionsFMI was the strongest predictor of overall cardiometabolic risk but not inflammation per se. However, anthropometric indices, such as body mass index and waist-to-height ratio, remain valuable surrogate measures of adiposity in this group, particularly when risk markers are considered independently.","container-title":"Journal of Human Nutrition and Dietetics","DOI":"10.1111/jhn.12295","ISSN":"0952-3871, 1365-277X","issue":"1","journalAbbreviation":"J. Hum. Nutr. Diet.","language":"English","note":"number-of-pages: 12\npublisher-place: Hoboken\npublisher: Wiley\nWeb of Science ID: WOS:000369167500003","page":"26-37","source":"Clarivate Analytics Web of Science","title":"Indices of adiposity as predictors of cardiometabolic risk and inflammation in young adults","volume":"29","author":[{"family":"Pourshahidi","given":"L. K."},{"family":"Wallace","given":"J. M. W."},{"family":"Mulhern","given":"M. S."},{"family":"Horigan","given":"G."},{"family":"Strain","given":"J. J."},{"family":"McSorley","given":"E. M."},{"family":"Magee","given":"P. J."},{"family":"Bonham","given":"M. P."},{"family":"Livingstone","given":"M. B. E."}],"issued":{"date-parts":[["2016",2]]}}}],"schema":"https://github.com/citation-style-language/schema/raw/master/csl-citation.json"} </w:instrText>
      </w:r>
      <w:r w:rsidRPr="002F7E70">
        <w:rPr>
          <w:rFonts w:ascii="Times New Roman" w:hAnsi="Times New Roman" w:cs="Times New Roman"/>
        </w:rPr>
        <w:fldChar w:fldCharType="separate"/>
      </w:r>
      <w:r w:rsidR="00F929B1" w:rsidRPr="002F7E70">
        <w:rPr>
          <w:rFonts w:ascii="Times New Roman" w:hAnsi="Times New Roman" w:cs="Times New Roman"/>
        </w:rPr>
        <w:t>(17,19)</w:t>
      </w:r>
      <w:r w:rsidRPr="002F7E70">
        <w:rPr>
          <w:rFonts w:ascii="Times New Roman" w:hAnsi="Times New Roman" w:cs="Times New Roman"/>
        </w:rPr>
        <w:fldChar w:fldCharType="end"/>
      </w:r>
      <w:r w:rsidR="005068F9" w:rsidRPr="002F7E70">
        <w:rPr>
          <w:rFonts w:ascii="Times New Roman" w:hAnsi="Times New Roman" w:cs="Times New Roman"/>
        </w:rPr>
        <w:t xml:space="preserve">. This can be done using Magnetic Resonance Imaging (MRI), Computed Tomography (CT), or Dual energy x-ray absorptiometry (DXA) scan, all of which are limited by cost, availability, and expertise required </w:t>
      </w:r>
      <w:r w:rsidR="00C85355" w:rsidRPr="002F7E70">
        <w:rPr>
          <w:rFonts w:ascii="Times New Roman" w:hAnsi="Times New Roman" w:cs="Times New Roman"/>
        </w:rPr>
        <w:t>in LMICs</w:t>
      </w:r>
      <w:r w:rsidR="005068F9" w:rsidRPr="002F7E70">
        <w:rPr>
          <w:rFonts w:ascii="Times New Roman" w:hAnsi="Times New Roman" w:cs="Times New Roman"/>
        </w:rPr>
        <w:t xml:space="preserve"> </w:t>
      </w:r>
      <w:r w:rsidR="005068F9" w:rsidRPr="002F7E70">
        <w:rPr>
          <w:rFonts w:ascii="Times New Roman" w:hAnsi="Times New Roman" w:cs="Times New Roman"/>
        </w:rPr>
        <w:fldChar w:fldCharType="begin"/>
      </w:r>
      <w:r w:rsidR="00C85355" w:rsidRPr="002F7E70">
        <w:rPr>
          <w:rFonts w:ascii="Times New Roman" w:hAnsi="Times New Roman" w:cs="Times New Roman"/>
        </w:rPr>
        <w:instrText xml:space="preserve"> ADDIN ZOTERO_ITEM CSL_CITATION {"citationID":"S5otVCSN","properties":{"formattedCitation":"(20,21)","plainCitation":"(20,21)","noteIndex":0},"citationItems":[{"id":391,"uris":["http://zotero.org/users/19172719/items/7PP9IVTG"],"itemData":{"id":391,"type":"article-journal","abstract":"Visceral adipose tissue (VAT) has been linked to systemic proinflammatory characteristics, and measuring it accurately usually requires sophisticated instruments. This study aimed to estimate VAT applying a simpler method that uses total subcutaneous fat and total body fat (BF) measurements.","container-title":"International Journal of Obesity","DOI":"10.1038/s41366-023-01400-7","ISSN":"1476-5497","issue":"2","journalAbbreviation":"Int J Obes","language":"en","license":"2023 The Author(s)","note":"publisher: Nature Publishing Group","page":"209-217","source":"www.nature.com","title":"A new approach to quantify visceral fat via bioelectrical impedance analysis and ultrasound compared to MRI","volume":"48","author":[{"family":"Hoffmann","given":"Jana"},{"family":"Thiele","given":"Jens"},{"family":"Kwast","given":"Stefan"},{"family":"Borger","given":"Michael Andrew"},{"family":"Schröter","given":"Thomas"},{"family":"Schmidt","given":"Jochen"},{"family":"Busse","given":"Martin"}],"issued":{"date-parts":[["2024",2]]}}},{"id":409,"uris":["http://zotero.org/users/19172719/items/YYFNSSV4"],"itemData":{"id":409,"type":"article-journal","abstract":"Background &amp; aims\nAccurate diagnosis of obesity relies on valid body composition assessment methods. Dual-energy X-ray absorptiometry (DEXA) is the clinical gold standard for assessing body composition. Still, it is costly, leading to the widespread use of bioelectrical impedance analysis (BIA) scales, which often yield values that differ from those obtained with DEXA. This study aimed to: (a) quantify the error between anthropometric variables measured by BIA and DEXA; (b) identify variables with the highest and lowest errors, including sex- and body mass index (BMI)- specific analyses; and (c) propose a percentile-based calibration and ordinary least squares (OLS) linear regression method to reduce measurement error.\nMethods\nSixty-one participants (33 men, 28 women; aged 24–63 years) underwent height, weight, BMI, and body composition assessments using BIA and DEXA. A mirrored dataset was created using both methods. A linear-percentile calibration and OLS approach was used to align empirical quantiles, adjusting BIA measurements to DEXA standards.\nResults\nAfter calibration, the variables showed the highest predictive accuracy, while the trunk and limb BFM variables performed the worst, with trunk FFM (fat-free mass) improving only by the OLS method. Calibration reduced errors in most BMI and sex groups, except for trunk FFM and leg FFM, for which calibration showed no benefit.\nConclusion\nBIA demonstrates systematic measurement errors compared to DEXA. However, calibration through percentile alignment led to notable improvements, with the regression models showing a significant improvement in agreement between methods within this sample. offering a practical strategy to enhance the accuracy of BIA-based assessments in clinical and research contexts.","container-title":"Clinical Nutrition ESPEN","DOI":"10.1016/j.clnesp.2025.11.163","ISSN":"2405-4577","journalAbbreviation":"Clinical Nutrition ESPEN","page":"102843","source":"ScienceDirect","title":"Error reduction as a calibration strategy for body composition measurements: A comparison between bioelectrical impedance analysis and dual-energy X-ray absorption","title-short":"Error reduction as a calibration strategy for body composition measurements","volume":"71","author":[{"family":"Góes Pacheco","given":"André Luiz","non-dropping-particle":"de"},{"family":"Santos","given":"Gabriela Carvalho Jurema"},{"family":"Leão Costa","given":"Denise Mirelli"},{"family":"Cavalcanti Fraga","given":"João Victor"},{"family":"Sacramento","given":"Henrique Silva"},{"family":"Manoel da Costa","given":"Jonathan"},{"family":"Mbanze","given":"Shyrley Fernanda"},{"family":"Chongo","given":"Cheid"},{"family":"Pereira","given":"Jéssica Gonzaga"},{"family":"Santana","given":"Thiago França","non-dropping-particle":"de"},{"family":"Oliveira Freitas","given":"Fabiane","non-dropping-particle":"de"},{"family":"Silva","given":"Estevan Luiz","non-dropping-particle":"da"},{"family":"Santos Fh","given":"Jaime Cesar","non-dropping-particle":"dos"},{"family":"Henrique","given":"Rafael dos Santos"},{"family":"Leandro","given":"Carol Góis"}],"issued":{"date-parts":[["2026",2,1]]}}}],"schema":"https://github.com/citation-style-language/schema/raw/master/csl-citation.json"} </w:instrText>
      </w:r>
      <w:r w:rsidR="005068F9" w:rsidRPr="002F7E70">
        <w:rPr>
          <w:rFonts w:ascii="Times New Roman" w:hAnsi="Times New Roman" w:cs="Times New Roman"/>
        </w:rPr>
        <w:fldChar w:fldCharType="separate"/>
      </w:r>
      <w:r w:rsidR="00C85355" w:rsidRPr="002F7E70">
        <w:rPr>
          <w:rFonts w:ascii="Times New Roman" w:hAnsi="Times New Roman" w:cs="Times New Roman"/>
        </w:rPr>
        <w:t>(20,21)</w:t>
      </w:r>
      <w:r w:rsidR="005068F9" w:rsidRPr="002F7E70">
        <w:rPr>
          <w:rFonts w:ascii="Times New Roman" w:hAnsi="Times New Roman" w:cs="Times New Roman"/>
        </w:rPr>
        <w:fldChar w:fldCharType="end"/>
      </w:r>
      <w:r w:rsidR="002C2E16" w:rsidRPr="002F7E70">
        <w:rPr>
          <w:rFonts w:ascii="Times New Roman" w:hAnsi="Times New Roman" w:cs="Times New Roman"/>
        </w:rPr>
        <w:t xml:space="preserve">. Body composition provides information on fat mass, fat distribution, and lean mass, which is not captured by BMI </w:t>
      </w:r>
      <w:r w:rsidR="002C2E16" w:rsidRPr="002F7E70">
        <w:rPr>
          <w:rFonts w:ascii="Times New Roman" w:hAnsi="Times New Roman" w:cs="Times New Roman"/>
        </w:rPr>
        <w:fldChar w:fldCharType="begin"/>
      </w:r>
      <w:r w:rsidR="00C85355" w:rsidRPr="002F7E70">
        <w:rPr>
          <w:rFonts w:ascii="Times New Roman" w:hAnsi="Times New Roman" w:cs="Times New Roman"/>
        </w:rPr>
        <w:instrText xml:space="preserve"> ADDIN ZOTERO_ITEM CSL_CITATION {"citationID":"wXlItHyK","properties":{"formattedCitation":"(22)","plainCitation":"(22)","noteIndex":0},"citationItems":[{"id":163,"uris":["http://zotero.org/users/19172719/items/32VZER5A"],"itemData":{"id":163,"type":"article-journal","abstract":"The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 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 ESPEN guidelines for the clinical use of BIA measurements are described in a paper to appear soon in Clinical Nutrition.","container-title":"Clinical Nutrition (Edinburgh, Scotland)","DOI":"10.1016/j.clnu.2004.06.004","ISSN":"0261-5614","issue":"5","journalAbbreviation":"Clin Nutr","language":"eng","note":"PMID: 15380917","page":"1226-1243","source":"PubMed","title":"Bioelectrical impedance analysis--part I: review of principles and methods","title-short":"Bioelectrical impedance analysis--part I","volume":"23","author":[{"family":"Kyle","given":"Ursula G."},{"family":"Bosaeus","given":"Ingvar"},{"family":"De Lorenzo","given":"Antonio D."},{"family":"Deurenberg","given":"Paul"},{"family":"Elia","given":"Marinos"},{"family":"Gómez","given":"José Manuel"},{"family":"Heitmann","given":"Berit Lilienthal"},{"family":"Kent-Smith","given":"Luisa"},{"family":"Melchior","given":"Jean-Claude"},{"family":"Pirlich","given":"Matthias"},{"family":"Scharfetter","given":"Hermann"},{"family":"Schols","given":"Annemie M. W. J."},{"family":"Pichard","given":"Claude"},{"literal":"Composition of the ESPEN Working Group"}],"issued":{"date-parts":[["2004",10]]}}}],"schema":"https://github.com/citation-style-language/schema/raw/master/csl-citation.json"} </w:instrText>
      </w:r>
      <w:r w:rsidR="002C2E16" w:rsidRPr="002F7E70">
        <w:rPr>
          <w:rFonts w:ascii="Times New Roman" w:hAnsi="Times New Roman" w:cs="Times New Roman"/>
        </w:rPr>
        <w:fldChar w:fldCharType="separate"/>
      </w:r>
      <w:r w:rsidR="00C85355" w:rsidRPr="002F7E70">
        <w:rPr>
          <w:rFonts w:ascii="Times New Roman" w:hAnsi="Times New Roman" w:cs="Times New Roman"/>
        </w:rPr>
        <w:t>(22)</w:t>
      </w:r>
      <w:r w:rsidR="002C2E16" w:rsidRPr="002F7E70">
        <w:rPr>
          <w:rFonts w:ascii="Times New Roman" w:hAnsi="Times New Roman" w:cs="Times New Roman"/>
        </w:rPr>
        <w:fldChar w:fldCharType="end"/>
      </w:r>
      <w:r w:rsidR="00064EA3" w:rsidRPr="002F7E70">
        <w:rPr>
          <w:rFonts w:ascii="Times New Roman" w:hAnsi="Times New Roman" w:cs="Times New Roman"/>
        </w:rPr>
        <w:t>. Bioelectrical</w:t>
      </w:r>
      <w:r w:rsidR="00715801" w:rsidRPr="002F7E70">
        <w:rPr>
          <w:rFonts w:ascii="Times New Roman" w:hAnsi="Times New Roman" w:cs="Times New Roman"/>
        </w:rPr>
        <w:t xml:space="preserve"> impedance analysis (BIA)</w:t>
      </w:r>
      <w:r w:rsidR="00C85355" w:rsidRPr="002F7E70">
        <w:rPr>
          <w:rFonts w:ascii="Times New Roman" w:hAnsi="Times New Roman" w:cs="Times New Roman"/>
        </w:rPr>
        <w:t>,</w:t>
      </w:r>
      <w:r w:rsidR="00715801" w:rsidRPr="002F7E70">
        <w:rPr>
          <w:rFonts w:ascii="Times New Roman" w:hAnsi="Times New Roman" w:cs="Times New Roman"/>
        </w:rPr>
        <w:t xml:space="preserve"> </w:t>
      </w:r>
      <w:r w:rsidR="00C85355" w:rsidRPr="002F7E70">
        <w:rPr>
          <w:rFonts w:ascii="Times New Roman" w:hAnsi="Times New Roman" w:cs="Times New Roman"/>
        </w:rPr>
        <w:t xml:space="preserve">which works by determining the electrical impedance of a small electrical current passing through the body, </w:t>
      </w:r>
      <w:r w:rsidR="00064EA3" w:rsidRPr="002F7E70">
        <w:rPr>
          <w:rFonts w:ascii="Times New Roman" w:hAnsi="Times New Roman" w:cs="Times New Roman"/>
        </w:rPr>
        <w:t>provides</w:t>
      </w:r>
      <w:r w:rsidR="00715801" w:rsidRPr="002F7E70">
        <w:rPr>
          <w:rFonts w:ascii="Times New Roman" w:hAnsi="Times New Roman" w:cs="Times New Roman"/>
        </w:rPr>
        <w:t xml:space="preserve"> a relatively simple, inexpensive, and non-invasive method to </w:t>
      </w:r>
      <w:r w:rsidR="00064EA3" w:rsidRPr="002F7E70">
        <w:rPr>
          <w:rFonts w:ascii="Times New Roman" w:hAnsi="Times New Roman" w:cs="Times New Roman"/>
        </w:rPr>
        <w:t>estimate body composition in</w:t>
      </w:r>
      <w:r w:rsidR="00715801" w:rsidRPr="002F7E70">
        <w:rPr>
          <w:rFonts w:ascii="Times New Roman" w:hAnsi="Times New Roman" w:cs="Times New Roman"/>
        </w:rPr>
        <w:t xml:space="preserve"> large populations </w:t>
      </w:r>
      <w:r w:rsidR="00715801" w:rsidRPr="002F7E70">
        <w:rPr>
          <w:rFonts w:ascii="Times New Roman" w:hAnsi="Times New Roman" w:cs="Times New Roman"/>
        </w:rPr>
        <w:fldChar w:fldCharType="begin"/>
      </w:r>
      <w:r w:rsidR="00C85355" w:rsidRPr="002F7E70">
        <w:rPr>
          <w:rFonts w:ascii="Times New Roman" w:hAnsi="Times New Roman" w:cs="Times New Roman"/>
        </w:rPr>
        <w:instrText xml:space="preserve"> ADDIN ZOTERO_ITEM CSL_CITATION {"citationID":"vlgS5vYq","properties":{"formattedCitation":"(23,24)","plainCitation":"(23,24)","noteIndex":0},"citationItems":[{"id":518,"uris":["http://zotero.org/users/19172719/items/WHJV25NB"],"itemData":{"id":518,"type":"article-journal","abstract":"Bioelectrical impedance analysis (BIA) is a relatively simple, inexpensive and non-invasive technique to measure body composition and is therefore suitable in field studies and larger surveys.","container-title":"European Journal of Clinical Nutrition","DOI":"10.1038/ejcn.2012.168","ISSN":"1476-5640","issue":"1","journalAbbreviation":"Eur J Clin Nutr","language":"en","license":"2013 Macmillan Publishers Limited","note":"publisher: Nature Publishing Group","page":"S79-S85","source":"www.nature.com","title":"The use of bioelectrical impedance analysis for body composition in epidemiological studies","volume":"67","author":[{"family":"Böhm","given":"A."},{"family":"Heitmann","given":"B. L."}],"issued":{"date-parts":[["2013",1]]}}},{"id":516,"uris":["http://zotero.org/users/19172719/items/3LNTIG2C"],"itemData":{"id":516,"type":"article-journal","abstract":"The whole-body bioelectrical impedance analysis (BIA) approach for estimating adiposity and body fat is based on empirical relations established by many investigators. Properly used, this noninvasive body-composition assessment approach can quickly, easily, and relatively inexpensively provide accurate and reliable estimates of fat-free mass (FFM) and total body water (TBW) in healthy populations. The estimated FFM or TBW values are used to calculate absolute and relative body fat amounts. When different investigators follow the same standard BIA procedures and use the same population and criterion method, similar prediction equations and relatively small prediction errors have been reported for measurement of FFM and TBW (SEE: 1.7-3.0 for FFM and 0.23-1.5 kg for TBW). The BIA approach is most appropriate for estimating adiposity of groups in epidemiologic and field studies but has limited accuracy for estimating body composition in individuals. When used as a simple index (stature2/ resistance), BIA is more sensitive and specific for grading average adiposity in groups than some other anthropometric indexes such as the body mass index. Prediction equations based on BIA have been validated and cross-validated in children, youths, adults, and the elderly, in primarily white populations and, to a limited extent, in Asian, black, and Native American populations.","container-title":"The American Journal of Clinical Nutrition","DOI":"10.1093/ajcn/64.3.436S","ISSN":"0002-9165","issue":"3 Suppl","journalAbbreviation":"Am J Clin Nutr","language":"eng","note":"PMID: 8780360","page":"436S-448S","source":"PubMed","title":"Why bioelectrical impedance analysis should be used for estimating adiposity","volume":"64","author":[{"family":"Houtkooper","given":"L. B."},{"family":"Lohman","given":"T. G."},{"family":"Going","given":"S. B."},{"family":"Howell","given":"W. H."}],"issued":{"date-parts":[["1996",9]]}}}],"schema":"https://github.com/citation-style-language/schema/raw/master/csl-citation.json"} </w:instrText>
      </w:r>
      <w:r w:rsidR="00715801" w:rsidRPr="002F7E70">
        <w:rPr>
          <w:rFonts w:ascii="Times New Roman" w:hAnsi="Times New Roman" w:cs="Times New Roman"/>
        </w:rPr>
        <w:fldChar w:fldCharType="separate"/>
      </w:r>
      <w:r w:rsidR="00C85355" w:rsidRPr="002F7E70">
        <w:rPr>
          <w:rFonts w:ascii="Times New Roman" w:hAnsi="Times New Roman" w:cs="Times New Roman"/>
        </w:rPr>
        <w:t>(23,24)</w:t>
      </w:r>
      <w:r w:rsidR="00715801" w:rsidRPr="002F7E70">
        <w:rPr>
          <w:rFonts w:ascii="Times New Roman" w:hAnsi="Times New Roman" w:cs="Times New Roman"/>
        </w:rPr>
        <w:fldChar w:fldCharType="end"/>
      </w:r>
      <w:r w:rsidR="00715801" w:rsidRPr="002F7E70">
        <w:rPr>
          <w:rFonts w:ascii="Times New Roman" w:hAnsi="Times New Roman" w:cs="Times New Roman"/>
        </w:rPr>
        <w:t xml:space="preserve">. </w:t>
      </w:r>
      <w:r w:rsidR="00064EA3" w:rsidRPr="002F7E70">
        <w:rPr>
          <w:rFonts w:ascii="Times New Roman" w:hAnsi="Times New Roman" w:cs="Times New Roman"/>
        </w:rPr>
        <w:t xml:space="preserve">BIA-derived body fat measures are correlated with </w:t>
      </w:r>
      <w:r w:rsidR="00934F6F" w:rsidRPr="002F7E70">
        <w:rPr>
          <w:rFonts w:ascii="Times New Roman" w:hAnsi="Times New Roman" w:cs="Times New Roman"/>
        </w:rPr>
        <w:t>cardio-metabolic</w:t>
      </w:r>
      <w:r w:rsidR="00064EA3" w:rsidRPr="002F7E70">
        <w:rPr>
          <w:rFonts w:ascii="Times New Roman" w:hAnsi="Times New Roman" w:cs="Times New Roman"/>
        </w:rPr>
        <w:t xml:space="preserve"> risk factors and</w:t>
      </w:r>
      <w:r w:rsidR="00934F6F" w:rsidRPr="002F7E70">
        <w:rPr>
          <w:rFonts w:ascii="Times New Roman" w:hAnsi="Times New Roman" w:cs="Times New Roman"/>
        </w:rPr>
        <w:t xml:space="preserve"> </w:t>
      </w:r>
      <w:r w:rsidR="00567B51" w:rsidRPr="002F7E70">
        <w:rPr>
          <w:rFonts w:ascii="Times New Roman" w:hAnsi="Times New Roman" w:cs="Times New Roman"/>
        </w:rPr>
        <w:t>outcomes in China, Israel, Colombia, and Scotland</w:t>
      </w:r>
      <w:r w:rsidR="00064EA3" w:rsidRPr="002F7E70">
        <w:rPr>
          <w:rFonts w:ascii="Times New Roman" w:hAnsi="Times New Roman" w:cs="Times New Roman"/>
        </w:rPr>
        <w:t xml:space="preserve"> </w:t>
      </w:r>
      <w:r w:rsidR="00064EA3" w:rsidRPr="002F7E70">
        <w:rPr>
          <w:rFonts w:ascii="Times New Roman" w:hAnsi="Times New Roman" w:cs="Times New Roman"/>
        </w:rPr>
        <w:fldChar w:fldCharType="begin"/>
      </w:r>
      <w:r w:rsidR="00C85355" w:rsidRPr="002F7E70">
        <w:rPr>
          <w:rFonts w:ascii="Times New Roman" w:hAnsi="Times New Roman" w:cs="Times New Roman"/>
        </w:rPr>
        <w:instrText xml:space="preserve"> ADDIN ZOTERO_ITEM CSL_CITATION {"citationID":"hcarvqIf","properties":{"formattedCitation":"(25\\uc0\\u8211{}28)","plainCitation":"(25–28)","noteIndex":0},"citationItems":[{"id":278,"uris":["http://zotero.org/users/19172719/items/NTL9LEV6"],"itemData":{"id":278,"type":"article-journal","abstract":"AIMS: To investigate prospectively the association of body fat percentage (BF%) estimates using various equations from bioelectrical impedance analysis (BIA) with cardiovascular events, compared with body mass index (BMI) and waist circumference.\nMETHODS AND RESULTS: We used data of 34 BIA-BF%-equations that were used for estimation of BF% in 6486 (men = 3194, women = 3294) subjects. During a median follow-up of 8.3 years, 510 (7.9%) cardiovascular events (363 in men; 147 in women) occurred. In men, the crude hazard ratio (95% confidence interval) for BF% from the best predicting BIA-BF%-equation was 3.97 (3.30-4.78) against 2.13 (1.85-2.45) for BF% from the BIA device's BIA-BF%-equation, 1.34 (1.20-1.49) for BMI and 1.49 (1.40-1.73) for waist circumference per log-1-SD increase of all. In women, the hazard ratios for best predicting BIA-BF%-equation, BIA device estimation, BMI and waist circumference were 3.80 (2.85-4.99), 1.89 (1.57-2.28), 1.35 (1.21-1.51) and 1.52 (1.31-1.75), respectively. After adjustments for age, Framingham cardiovascular disease risk score and creatinine excretion - a marker of muscle mass - BF%s and BMI remained independently associated with cardiovascular events in both men and women, while waist circumference was independently associated with cardiovascular events in men, but not in women. According to discrimination ability (C-index) and additive predictive value (net reclassification index and integrated discrimination index) on obesity measures to the Framingham cardiovascular disease risk score, BF% was superior to BMI and waist circumference in both men and women.\nCONCLUSIONS: BF% was independently associated with future cardiovascular events. Body fat estimates from the best-predicting BIA-BF%-equations can be a more predictive measurement in cardiovascular risk assessment than BMI or waist circumference.","container-title":"European Journal of Preventive Cardiology","DOI":"10.1177/2047487319833283","ISSN":"2047-4881","issue":"9","journalAbbreviation":"Eur J Prev Cardiol","language":"eng","note":"PMID: 30791699\nPMCID: PMC6545622","page":"905-916","source":"PubMed","title":"Body fat estimates from bioelectrical impedance equations in cardiovascular risk assessment: The PREVEND cohort study","title-short":"Body fat estimates from bioelectrical impedance equations in cardiovascular risk assessment","volume":"26","author":[{"family":"Byambasukh","given":"Oyuntugs"},{"family":"Eisenga","given":"Michele F."},{"family":"Gansevoort","given":"Ron T."},{"family":"Bakker","given":"Stephan Jl"},{"family":"Corpeleijn","given":"Eva"}],"issued":{"date-parts":[["2019",6]]}}},{"id":379,"uris":["http://zotero.org/users/19172719/items/62ZYL3T8"],"itemData":{"id":379,"type":"article-journal","abstract":"BACKGROUND: The epidemic of overweight and obesity has become a worldwide public health problem. Cardiometabolic diseases may originate in childhood. We investigated the association between percent body fat (PBF) measured by the bioelectrical impedance assay and cardiometabolic risk (CMR) in pediatrics.\nMETHODS: This cross-sectional study involved 3819 subjects (6-17 years old) in Shanghai. We assessed the association between PBF and body mass index (BMI) with multiple CMR factors. We examined the risk for cardiometabolic abnormalities attributable to overweight and obesity based on age- and sex-specific PBF Z-scores and BMI Z-scores, respectively.\nRESULTS: PBF, but not BMI, was positively associated with multiple CMR factors in males and females except for total cholesterol in females (all p &lt; 0.05). Compared with the non-overweight group based on PBF, overweight and obese subjects had increasingly higher odds ratio of dyslipidemia (2.90 (1.99-4.23), 4.59 (2.88-7.32) for males and 1.82 (1.20-2.75), 2.46 (1.47-4.11) for females) and elevated blood pressure (BP) (3.26 (2.35-4.51), 4.55 (2.92-7.09) for males and 1.59 (1.07-2.34), 3.98 (2.27-6.17) for females). Obesity females showed a higher likelihood for hyperglycemia (2.19 (1.24-3.84)) than non-overweight females. In both sexes, the predictive effect of PBF on dyslipidemia and elevated BP in adolescents was better than that in children. For hyperglycemia, the predictive effect of PBF was better in male adolescents and female children. There was no risk difference for cardiometabolic abnormalities attributable to BMI-based obesity categories.\nCONCLUSIONS: PBF but not BMI was associated with CMR. Overweight and obesity categories based on PBF had an increased risk for cardiometabolic abnormalities in children and adolescents.","container-title":"Chronic Diseases and Translational Medicine","DOI":"10.1002/cdt3.54","ISSN":"2589-0514","issue":"2","journalAbbreviation":"Chronic Dis Transl Med","language":"eng","note":"PMID: 37305104\nPMCID: PMC10249195","page":"143-153","source":"PubMed","title":"Percent body fat, but not body mass index, is associated with cardiometabolic risk factors in children and adolescents","volume":"9","author":[{"family":"He","given":"Xin"},{"family":"Zhu","given":"Zhenni"},{"family":"Zang","given":"Jiajie"},{"family":"Wang","given":"Zhengyuan"},{"family":"Liao","given":"Ping"},{"family":"Wang","given":"Wenjing"},{"family":"Shi","given":"Yan"},{"family":"Fu","given":"Chen"}],"issued":{"date-parts":[["2023",6]]}}},{"id":257,"uris":["http://zotero.org/users/19172719/items/38234F8I"],"itemData":{"id":257,"type":"article-journal","abstract":"Objective To investigate whether bioelectrical impedance analysis could be used to identify overweight individuals at increased cardiometabolic risk, defined as the presence of metabolic syndrome and/or diabetes. Design and Methods Cross-sectional study of a Scottish population including 1210 women and 788 men. The diagnostic performance of thresholds of percentage body fat measured by bioelectrical impedance analysis to identify people at increased cardiometabolic risk was assessed using receiver-operating characteristic curves. Odds ratios for increased cardiometabolic risk in body mass index categories associated with values above compared to below sex-specific percentage body fat thresholds with optimal diagnostic performance were calculated using multivariable logistic regression analyses. The validity of bioelectrical impedance analysis to measure percentage body fat in this population was tested by examining agreement between bioelectrical impedance analysis and dual-energy X-ray absorptiometry in a subgroup of individuals. Results Participants were aged 16-91 years and the optimal bioelectrical impedance analysis cut-points for percentage body fat for identifying people at increased cardiometabolic risk were 25.9% for men and 37.1% for women. Stratifying by these percentage body fat cut-points, the prevalence of increased cardiometabolic risk was 48% and 38% above the threshold and 24% and 19% below these thresholds for men and women, respectively. By comparison, stratifying by percentage body fat category had little impact on identifying increased cardiometabolic risk in normal weight and obese individuals. Fully adjusted odds ratios of being at increased cardiometabolic risk among overweight people with percentage body fat ≥25.9/37.1% compared with percentage body fat &lt;25.9/37.1% as a reference were 1.93 (95% confidence interval: 1.20–3.10) for men and 1.79 (1.10–2.92) for women. Conclusion Percentage body fat measured using bioelectrical impedance analysis above a sex-specific threshold could be used in overweight people to identify individuals at increased cardiometabolic risk, who could benefit from risk factor management.","container-title":"PLOS ONE","DOI":"10.1371/journal.pone.0106134","ISSN":"1932-6203","issue":"9","journalAbbreviation":"PLOS ONE","language":"en","note":"publisher: Public Library of Science","page":"e106134","source":"PLoS Journals","title":"Evaluation of Bioelectrical Impedance Analysis for Identifying Overweight Individuals at Increased Cardiometabolic Risk: A Cross-Sectional Study","title-short":"Evaluation of Bioelectrical Impedance Analysis for Identifying Overweight Individuals at Increased Cardiometabolic Risk","volume":"9","author":[{"family":"Lamb","given":"Maxine J. E."},{"family":"Byrne","given":"Christopher D."},{"family":"Wilson","given":"James F."},{"family":"Wild","given":"Sarah H."}],"issued":{"date-parts":[["2014",9,22]]}}},{"id":192,"uris":["http://zotero.org/users/19172719/items/C3D88UQ3"],"itemData":{"id":192,"type":"article-journal","abstract":"OBJECTIVE: Related evidences of metabolically unhealthy profile of adults with normal weight are not well characterized in the Chinese population. This is because they cannot be effectively identified by regular measurements (such as body mass index [BMI]). To overcome this gap in literature, this study aimed at investigating the association between body composition and metabolically unhealthy profile in Chinese adults with normal weight.\nMETHODS: A total of 5427 individuals with normal-weight were recruited from 15820 people living in Ningxia Hui Autonomous Region in Northwest China. Normal-weight was defined as a BMI of 18.5-23.9 kg/m2. Metabolically unhealthy profile was assessed by the National Cholesterol Education Program Adult Treatment Panel III (ATP III). Metabolically unhealthy normal-weight (MUHNW) profile was defined in individuals who had normal weight and at least two cardiometabolic risk factors. Generalized linear model was used to investigate the association between body composition measured by bioelectrical impedance and metabolically unhealthy profile in adults with normal-weight.\nRESULTS: The percentage of metabolically unhealthy profile was 35.86% in adults with normal weight. Different MUHNW distributions were found between males and females depending on age. The percentage of the MUHNW profile significantly increased in women after the age of 55, contrary to men. The association between body composition and MUHNW was affected by age and sex. The increased adiposity indices (fat mass index [FMI], visceral fat level [VFL], waist circumference [WCF]), and reduced skeletal muscle mass ratio [SMR] showed significant differences between MUHNW and metabolically healthy with normal weight (MHNW) (p &lt; 0.05).\nCONCLUSION: The distribution of MUHNW differed between ages and sexes. FMI, VFL, WCF and SMR could be responsible for the MUHNW adults, providing a new insight into the potential metabolic risks for the adults with normal weight in China. This directs us in the management of the MUHNW for their early prevention.","container-title":"PloS One","DOI":"10.1371/journal.pone.0248782","ISSN":"1932-6203","issue":"3","journalAbbreviation":"PLoS One","language":"eng","note":"PMID: 33765000\nPMCID: PMC7993598","page":"e0248782","source":"PubMed","title":"The association between body composition and metabolically unhealthy profile of adults with normal weight in Northwest China","volume":"16","author":[{"family":"Fan","given":"Ling"},{"family":"Qiu","given":"Jiangwei"},{"family":"Zhao","given":"Yu"},{"family":"Yin","given":"Ting"},{"family":"Li","given":"Xiaoxia"},{"family":"Wang","given":"Qingan"},{"family":"Jing","given":"Jinyun"},{"family":"Zhang","given":"Jiaxing"},{"family":"Wang","given":"Faxuan"},{"family":"Liu","given":"Xiuying"},{"family":"Liu","given":"Lan"},{"family":"Zhao","given":"Yi"},{"family":"Zhang","given":"Yuhong"}],"issued":{"date-parts":[["2021"]]}}}],"schema":"https://github.com/citation-style-language/schema/raw/master/csl-citation.json"} </w:instrText>
      </w:r>
      <w:r w:rsidR="00064EA3" w:rsidRPr="002F7E70">
        <w:rPr>
          <w:rFonts w:ascii="Times New Roman" w:hAnsi="Times New Roman" w:cs="Times New Roman"/>
        </w:rPr>
        <w:fldChar w:fldCharType="separate"/>
      </w:r>
      <w:r w:rsidR="00C85355" w:rsidRPr="002F7E70">
        <w:rPr>
          <w:rFonts w:ascii="Times New Roman" w:hAnsi="Times New Roman" w:cs="Times New Roman"/>
        </w:rPr>
        <w:t>(25–28)</w:t>
      </w:r>
      <w:r w:rsidR="00064EA3" w:rsidRPr="002F7E70">
        <w:rPr>
          <w:rFonts w:ascii="Times New Roman" w:hAnsi="Times New Roman" w:cs="Times New Roman"/>
        </w:rPr>
        <w:fldChar w:fldCharType="end"/>
      </w:r>
      <w:r w:rsidR="00064EA3" w:rsidRPr="002F7E70">
        <w:rPr>
          <w:rFonts w:ascii="Times New Roman" w:hAnsi="Times New Roman" w:cs="Times New Roman"/>
        </w:rPr>
        <w:t xml:space="preserve">. BIA estimates are influenced by hydration status, recent food intake, physical temperature, ambient temperature, and ethnic differences </w:t>
      </w:r>
      <w:r w:rsidR="00064EA3" w:rsidRPr="002F7E70">
        <w:rPr>
          <w:rFonts w:ascii="Times New Roman" w:hAnsi="Times New Roman" w:cs="Times New Roman"/>
        </w:rPr>
        <w:fldChar w:fldCharType="begin"/>
      </w:r>
      <w:r w:rsidR="00C85355" w:rsidRPr="002F7E70">
        <w:rPr>
          <w:rFonts w:ascii="Times New Roman" w:hAnsi="Times New Roman" w:cs="Times New Roman"/>
        </w:rPr>
        <w:instrText xml:space="preserve"> ADDIN ZOTERO_ITEM CSL_CITATION {"citationID":"ZukxMqQR","properties":{"formattedCitation":"(22,29)","plainCitation":"(22,29)","noteIndex":0},"citationItems":[{"id":163,"uris":["http://zotero.org/users/19172719/items/32VZER5A"],"itemData":{"id":163,"type":"article-journal","abstract":"The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 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 ESPEN guidelines for the clinical use of BIA measurements are described in a paper to appear soon in Clinical Nutrition.","container-title":"Clinical Nutrition (Edinburgh, Scotland)","DOI":"10.1016/j.clnu.2004.06.004","ISSN":"0261-5614","issue":"5","journalAbbreviation":"Clin Nutr","language":"eng","note":"PMID: 15380917","page":"1226-1243","source":"PubMed","title":"Bioelectrical impedance analysis--part I: review of principles and methods","title-short":"Bioelectrical impedance analysis--part I","volume":"23","author":[{"family":"Kyle","given":"Ursula G."},{"family":"Bosaeus","given":"Ingvar"},{"family":"De Lorenzo","given":"Antonio D."},{"family":"Deurenberg","given":"Paul"},{"family":"Elia","given":"Marinos"},{"family":"Gómez","given":"José Manuel"},{"family":"Heitmann","given":"Berit Lilienthal"},{"family":"Kent-Smith","given":"Luisa"},{"family":"Melchior","given":"Jean-Claude"},{"family":"Pirlich","given":"Matthias"},{"family":"Scharfetter","given":"Hermann"},{"family":"Schols","given":"Annemie M. W. J."},{"family":"Pichard","given":"Claude"},{"literal":"Composition of the ESPEN Working Group"}],"issued":{"date-parts":[["2004",10]]}}},{"id":169,"uris":["http://zotero.org/users/19172719/items/6Z9XKLRM"],"itemData":{"id":169,"type":"article-journal","abstract":"Ethnic groups vary in cardiometabolic risk, but the underlying mechanisms remain unclear. Several components of body composition variability (fat/lean ratio, fat distribution, lean mass composition and metabolism, and adipose tissue biology) are increasingly linked with cardiometabolic risk and vary substantially across ethnic groups. Constituents of lean mass are proposed to contribute to 'metabolic capacity', a generic trait favouring the maintenance of homeostasis. Adiposity is proposed to contribute to 'metabolic load', which at higher levels challenges metabolic homeostasis, elevating cardiometabolic risk. Ethnic differences in body composition, representing different load-capacity ratios, may therefore contribute to ethnic variability in cardiometabolic risk. Ecological and evolutionary factors potentially contributing to ethnic variability in body composition are explored. In contemporary populations, clinicians encounter an increasing range of ethnicity, along with many individuals of mixed-ethnic ancestry. Increasing understanding of the contribution of body composition to cardiometabolic risk may reduce the need to treat ethnic groups as qualitatively different. A conceptual model is proposed, treating insulin sensitivity and stroke risk as composite functions of body composition variables. Operationalizing this model may potentially improve the ability to assess cardiovascular risk across the full ethnicity spectrum, and to predict cardiometabolic consequences of excess weight gain.","container-title":"Obesity Reviews: An Official Journal of the International Association for the Study of Obesity","DOI":"10.1111/j.1467-789X.2012.01034.x","ISSN":"1467-789X","journalAbbreviation":"Obes Rev","language":"eng","note":"PMID: 23107256","page":"14-29","source":"PubMed","title":"Ethnic variability in adiposity, thrifty phenotypes and cardiometabolic risk: addressing the full range of ethnicity, including those of mixed ethnicity","title-short":"Ethnic variability in adiposity, thrifty phenotypes and cardiometabolic risk","volume":"13 Suppl 2","author":[{"family":"Wells","given":"J. C. K."}],"issued":{"date-parts":[["2012",12]]}}}],"schema":"https://github.com/citation-style-language/schema/raw/master/csl-citation.json"} </w:instrText>
      </w:r>
      <w:r w:rsidR="00064EA3" w:rsidRPr="002F7E70">
        <w:rPr>
          <w:rFonts w:ascii="Times New Roman" w:hAnsi="Times New Roman" w:cs="Times New Roman"/>
        </w:rPr>
        <w:fldChar w:fldCharType="separate"/>
      </w:r>
      <w:r w:rsidR="00C85355" w:rsidRPr="002F7E70">
        <w:rPr>
          <w:rFonts w:ascii="Times New Roman" w:hAnsi="Times New Roman" w:cs="Times New Roman"/>
        </w:rPr>
        <w:t>(22,29)</w:t>
      </w:r>
      <w:r w:rsidR="00064EA3" w:rsidRPr="002F7E70">
        <w:rPr>
          <w:rFonts w:ascii="Times New Roman" w:hAnsi="Times New Roman" w:cs="Times New Roman"/>
        </w:rPr>
        <w:fldChar w:fldCharType="end"/>
      </w:r>
      <w:r w:rsidR="00064EA3" w:rsidRPr="002F7E70">
        <w:rPr>
          <w:rFonts w:ascii="Times New Roman" w:hAnsi="Times New Roman" w:cs="Times New Roman"/>
        </w:rPr>
        <w:t xml:space="preserve">. However, despite this, multiple validation studies show strong correlations between BIA estimates of fat mass and visceral fat with reference methods such as DXA and CT, supporting its use in epidemiological research </w:t>
      </w:r>
      <w:r w:rsidR="00A20E5F" w:rsidRPr="002F7E70">
        <w:rPr>
          <w:rFonts w:ascii="Times New Roman" w:hAnsi="Times New Roman" w:cs="Times New Roman"/>
        </w:rPr>
        <w:t xml:space="preserve">in LMICs </w:t>
      </w:r>
      <w:r w:rsidR="00064EA3" w:rsidRPr="002F7E70">
        <w:rPr>
          <w:rFonts w:ascii="Times New Roman" w:hAnsi="Times New Roman" w:cs="Times New Roman"/>
        </w:rPr>
        <w:fldChar w:fldCharType="begin"/>
      </w:r>
      <w:r w:rsidR="00C85355" w:rsidRPr="002F7E70">
        <w:rPr>
          <w:rFonts w:ascii="Times New Roman" w:hAnsi="Times New Roman" w:cs="Times New Roman"/>
        </w:rPr>
        <w:instrText xml:space="preserve"> ADDIN ZOTERO_ITEM CSL_CITATION {"citationID":"DW93W2Pr","properties":{"formattedCitation":"(30\\uc0\\u8211{}32)","plainCitation":"(30–32)","noteIndex":0},"citationItems":[{"id":259,"uris":["http://zotero.org/users/19172719/items/ASW5S7U2"],"itemData":{"id":259,"type":"article-journal","abstract":"Background\nVisceral fat is associated with adiposity-based complications. Bioimpedance measurement allows estimation of visceral fat area (VFA) in an easy manner. However, a validated cut-off value for VFA by bioimpedance associated with cardiometabolic risk is lacking in European population.\nAim\nTo determine cut-off values of VFA measured via bioimpedance associated with cardiometabolic risk.\nMethods\nRandom cross-sectional Czech population-based sample of 25–64 years old subjects. Receiver Operating Characteristic (ROC) curves were used and the area under the curve (AUC), sensitivity, and specificity were calculated. The Cardiometabolic Disease Staging System (CMDS) was used to classify cardiometabolic risk: Stage 1 – 1 or 2 metabolic syndrome (MetS) components, without impaired fasting glucose (IFG); Stage 2 – MetS or IFG; Stage 3 – MetS with IFG; Stage 4 – type 2 diabetes and/or cardiovascular disease.\nResults\n2052 participants (54.5% females, median age 49 years) were included. Median VFA (inter-quartile range) were 82.2 cm2 (54.8) in men and 89.8 cm2 (55.6) in women. The best VFA cut-offs associated with Stage 1 in men and women were 71 cm2 (sensitivity = 0.654; specificity = 0.427) and 83 cm2 (sensitivity = 0.705; specificity = 0.556) ; Stage 2: 84 cm2 (sensitivity = 0.673; specificity = 0.551) and 98 cm2 (sensitivity = 0.702; specificity = 0.628) ; Stage 3: 90 cm2 (sensitivity = 0.886; specificity = 0.605) and 109 cm2 (sensitivity = 0.755; specificity = 0.704); Stage 4: 91 cm2 (sensitivity = 0.625; specificity = 0.611) and 81 cm2 (sensitivity = 0.695; specificity = 0.448), respectively.\nConclusion\nA cut-off value of VFA of 71 cm2 in men and 83 cm2 in women exhibited the earliest stage of cardiometabolic risk, and 90 cm2 in men and 109 cm2 in women showed the best performance to detect risk.","container-title":"Obesity Research &amp; Clinical Practice","DOI":"10.1016/j.orcp.2021.03.005","ISSN":"1871-403X","issue":"4","journalAbbreviation":"Obesity Research &amp; Clinical Practice","page":"368-374","source":"ScienceDirect","title":"Visceral fat area and cardiometabolic risk: The Kardiovize study","title-short":"Visceral fat area and cardiometabolic risk","volume":"15","author":[{"family":"Polcrova","given":"Anna"},{"family":"Pavlovska","given":"Iuliia"},{"family":"Maranhao Neto","given":"Geraldo A."},{"family":"Kunzova","given":"Sarka"},{"family":"Infante-Garcia","given":"Maria M."},{"family":"Medina-Inojosa","given":"Jose R."},{"family":"Lopez-Jimenez","given":"Francisco"},{"family":"Mechanick","given":"Jeffrey I."},{"family":"Nieto-Martinez","given":"Ramfis"},{"family":"Stokin","given":"Gorazd B."},{"family":"Pikhart","given":"Hynek"},{"family":"Gonzalez-Rivas","given":"Juan P."}],"issued":{"date-parts":[["2021",7,1]]}}},{"id":262,"uris":["http://zotero.org/users/19172719/items/GJ2E6VS8"],"itemData":{"id":262,"type":"article-journal","abstract":"Waist circumference threshold values used in sub-Saharan Africa correspond to those of European populations and are therefore inappropriate. Thus, they may over predict insulin resistance, especially in hypertensive Africans, in whom there is often no association between blood pressure and insulin resistance. Using bioelectrical impedance measurement in sub-Saharan Africa could possibly be advantageous to overcome the shortcomings of waist circumference measurement. The aim of this study was to evaluate the contribution of body composition estimation by bioelectrical impedance to predict cardiometabolic risk in Congolese hypertensive subjects.","container-title":"BMC Cardiovascular Disorders","DOI":"10.1186/s12872-015-0011-7","ISSN":"1471-2261","issue":"1","journalAbbreviation":"BMC Cardiovasc Disord","language":"en","page":"17","source":"Springer Link","title":"Bioelectrical impedance outperforms waist circumference for predicting cardiometabolic risk in Congolese hypertensive subjects: a cross-sectional study","title-short":"Bioelectrical impedance outperforms waist circumference for predicting cardiometabolic risk in Congolese hypertensive subjects","volume":"15","author":[{"family":"Katchunga","given":"Philippe Bianga"},{"family":"Bapolisi","given":"Achile Mwira"},{"family":"M’Buyamba-Kabangu","given":"Jean-René"},{"family":"Hermans","given":"Michel P."}],"issued":{"date-parts":[["2015",3,10]]}}},{"id":272,"uris":["http://zotero.org/users/19172719/items/7LTS8ZBU"],"itemData":{"id":272,"type":"article-journal","abstract":"BACKGROUND: Screening for traditional risk factors of cardiovascular disease is well known in primary healthcare (PHC) settings. However, other risk factors through newer tools (such as bioelectrical impedance analysis [BIA]) could also be predictors of increased cardiovascular risk (CVR). Body composition estimates (body fat percentage, body water percentage, body lean mass) by BIA and its association to CVR have been studied with variable results.\nAIM: This study assesses the body composition estimates and their association with CVR in the South African PHC setting.\nMETHODS: A retrospective record analysis was conducted on a cohort of de-identified patients utilising the ABBY® Health Check Machine at a PHC facility in South Africa between May 2020 and August 2022. The ABBY Machine estimates body fat percentage (BF%) and body water percentage (BW%) estimates from BIA. Cardiovascular risk based on the Framingham-risk-score was stratified into high, medium and low CVR. An analysis of variance was used to determine mean differences of BF% and BW% among these groups.\nRESULTS: A total of 4008 records (n = 4008) were used in the final analysis. The majority of patients were female (70.1%) with a mean age of 33.6 years. Higher mean BF% (35.75% vs. 31.10% vs. 27.73%; p  0.0001) and lower mean BW% (49.46% vs. 53.15% vs. 56.18%; p = 0000) were found to be significantly associated with high CVR.\nLESSONS LEARNT: This study demonstrated the use of newer technologies that could assist in the identification of CVR in low resource PHC settings.","container-title":"African Journal of Primary Health Care &amp; Family Medicine","DOI":"10.4102/phcfm.v16i1.4587","ISSN":"2071-2936","issue":"1","journalAbbreviation":"Afr J Prim Health Care Fam Med","language":"eng","note":"PMID: 39501859\nPMCID: PMC11538404","page":"e1-e4","source":"PubMed","title":"Body composition estimates from bioelectrical impedance and its association with cardiovascular risk","volume":"16","author":[{"family":"Kistan","given":"Jesne"},{"family":"Wing","given":"Jeffrey"},{"family":"Tshabalala","given":"Khanyisile"},{"family":"Van Hougenhouck-Tulleken","given":"Wesley"},{"family":"Basu","given":"Debashis"}],"issued":{"date-parts":[["2024",10,9]]}}}],"schema":"https://github.com/citation-style-language/schema/raw/master/csl-citation.json"} </w:instrText>
      </w:r>
      <w:r w:rsidR="00064EA3" w:rsidRPr="002F7E70">
        <w:rPr>
          <w:rFonts w:ascii="Times New Roman" w:hAnsi="Times New Roman" w:cs="Times New Roman"/>
        </w:rPr>
        <w:fldChar w:fldCharType="separate"/>
      </w:r>
      <w:r w:rsidR="00C85355" w:rsidRPr="002F7E70">
        <w:rPr>
          <w:rFonts w:ascii="Times New Roman" w:hAnsi="Times New Roman" w:cs="Times New Roman"/>
        </w:rPr>
        <w:t>(30–32)</w:t>
      </w:r>
      <w:r w:rsidR="00064EA3" w:rsidRPr="002F7E70">
        <w:rPr>
          <w:rFonts w:ascii="Times New Roman" w:hAnsi="Times New Roman" w:cs="Times New Roman"/>
        </w:rPr>
        <w:fldChar w:fldCharType="end"/>
      </w:r>
      <w:commentRangeStart w:id="4"/>
      <w:r w:rsidR="00064EA3" w:rsidRPr="002F7E70">
        <w:rPr>
          <w:rFonts w:ascii="Times New Roman" w:hAnsi="Times New Roman" w:cs="Times New Roman"/>
        </w:rPr>
        <w:t>.</w:t>
      </w:r>
      <w:commentRangeEnd w:id="4"/>
      <w:r w:rsidR="00C241E0">
        <w:rPr>
          <w:rStyle w:val="CommentReference"/>
        </w:rPr>
        <w:commentReference w:id="4"/>
      </w:r>
    </w:p>
    <w:p w14:paraId="34234845" w14:textId="1623026B" w:rsidR="00F12EA4" w:rsidRPr="002F7E70" w:rsidRDefault="00A20E5F" w:rsidP="00504939">
      <w:pPr>
        <w:spacing w:line="240" w:lineRule="auto"/>
        <w:jc w:val="both"/>
        <w:rPr>
          <w:rFonts w:ascii="Times New Roman" w:hAnsi="Times New Roman" w:cs="Times New Roman"/>
        </w:rPr>
      </w:pPr>
      <w:r w:rsidRPr="002F7E70">
        <w:rPr>
          <w:rFonts w:ascii="Times New Roman" w:hAnsi="Times New Roman" w:cs="Times New Roman"/>
        </w:rPr>
        <w:t>Despite</w:t>
      </w:r>
      <w:ins w:id="5" w:author="S.K. Kaptoge" w:date="2026-01-08T18:09:00Z" w16du:dateUtc="2026-01-08T18:09:00Z">
        <w:r w:rsidR="00F304D6">
          <w:rPr>
            <w:rFonts w:ascii="Times New Roman" w:hAnsi="Times New Roman" w:cs="Times New Roman"/>
          </w:rPr>
          <w:t xml:space="preserve"> </w:t>
        </w:r>
      </w:ins>
      <w:del w:id="6" w:author="S.K. Kaptoge" w:date="2026-01-08T18:09:00Z" w16du:dateUtc="2026-01-08T18:09:00Z">
        <w:r w:rsidRPr="002F7E70" w:rsidDel="00F304D6">
          <w:rPr>
            <w:rFonts w:ascii="Times New Roman" w:hAnsi="Times New Roman" w:cs="Times New Roman"/>
          </w:rPr>
          <w:delText xml:space="preserve"> this</w:delText>
        </w:r>
      </w:del>
      <w:ins w:id="7" w:author="S.K. Kaptoge" w:date="2026-01-08T18:09:00Z" w16du:dateUtc="2026-01-08T18:09:00Z">
        <w:r w:rsidR="00F304D6">
          <w:rPr>
            <w:rFonts w:ascii="Times New Roman" w:hAnsi="Times New Roman" w:cs="Times New Roman"/>
          </w:rPr>
          <w:t>relevance</w:t>
        </w:r>
      </w:ins>
      <w:r w:rsidRPr="002F7E70">
        <w:rPr>
          <w:rFonts w:ascii="Times New Roman" w:hAnsi="Times New Roman" w:cs="Times New Roman"/>
        </w:rPr>
        <w:t xml:space="preserve">, there is limited </w:t>
      </w:r>
      <w:r w:rsidR="00F12EA4" w:rsidRPr="002F7E70">
        <w:rPr>
          <w:rFonts w:ascii="Times New Roman" w:hAnsi="Times New Roman" w:cs="Times New Roman"/>
        </w:rPr>
        <w:t>large-scale</w:t>
      </w:r>
      <w:r w:rsidRPr="002F7E70">
        <w:rPr>
          <w:rFonts w:ascii="Times New Roman" w:hAnsi="Times New Roman" w:cs="Times New Roman"/>
        </w:rPr>
        <w:t xml:space="preserve"> population evidence from South Asian LMIC settings describing </w:t>
      </w:r>
      <w:r w:rsidR="00F12EA4" w:rsidRPr="002F7E70">
        <w:rPr>
          <w:rFonts w:ascii="Times New Roman" w:hAnsi="Times New Roman" w:cs="Times New Roman"/>
        </w:rPr>
        <w:t>bioimpedance-derived</w:t>
      </w:r>
      <w:r w:rsidRPr="002F7E70">
        <w:rPr>
          <w:rFonts w:ascii="Times New Roman" w:hAnsi="Times New Roman" w:cs="Times New Roman"/>
        </w:rPr>
        <w:t xml:space="preserve"> body composition and its relationship with </w:t>
      </w:r>
      <w:r w:rsidR="00F12EA4" w:rsidRPr="002F7E70">
        <w:rPr>
          <w:rFonts w:ascii="Times New Roman" w:hAnsi="Times New Roman" w:cs="Times New Roman"/>
        </w:rPr>
        <w:t>cardio-metabolic</w:t>
      </w:r>
      <w:r w:rsidRPr="002F7E70">
        <w:rPr>
          <w:rFonts w:ascii="Times New Roman" w:hAnsi="Times New Roman" w:cs="Times New Roman"/>
        </w:rPr>
        <w:t xml:space="preserve"> disease and multimorbidity.</w:t>
      </w:r>
      <w:r w:rsidR="00F12EA4" w:rsidRPr="002F7E70">
        <w:rPr>
          <w:rFonts w:ascii="Times New Roman" w:hAnsi="Times New Roman" w:cs="Times New Roman"/>
        </w:rPr>
        <w:t xml:space="preserve"> </w:t>
      </w:r>
      <w:r w:rsidR="000208DE" w:rsidRPr="002F7E70">
        <w:rPr>
          <w:rFonts w:ascii="Times New Roman" w:hAnsi="Times New Roman" w:cs="Times New Roman"/>
        </w:rPr>
        <w:t xml:space="preserve">The BangladEsh Longitudinal Investigation of Emerging Vascular and Nonvascular Events (BELIEVE) cohort study </w:t>
      </w:r>
      <w:r w:rsidR="000208DE" w:rsidRPr="002F7E70">
        <w:rPr>
          <w:rFonts w:ascii="Times New Roman" w:hAnsi="Times New Roman" w:cs="Times New Roman"/>
        </w:rPr>
        <w:fldChar w:fldCharType="begin"/>
      </w:r>
      <w:r w:rsidR="000208DE" w:rsidRPr="002F7E70">
        <w:rPr>
          <w:rFonts w:ascii="Times New Roman" w:hAnsi="Times New Roman" w:cs="Times New Roman"/>
        </w:rPr>
        <w:instrText xml:space="preserve"> ADDIN ZOTERO_ITEM CSL_CITATION {"citationID":"cQpWejI3","properties":{"formattedCitation":"(5)","plainCitation":"(5)","noteIndex":0},"citationItems":[{"id":406,"uris":["http://zotero.org/users/19172719/items/ANL6RSA7"],"itemData":{"id":406,"type":"article-journal","abstract":"Abstract\nnull\n\nPurpose\n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Open","note":"PMID: 39843382\nPMCID: PMC11784369","page":"e088338","source":"PubMed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Angelantonio","given":"Emanuele"},{"family":"Danesh","given":"John"}],"issued":{"date-parts":[["2025",1,22]]}}}],"schema":"https://github.com/citation-style-language/schema/raw/master/csl-citation.json"} </w:instrText>
      </w:r>
      <w:r w:rsidR="000208DE" w:rsidRPr="002F7E70">
        <w:rPr>
          <w:rFonts w:ascii="Times New Roman" w:hAnsi="Times New Roman" w:cs="Times New Roman"/>
        </w:rPr>
        <w:fldChar w:fldCharType="separate"/>
      </w:r>
      <w:r w:rsidR="000208DE" w:rsidRPr="002F7E70">
        <w:rPr>
          <w:rFonts w:ascii="Times New Roman" w:hAnsi="Times New Roman" w:cs="Times New Roman"/>
        </w:rPr>
        <w:t>(5)</w:t>
      </w:r>
      <w:r w:rsidR="000208DE" w:rsidRPr="002F7E70">
        <w:rPr>
          <w:rFonts w:ascii="Times New Roman" w:hAnsi="Times New Roman" w:cs="Times New Roman"/>
        </w:rPr>
        <w:fldChar w:fldCharType="end"/>
      </w:r>
      <w:r w:rsidR="000208DE" w:rsidRPr="002F7E70">
        <w:rPr>
          <w:rFonts w:ascii="Times New Roman" w:hAnsi="Times New Roman" w:cs="Times New Roman"/>
        </w:rPr>
        <w:t xml:space="preserve"> avails an opportunity to describe bioelectrical impedance-derived body composition across a South Asian cohort</w:t>
      </w:r>
      <w:commentRangeStart w:id="8"/>
      <w:r w:rsidR="000208DE" w:rsidRPr="002F7E70">
        <w:rPr>
          <w:rFonts w:ascii="Times New Roman" w:hAnsi="Times New Roman" w:cs="Times New Roman"/>
        </w:rPr>
        <w:t xml:space="preserve">. It helps us understand the relationship between body composition measures and prevalent </w:t>
      </w:r>
      <w:r w:rsidR="00504939" w:rsidRPr="002F7E70">
        <w:rPr>
          <w:rFonts w:ascii="Times New Roman" w:hAnsi="Times New Roman" w:cs="Times New Roman"/>
        </w:rPr>
        <w:t>cardio-metabolic</w:t>
      </w:r>
      <w:r w:rsidR="000208DE" w:rsidRPr="002F7E70">
        <w:rPr>
          <w:rFonts w:ascii="Times New Roman" w:hAnsi="Times New Roman" w:cs="Times New Roman"/>
        </w:rPr>
        <w:t xml:space="preserve"> risk factors and outcomes. It allows us to further </w:t>
      </w:r>
      <w:r w:rsidR="00F12EA4" w:rsidRPr="002F7E70">
        <w:rPr>
          <w:rFonts w:ascii="Times New Roman" w:hAnsi="Times New Roman" w:cs="Times New Roman"/>
        </w:rPr>
        <w:t>identify</w:t>
      </w:r>
      <w:r w:rsidRPr="002F7E70">
        <w:rPr>
          <w:rFonts w:ascii="Times New Roman" w:hAnsi="Times New Roman" w:cs="Times New Roman"/>
        </w:rPr>
        <w:t xml:space="preserve"> adiposity phenotypes, examine associations with </w:t>
      </w:r>
      <w:r w:rsidR="00F12EA4" w:rsidRPr="002F7E70">
        <w:rPr>
          <w:rFonts w:ascii="Times New Roman" w:hAnsi="Times New Roman" w:cs="Times New Roman"/>
        </w:rPr>
        <w:t>cardio-metabolic</w:t>
      </w:r>
      <w:r w:rsidRPr="002F7E70">
        <w:rPr>
          <w:rFonts w:ascii="Times New Roman" w:hAnsi="Times New Roman" w:cs="Times New Roman"/>
        </w:rPr>
        <w:t xml:space="preserve"> diseases</w:t>
      </w:r>
      <w:r w:rsidR="00F12EA4" w:rsidRPr="002F7E70">
        <w:rPr>
          <w:rFonts w:ascii="Times New Roman" w:hAnsi="Times New Roman" w:cs="Times New Roman"/>
        </w:rPr>
        <w:t>,</w:t>
      </w:r>
      <w:r w:rsidRPr="002F7E70">
        <w:rPr>
          <w:rFonts w:ascii="Times New Roman" w:hAnsi="Times New Roman" w:cs="Times New Roman"/>
        </w:rPr>
        <w:t xml:space="preserve"> and multimorbidity </w:t>
      </w:r>
      <w:r w:rsidR="000208DE" w:rsidRPr="002F7E70">
        <w:rPr>
          <w:rFonts w:ascii="Times New Roman" w:hAnsi="Times New Roman" w:cs="Times New Roman"/>
        </w:rPr>
        <w:t>across rural, slum</w:t>
      </w:r>
      <w:r w:rsidR="00245563" w:rsidRPr="002F7E70">
        <w:rPr>
          <w:rFonts w:ascii="Times New Roman" w:hAnsi="Times New Roman" w:cs="Times New Roman"/>
        </w:rPr>
        <w:t>,</w:t>
      </w:r>
      <w:r w:rsidR="000208DE" w:rsidRPr="002F7E70">
        <w:rPr>
          <w:rFonts w:ascii="Times New Roman" w:hAnsi="Times New Roman" w:cs="Times New Roman"/>
        </w:rPr>
        <w:t xml:space="preserve"> and urban populations. The findings will </w:t>
      </w:r>
      <w:r w:rsidR="00245563" w:rsidRPr="002F7E70">
        <w:rPr>
          <w:rFonts w:ascii="Times New Roman" w:hAnsi="Times New Roman" w:cs="Times New Roman"/>
        </w:rPr>
        <w:t>help design</w:t>
      </w:r>
      <w:r w:rsidR="000208DE" w:rsidRPr="002F7E70">
        <w:rPr>
          <w:rFonts w:ascii="Times New Roman" w:hAnsi="Times New Roman" w:cs="Times New Roman"/>
        </w:rPr>
        <w:t xml:space="preserve"> tailored interventions to </w:t>
      </w:r>
      <w:r w:rsidR="00245563" w:rsidRPr="002F7E70">
        <w:rPr>
          <w:rFonts w:ascii="Times New Roman" w:hAnsi="Times New Roman" w:cs="Times New Roman"/>
        </w:rPr>
        <w:t>address biological</w:t>
      </w:r>
      <w:r w:rsidR="000208DE" w:rsidRPr="002F7E70">
        <w:rPr>
          <w:rFonts w:ascii="Times New Roman" w:hAnsi="Times New Roman" w:cs="Times New Roman"/>
        </w:rPr>
        <w:t>, behavioural, environmental</w:t>
      </w:r>
      <w:r w:rsidRPr="002F7E70">
        <w:rPr>
          <w:rFonts w:ascii="Times New Roman" w:hAnsi="Times New Roman" w:cs="Times New Roman"/>
        </w:rPr>
        <w:t>,</w:t>
      </w:r>
      <w:r w:rsidR="000208DE" w:rsidRPr="002F7E70">
        <w:rPr>
          <w:rFonts w:ascii="Times New Roman" w:hAnsi="Times New Roman" w:cs="Times New Roman"/>
        </w:rPr>
        <w:t xml:space="preserve"> and broader determinants of NCDs in South Asian populations</w:t>
      </w:r>
      <w:r w:rsidRPr="002F7E70">
        <w:rPr>
          <w:rFonts w:ascii="Times New Roman" w:hAnsi="Times New Roman" w:cs="Times New Roman"/>
        </w:rPr>
        <w:t xml:space="preserve">. </w:t>
      </w:r>
      <w:commentRangeEnd w:id="8"/>
      <w:r w:rsidR="00F304D6">
        <w:rPr>
          <w:rStyle w:val="CommentReference"/>
        </w:rPr>
        <w:commentReference w:id="8"/>
      </w:r>
    </w:p>
    <w:p w14:paraId="48985409" w14:textId="77777777" w:rsidR="00F12EA4" w:rsidRPr="002F7E70" w:rsidRDefault="00F12EA4" w:rsidP="00504939">
      <w:pPr>
        <w:spacing w:line="240" w:lineRule="auto"/>
        <w:jc w:val="both"/>
        <w:rPr>
          <w:rFonts w:ascii="Times New Roman" w:hAnsi="Times New Roman" w:cs="Times New Roman"/>
          <w:b/>
        </w:rPr>
      </w:pPr>
      <w:r w:rsidRPr="002F7E70">
        <w:rPr>
          <w:rFonts w:ascii="Times New Roman" w:hAnsi="Times New Roman" w:cs="Times New Roman"/>
          <w:b/>
        </w:rPr>
        <w:t>Overall Aim</w:t>
      </w:r>
    </w:p>
    <w:p w14:paraId="16DCB65D" w14:textId="378657EB" w:rsidR="008C7859" w:rsidRPr="002F7E70" w:rsidRDefault="00F12EA4" w:rsidP="00504939">
      <w:pPr>
        <w:spacing w:line="240" w:lineRule="auto"/>
        <w:jc w:val="both"/>
        <w:rPr>
          <w:rFonts w:ascii="Times New Roman" w:hAnsi="Times New Roman" w:cs="Times New Roman"/>
        </w:rPr>
      </w:pPr>
      <w:r w:rsidRPr="002F7E70">
        <w:rPr>
          <w:rFonts w:ascii="Times New Roman" w:hAnsi="Times New Roman" w:cs="Times New Roman"/>
        </w:rPr>
        <w:t xml:space="preserve">To </w:t>
      </w:r>
      <w:del w:id="9" w:author="S.K. Kaptoge" w:date="2026-01-08T18:20:00Z" w16du:dateUtc="2026-01-08T18:20:00Z">
        <w:r w:rsidRPr="002F7E70" w:rsidDel="005B0C2F">
          <w:rPr>
            <w:rFonts w:ascii="Times New Roman" w:hAnsi="Times New Roman" w:cs="Times New Roman"/>
          </w:rPr>
          <w:delText xml:space="preserve">describe </w:delText>
        </w:r>
      </w:del>
      <w:ins w:id="10" w:author="S.K. Kaptoge" w:date="2026-01-08T18:24:00Z" w16du:dateUtc="2026-01-08T18:24:00Z">
        <w:r w:rsidR="005B0C2F">
          <w:rPr>
            <w:rFonts w:ascii="Times New Roman" w:hAnsi="Times New Roman" w:cs="Times New Roman"/>
          </w:rPr>
          <w:t>provide detail</w:t>
        </w:r>
      </w:ins>
      <w:ins w:id="11" w:author="S.K. Kaptoge" w:date="2026-01-08T18:25:00Z" w16du:dateUtc="2026-01-08T18:25:00Z">
        <w:r w:rsidR="005B0C2F">
          <w:rPr>
            <w:rFonts w:ascii="Times New Roman" w:hAnsi="Times New Roman" w:cs="Times New Roman"/>
          </w:rPr>
          <w:t>ed account of</w:t>
        </w:r>
      </w:ins>
      <w:ins w:id="12" w:author="S.K. Kaptoge" w:date="2026-01-08T18:21:00Z" w16du:dateUtc="2026-01-08T18:21:00Z">
        <w:r w:rsidR="005B0C2F">
          <w:rPr>
            <w:rFonts w:ascii="Times New Roman" w:hAnsi="Times New Roman" w:cs="Times New Roman"/>
          </w:rPr>
          <w:t xml:space="preserve"> the descriptive epidemiology of</w:t>
        </w:r>
      </w:ins>
      <w:ins w:id="13" w:author="S.K. Kaptoge" w:date="2026-01-08T18:20:00Z" w16du:dateUtc="2026-01-08T18:20:00Z">
        <w:r w:rsidR="005B0C2F" w:rsidRPr="002F7E70">
          <w:rPr>
            <w:rFonts w:ascii="Times New Roman" w:hAnsi="Times New Roman" w:cs="Times New Roman"/>
          </w:rPr>
          <w:t xml:space="preserve"> </w:t>
        </w:r>
      </w:ins>
      <w:r w:rsidRPr="002F7E70">
        <w:rPr>
          <w:rFonts w:ascii="Times New Roman" w:hAnsi="Times New Roman" w:cs="Times New Roman"/>
        </w:rPr>
        <w:t>bioimpedance-derived body composition</w:t>
      </w:r>
      <w:ins w:id="14" w:author="S.K. Kaptoge" w:date="2026-01-08T18:21:00Z" w16du:dateUtc="2026-01-08T18:21:00Z">
        <w:r w:rsidR="005B0C2F">
          <w:rPr>
            <w:rFonts w:ascii="Times New Roman" w:hAnsi="Times New Roman" w:cs="Times New Roman"/>
          </w:rPr>
          <w:t xml:space="preserve"> </w:t>
        </w:r>
      </w:ins>
      <w:ins w:id="15" w:author="S.K. Kaptoge" w:date="2026-01-08T19:19:00Z" w16du:dateUtc="2026-01-08T19:19:00Z">
        <w:r w:rsidR="009126E5">
          <w:rPr>
            <w:rFonts w:ascii="Times New Roman" w:hAnsi="Times New Roman" w:cs="Times New Roman"/>
          </w:rPr>
          <w:t xml:space="preserve">measures </w:t>
        </w:r>
      </w:ins>
      <w:ins w:id="16" w:author="S.K. Kaptoge" w:date="2026-01-08T18:25:00Z" w16du:dateUtc="2026-01-08T18:25:00Z">
        <w:r w:rsidR="005B0C2F">
          <w:rPr>
            <w:rFonts w:ascii="Times New Roman" w:hAnsi="Times New Roman" w:cs="Times New Roman"/>
          </w:rPr>
          <w:t>in</w:t>
        </w:r>
      </w:ins>
      <w:ins w:id="17" w:author="S.K. Kaptoge" w:date="2026-01-08T18:41:00Z" w16du:dateUtc="2026-01-08T18:41:00Z">
        <w:r w:rsidR="003A4E72">
          <w:rPr>
            <w:rFonts w:ascii="Times New Roman" w:hAnsi="Times New Roman" w:cs="Times New Roman"/>
          </w:rPr>
          <w:t xml:space="preserve"> </w:t>
        </w:r>
      </w:ins>
      <w:ins w:id="18" w:author="S.K. Kaptoge" w:date="2026-01-08T18:26:00Z" w16du:dateUtc="2026-01-08T18:26:00Z">
        <w:r w:rsidR="005B0C2F">
          <w:rPr>
            <w:rFonts w:ascii="Times New Roman" w:hAnsi="Times New Roman" w:cs="Times New Roman"/>
          </w:rPr>
          <w:t>South Asi</w:t>
        </w:r>
      </w:ins>
      <w:ins w:id="19" w:author="S.K. Kaptoge" w:date="2026-01-08T18:27:00Z" w16du:dateUtc="2026-01-08T18:27:00Z">
        <w:r w:rsidR="005B0C2F">
          <w:rPr>
            <w:rFonts w:ascii="Times New Roman" w:hAnsi="Times New Roman" w:cs="Times New Roman"/>
          </w:rPr>
          <w:t>an</w:t>
        </w:r>
      </w:ins>
      <w:ins w:id="20" w:author="S.K. Kaptoge" w:date="2026-01-08T18:21:00Z" w16du:dateUtc="2026-01-08T18:21:00Z">
        <w:r w:rsidR="005B0C2F">
          <w:rPr>
            <w:rFonts w:ascii="Times New Roman" w:hAnsi="Times New Roman" w:cs="Times New Roman"/>
          </w:rPr>
          <w:t xml:space="preserve"> population</w:t>
        </w:r>
      </w:ins>
      <w:ins w:id="21" w:author="S.K. Kaptoge" w:date="2026-01-08T18:47:00Z" w16du:dateUtc="2026-01-08T18:47:00Z">
        <w:r w:rsidR="003A4E72">
          <w:rPr>
            <w:rFonts w:ascii="Times New Roman" w:hAnsi="Times New Roman" w:cs="Times New Roman"/>
          </w:rPr>
          <w:t xml:space="preserve"> in Bangladesh</w:t>
        </w:r>
      </w:ins>
      <w:ins w:id="22" w:author="S.K. Kaptoge" w:date="2026-01-08T18:22:00Z" w16du:dateUtc="2026-01-08T18:22:00Z">
        <w:r w:rsidR="005B0C2F">
          <w:rPr>
            <w:rFonts w:ascii="Times New Roman" w:hAnsi="Times New Roman" w:cs="Times New Roman"/>
          </w:rPr>
          <w:t>, including</w:t>
        </w:r>
      </w:ins>
      <w:ins w:id="23" w:author="S.K. Kaptoge" w:date="2026-01-08T18:25:00Z" w16du:dateUtc="2026-01-08T18:25:00Z">
        <w:r w:rsidR="005B0C2F">
          <w:rPr>
            <w:rFonts w:ascii="Times New Roman" w:hAnsi="Times New Roman" w:cs="Times New Roman"/>
          </w:rPr>
          <w:t xml:space="preserve"> assessing</w:t>
        </w:r>
      </w:ins>
      <w:del w:id="24" w:author="S.K. Kaptoge" w:date="2026-01-08T18:22:00Z" w16du:dateUtc="2026-01-08T18:22:00Z">
        <w:r w:rsidR="00F416C0" w:rsidRPr="002F7E70" w:rsidDel="005B0C2F">
          <w:rPr>
            <w:rFonts w:ascii="Times New Roman" w:hAnsi="Times New Roman" w:cs="Times New Roman"/>
          </w:rPr>
          <w:delText xml:space="preserve"> and</w:delText>
        </w:r>
      </w:del>
      <w:r w:rsidRPr="002F7E70">
        <w:rPr>
          <w:rFonts w:ascii="Times New Roman" w:hAnsi="Times New Roman" w:cs="Times New Roman"/>
        </w:rPr>
        <w:t xml:space="preserve"> </w:t>
      </w:r>
      <w:del w:id="25" w:author="S.K. Kaptoge" w:date="2026-01-08T18:22:00Z" w16du:dateUtc="2026-01-08T18:22:00Z">
        <w:r w:rsidR="00F416C0" w:rsidRPr="002F7E70" w:rsidDel="005B0C2F">
          <w:rPr>
            <w:rFonts w:ascii="Times New Roman" w:hAnsi="Times New Roman" w:cs="Times New Roman"/>
          </w:rPr>
          <w:delText xml:space="preserve">its </w:delText>
        </w:r>
      </w:del>
      <w:r w:rsidR="00F416C0" w:rsidRPr="002F7E70">
        <w:rPr>
          <w:rFonts w:ascii="Times New Roman" w:hAnsi="Times New Roman" w:cs="Times New Roman"/>
        </w:rPr>
        <w:t>relationship</w:t>
      </w:r>
      <w:ins w:id="26" w:author="S.K. Kaptoge" w:date="2026-01-08T18:25:00Z" w16du:dateUtc="2026-01-08T18:25:00Z">
        <w:r w:rsidR="005B0C2F">
          <w:rPr>
            <w:rFonts w:ascii="Times New Roman" w:hAnsi="Times New Roman" w:cs="Times New Roman"/>
          </w:rPr>
          <w:t>s</w:t>
        </w:r>
      </w:ins>
      <w:r w:rsidR="00F416C0" w:rsidRPr="002F7E70">
        <w:rPr>
          <w:rFonts w:ascii="Times New Roman" w:hAnsi="Times New Roman" w:cs="Times New Roman"/>
        </w:rPr>
        <w:t xml:space="preserve"> with the distribution and occurrence of cardiometabolic diseases</w:t>
      </w:r>
      <w:ins w:id="27" w:author="S.K. Kaptoge" w:date="2026-01-08T18:48:00Z" w16du:dateUtc="2026-01-08T18:48:00Z">
        <w:r w:rsidR="003A4E72">
          <w:rPr>
            <w:rFonts w:ascii="Times New Roman" w:hAnsi="Times New Roman" w:cs="Times New Roman"/>
          </w:rPr>
          <w:t>,</w:t>
        </w:r>
      </w:ins>
      <w:ins w:id="28" w:author="S.K. Kaptoge" w:date="2026-01-08T18:49:00Z" w16du:dateUtc="2026-01-08T18:49:00Z">
        <w:r w:rsidR="003A4E72">
          <w:rPr>
            <w:rFonts w:ascii="Times New Roman" w:hAnsi="Times New Roman" w:cs="Times New Roman"/>
          </w:rPr>
          <w:t xml:space="preserve"> using large-scale data from the BELIEVE cohort</w:t>
        </w:r>
      </w:ins>
      <w:del w:id="29" w:author="S.K. Kaptoge" w:date="2026-01-08T18:48:00Z" w16du:dateUtc="2026-01-08T18:48:00Z">
        <w:r w:rsidR="00F416C0" w:rsidRPr="002F7E70" w:rsidDel="003A4E72">
          <w:rPr>
            <w:rFonts w:ascii="Times New Roman" w:hAnsi="Times New Roman" w:cs="Times New Roman"/>
          </w:rPr>
          <w:delText xml:space="preserve"> </w:delText>
        </w:r>
      </w:del>
      <w:del w:id="30" w:author="S.K. Kaptoge" w:date="2026-01-08T18:43:00Z" w16du:dateUtc="2026-01-08T18:43:00Z">
        <w:r w:rsidR="00F416C0" w:rsidRPr="002F7E70" w:rsidDel="003A4E72">
          <w:rPr>
            <w:rFonts w:ascii="Times New Roman" w:hAnsi="Times New Roman" w:cs="Times New Roman"/>
          </w:rPr>
          <w:delText>across a South Asian population</w:delText>
        </w:r>
        <w:r w:rsidRPr="002F7E70" w:rsidDel="003A4E72">
          <w:rPr>
            <w:rFonts w:ascii="Times New Roman" w:hAnsi="Times New Roman" w:cs="Times New Roman"/>
          </w:rPr>
          <w:delText xml:space="preserve"> in the</w:delText>
        </w:r>
      </w:del>
      <w:del w:id="31" w:author="S.K. Kaptoge" w:date="2026-01-08T18:48:00Z" w16du:dateUtc="2026-01-08T18:48:00Z">
        <w:r w:rsidRPr="002F7E70" w:rsidDel="003A4E72">
          <w:rPr>
            <w:rFonts w:ascii="Times New Roman" w:hAnsi="Times New Roman" w:cs="Times New Roman"/>
          </w:rPr>
          <w:delText xml:space="preserve"> BELIEVE cohort in Bangladesh</w:delText>
        </w:r>
      </w:del>
      <w:ins w:id="32" w:author="S.K. Kaptoge" w:date="2026-01-08T18:44:00Z" w16du:dateUtc="2026-01-08T18:44:00Z">
        <w:r w:rsidR="003A4E72">
          <w:rPr>
            <w:rFonts w:ascii="Times New Roman" w:hAnsi="Times New Roman" w:cs="Times New Roman"/>
          </w:rPr>
          <w:t>.</w:t>
        </w:r>
      </w:ins>
    </w:p>
    <w:p w14:paraId="2C4CC023" w14:textId="77777777" w:rsidR="00F416C0" w:rsidRPr="002F7E70" w:rsidRDefault="00F416C0" w:rsidP="00504939">
      <w:pPr>
        <w:spacing w:line="240" w:lineRule="auto"/>
        <w:jc w:val="both"/>
        <w:rPr>
          <w:rFonts w:ascii="Times New Roman" w:hAnsi="Times New Roman" w:cs="Times New Roman"/>
          <w:b/>
        </w:rPr>
      </w:pPr>
      <w:r w:rsidRPr="002F7E70">
        <w:rPr>
          <w:rFonts w:ascii="Times New Roman" w:hAnsi="Times New Roman" w:cs="Times New Roman"/>
          <w:b/>
        </w:rPr>
        <w:lastRenderedPageBreak/>
        <w:t>Research Objectives</w:t>
      </w:r>
    </w:p>
    <w:p w14:paraId="1773DAF4" w14:textId="77777777" w:rsidR="00F416C0" w:rsidRPr="002F7E70" w:rsidRDefault="00F416C0" w:rsidP="00504939">
      <w:pPr>
        <w:pStyle w:val="ListParagraph"/>
        <w:numPr>
          <w:ilvl w:val="0"/>
          <w:numId w:val="1"/>
        </w:numPr>
        <w:spacing w:line="240" w:lineRule="auto"/>
        <w:jc w:val="both"/>
        <w:rPr>
          <w:rFonts w:ascii="Times New Roman" w:hAnsi="Times New Roman" w:cs="Times New Roman"/>
        </w:rPr>
      </w:pPr>
      <w:r w:rsidRPr="002F7E70">
        <w:rPr>
          <w:rFonts w:ascii="Times New Roman" w:hAnsi="Times New Roman" w:cs="Times New Roman"/>
        </w:rPr>
        <w:t>To describe the population distribution of bioimpedance-derived body composition measures and cardiometabolic diseases across age, sex, socioeconomic position, and urban, slum, and rural settings.</w:t>
      </w:r>
    </w:p>
    <w:p w14:paraId="52A38D1E" w14:textId="7D23FFCD" w:rsidR="00F416C0" w:rsidRPr="002F7E70" w:rsidRDefault="00F416C0" w:rsidP="00504939">
      <w:pPr>
        <w:pStyle w:val="ListParagraph"/>
        <w:numPr>
          <w:ilvl w:val="0"/>
          <w:numId w:val="1"/>
        </w:numPr>
        <w:spacing w:line="240" w:lineRule="auto"/>
        <w:jc w:val="both"/>
        <w:rPr>
          <w:rFonts w:ascii="Times New Roman" w:hAnsi="Times New Roman" w:cs="Times New Roman"/>
        </w:rPr>
      </w:pPr>
      <w:r w:rsidRPr="002F7E70">
        <w:rPr>
          <w:rFonts w:ascii="Times New Roman" w:hAnsi="Times New Roman" w:cs="Times New Roman"/>
        </w:rPr>
        <w:t xml:space="preserve">To examine the cross-sectional associations between body composition measures and prevalent cardiometabolic diseases, including </w:t>
      </w:r>
      <w:ins w:id="33" w:author="S.K. Kaptoge" w:date="2026-01-08T19:36:00Z" w16du:dateUtc="2026-01-08T19:36:00Z">
        <w:r w:rsidR="00915AC6" w:rsidRPr="002F7E70">
          <w:rPr>
            <w:rFonts w:ascii="Times New Roman" w:hAnsi="Times New Roman" w:cs="Times New Roman"/>
          </w:rPr>
          <w:t xml:space="preserve">type 2 diabetes, </w:t>
        </w:r>
      </w:ins>
      <w:ins w:id="34" w:author="S.K. Kaptoge" w:date="2026-01-08T19:23:00Z" w16du:dateUtc="2026-01-08T19:23:00Z">
        <w:r w:rsidR="00901EB8">
          <w:rPr>
            <w:rFonts w:ascii="Times New Roman" w:hAnsi="Times New Roman" w:cs="Times New Roman"/>
          </w:rPr>
          <w:t xml:space="preserve">cardiovascular disease, </w:t>
        </w:r>
      </w:ins>
      <w:r w:rsidRPr="002F7E70">
        <w:rPr>
          <w:rFonts w:ascii="Times New Roman" w:hAnsi="Times New Roman" w:cs="Times New Roman"/>
        </w:rPr>
        <w:t>hyp</w:t>
      </w:r>
      <w:r w:rsidR="006B094D" w:rsidRPr="002F7E70">
        <w:rPr>
          <w:rFonts w:ascii="Times New Roman" w:hAnsi="Times New Roman" w:cs="Times New Roman"/>
        </w:rPr>
        <w:t xml:space="preserve">ertension, </w:t>
      </w:r>
      <w:del w:id="35" w:author="S.K. Kaptoge" w:date="2026-01-08T19:36:00Z" w16du:dateUtc="2026-01-08T19:36:00Z">
        <w:r w:rsidR="006B094D" w:rsidRPr="002F7E70" w:rsidDel="00915AC6">
          <w:rPr>
            <w:rFonts w:ascii="Times New Roman" w:hAnsi="Times New Roman" w:cs="Times New Roman"/>
          </w:rPr>
          <w:delText>type 2 diabetes</w:delText>
        </w:r>
        <w:commentRangeStart w:id="36"/>
        <w:r w:rsidR="006B094D" w:rsidRPr="002F7E70" w:rsidDel="00915AC6">
          <w:rPr>
            <w:rFonts w:ascii="Times New Roman" w:hAnsi="Times New Roman" w:cs="Times New Roman"/>
          </w:rPr>
          <w:delText xml:space="preserve">, </w:delText>
        </w:r>
      </w:del>
      <w:r w:rsidR="006B094D" w:rsidRPr="002F7E70">
        <w:rPr>
          <w:rFonts w:ascii="Times New Roman" w:hAnsi="Times New Roman" w:cs="Times New Roman"/>
        </w:rPr>
        <w:t>chronic kidney disease, and multimorbidity</w:t>
      </w:r>
      <w:commentRangeEnd w:id="36"/>
      <w:r w:rsidR="00901EB8">
        <w:rPr>
          <w:rStyle w:val="CommentReference"/>
        </w:rPr>
        <w:commentReference w:id="36"/>
      </w:r>
    </w:p>
    <w:p w14:paraId="6769A6DD" w14:textId="639A8BCE" w:rsidR="00A00FC5" w:rsidRPr="002F7E70" w:rsidRDefault="00F416C0" w:rsidP="00504939">
      <w:pPr>
        <w:pStyle w:val="ListParagraph"/>
        <w:numPr>
          <w:ilvl w:val="0"/>
          <w:numId w:val="1"/>
        </w:numPr>
        <w:spacing w:line="240" w:lineRule="auto"/>
        <w:jc w:val="both"/>
        <w:rPr>
          <w:rFonts w:ascii="Times New Roman" w:hAnsi="Times New Roman" w:cs="Times New Roman"/>
        </w:rPr>
      </w:pPr>
      <w:r w:rsidRPr="002F7E70">
        <w:rPr>
          <w:rFonts w:ascii="Times New Roman" w:hAnsi="Times New Roman" w:cs="Times New Roman"/>
        </w:rPr>
        <w:t xml:space="preserve">To explore </w:t>
      </w:r>
      <w:del w:id="37" w:author="S.K. Kaptoge" w:date="2026-01-08T19:35:00Z" w16du:dateUtc="2026-01-08T19:35:00Z">
        <w:r w:rsidRPr="002F7E70" w:rsidDel="00915AC6">
          <w:rPr>
            <w:rFonts w:ascii="Times New Roman" w:hAnsi="Times New Roman" w:cs="Times New Roman"/>
          </w:rPr>
          <w:delText>whether baseline</w:delText>
        </w:r>
      </w:del>
      <w:ins w:id="38" w:author="S.K. Kaptoge" w:date="2026-01-08T19:35:00Z" w16du:dateUtc="2026-01-08T19:35:00Z">
        <w:r w:rsidR="00915AC6">
          <w:rPr>
            <w:rFonts w:ascii="Times New Roman" w:hAnsi="Times New Roman" w:cs="Times New Roman"/>
          </w:rPr>
          <w:t>associations of</w:t>
        </w:r>
      </w:ins>
      <w:r w:rsidRPr="002F7E70">
        <w:rPr>
          <w:rFonts w:ascii="Times New Roman" w:hAnsi="Times New Roman" w:cs="Times New Roman"/>
        </w:rPr>
        <w:t xml:space="preserve"> body composition measures </w:t>
      </w:r>
      <w:del w:id="39" w:author="S.K. Kaptoge" w:date="2026-01-08T19:35:00Z" w16du:dateUtc="2026-01-08T19:35:00Z">
        <w:r w:rsidRPr="002F7E70" w:rsidDel="00915AC6">
          <w:rPr>
            <w:rFonts w:ascii="Times New Roman" w:hAnsi="Times New Roman" w:cs="Times New Roman"/>
          </w:rPr>
          <w:delText xml:space="preserve">are associated </w:delText>
        </w:r>
      </w:del>
      <w:r w:rsidRPr="002F7E70">
        <w:rPr>
          <w:rFonts w:ascii="Times New Roman" w:hAnsi="Times New Roman" w:cs="Times New Roman"/>
        </w:rPr>
        <w:t>with incident type 2 diabetes during follow-up.</w:t>
      </w:r>
    </w:p>
    <w:p w14:paraId="5B336CDC"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Methods</w:t>
      </w:r>
    </w:p>
    <w:p w14:paraId="5EE4286F"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Study design and setting</w:t>
      </w:r>
    </w:p>
    <w:p w14:paraId="71F01578"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This study will be based on data from the </w:t>
      </w:r>
      <w:commentRangeStart w:id="40"/>
      <w:r w:rsidRPr="002F7E70">
        <w:rPr>
          <w:rFonts w:ascii="Times New Roman" w:hAnsi="Times New Roman" w:cs="Times New Roman"/>
        </w:rPr>
        <w:t>BangladEsh Longitudinal Investigation of Emerging Vascular and nonvascular Events (BELIEVE)</w:t>
      </w:r>
      <w:commentRangeEnd w:id="40"/>
      <w:r w:rsidR="00915AC6">
        <w:rPr>
          <w:rStyle w:val="CommentReference"/>
        </w:rPr>
        <w:commentReference w:id="40"/>
      </w:r>
      <w:r w:rsidRPr="002F7E70">
        <w:rPr>
          <w:rFonts w:ascii="Times New Roman" w:hAnsi="Times New Roman" w:cs="Times New Roman"/>
        </w:rPr>
        <w:t xml:space="preserve"> cohort. BELIEVE is a population-based prospective cohort study comprising 73,883 participants from 30,817 households established in Bangladesh between January 2016 and March 2020 across </w:t>
      </w:r>
      <w:commentRangeStart w:id="41"/>
      <w:r w:rsidRPr="002F7E70">
        <w:rPr>
          <w:rFonts w:ascii="Times New Roman" w:hAnsi="Times New Roman" w:cs="Times New Roman"/>
        </w:rPr>
        <w:t>three contrasting settings</w:t>
      </w:r>
      <w:commentRangeEnd w:id="41"/>
      <w:r w:rsidR="00915AC6">
        <w:rPr>
          <w:rStyle w:val="CommentReference"/>
        </w:rPr>
        <w:commentReference w:id="41"/>
      </w:r>
      <w:r w:rsidRPr="002F7E70">
        <w:rPr>
          <w:rFonts w:ascii="Times New Roman" w:hAnsi="Times New Roman" w:cs="Times New Roman"/>
        </w:rPr>
        <w:t>: urban (Mirpur, Dhaka), urban poor or slum (Bauniabadh, Dhaka), and rural (</w:t>
      </w:r>
      <w:proofErr w:type="spellStart"/>
      <w:r w:rsidRPr="002F7E70">
        <w:rPr>
          <w:rFonts w:ascii="Times New Roman" w:hAnsi="Times New Roman" w:cs="Times New Roman"/>
        </w:rPr>
        <w:t>Matlab</w:t>
      </w:r>
      <w:proofErr w:type="spellEnd"/>
      <w:r w:rsidRPr="002F7E70">
        <w:rPr>
          <w:rFonts w:ascii="Times New Roman" w:hAnsi="Times New Roman" w:cs="Times New Roman"/>
        </w:rPr>
        <w:t xml:space="preserve">, Chandpur) </w:t>
      </w:r>
      <w:r w:rsidR="006B094D" w:rsidRPr="002F7E70">
        <w:rPr>
          <w:rFonts w:ascii="Times New Roman" w:hAnsi="Times New Roman" w:cs="Times New Roman"/>
        </w:rPr>
        <w:fldChar w:fldCharType="begin"/>
      </w:r>
      <w:r w:rsidR="006B094D" w:rsidRPr="002F7E70">
        <w:rPr>
          <w:rFonts w:ascii="Times New Roman" w:hAnsi="Times New Roman" w:cs="Times New Roman"/>
        </w:rPr>
        <w:instrText xml:space="preserve"> ADDIN ZOTERO_ITEM CSL_CITATION {"citationID":"y2TZhBCz","properties":{"formattedCitation":"(5)","plainCitation":"(5)","noteIndex":0},"citationItems":[{"id":406,"uris":["http://zotero.org/users/19172719/items/ANL6RSA7"],"itemData":{"id":406,"type":"article-journal","abstract":"Abstract\nnull\n\nPurpose\n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Open","note":"PMID: 39843382\nPMCID: PMC11784369","page":"e088338","source":"PubMed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Angelantonio","given":"Emanuele"},{"family":"Danesh","given":"John"}],"issued":{"date-parts":[["2025",1,22]]}}}],"schema":"https://github.com/citation-style-language/schema/raw/master/csl-citation.json"} </w:instrText>
      </w:r>
      <w:r w:rsidR="006B094D" w:rsidRPr="002F7E70">
        <w:rPr>
          <w:rFonts w:ascii="Times New Roman" w:hAnsi="Times New Roman" w:cs="Times New Roman"/>
        </w:rPr>
        <w:fldChar w:fldCharType="separate"/>
      </w:r>
      <w:r w:rsidR="006B094D" w:rsidRPr="002F7E70">
        <w:rPr>
          <w:rFonts w:ascii="Times New Roman" w:hAnsi="Times New Roman" w:cs="Times New Roman"/>
        </w:rPr>
        <w:t>(5)</w:t>
      </w:r>
      <w:r w:rsidR="006B094D" w:rsidRPr="002F7E70">
        <w:rPr>
          <w:rFonts w:ascii="Times New Roman" w:hAnsi="Times New Roman" w:cs="Times New Roman"/>
        </w:rPr>
        <w:fldChar w:fldCharType="end"/>
      </w:r>
      <w:r w:rsidRPr="002F7E70">
        <w:rPr>
          <w:rFonts w:ascii="Times New Roman" w:hAnsi="Times New Roman" w:cs="Times New Roman"/>
        </w:rPr>
        <w:t xml:space="preserve">. </w:t>
      </w:r>
    </w:p>
    <w:p w14:paraId="2274930F"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Study population and follow-up</w:t>
      </w:r>
    </w:p>
    <w:p w14:paraId="6D3A60AB"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BELIEVE recruited individuals 1) aged 11 years or older, 2) who had lived in their household for at least three years</w:t>
      </w:r>
      <w:r w:rsidR="00763969" w:rsidRPr="002F7E70">
        <w:rPr>
          <w:rFonts w:ascii="Times New Roman" w:hAnsi="Times New Roman" w:cs="Times New Roman"/>
        </w:rPr>
        <w:t>,</w:t>
      </w:r>
      <w:r w:rsidRPr="002F7E70">
        <w:rPr>
          <w:rFonts w:ascii="Times New Roman" w:hAnsi="Times New Roman" w:cs="Times New Roman"/>
        </w:rPr>
        <w:t xml:space="preserve"> 3) intended to remain in the study area for at least five additional years, and 4) provided written informed consent. Participants were identified through complete household surveys and invited to attend local clinics for baseline assessment.</w:t>
      </w:r>
    </w:p>
    <w:p w14:paraId="739B5F21" w14:textId="77777777" w:rsidR="00B731E8" w:rsidRPr="002F7E70" w:rsidRDefault="00763969" w:rsidP="00B731E8">
      <w:pPr>
        <w:spacing w:line="240" w:lineRule="auto"/>
        <w:jc w:val="both"/>
        <w:rPr>
          <w:rFonts w:ascii="Times New Roman" w:hAnsi="Times New Roman" w:cs="Times New Roman"/>
        </w:rPr>
      </w:pPr>
      <w:r w:rsidRPr="002F7E70">
        <w:rPr>
          <w:rFonts w:ascii="Times New Roman" w:hAnsi="Times New Roman" w:cs="Times New Roman"/>
        </w:rPr>
        <w:t>P</w:t>
      </w:r>
      <w:r w:rsidR="00B731E8" w:rsidRPr="002F7E70">
        <w:rPr>
          <w:rFonts w:ascii="Times New Roman" w:hAnsi="Times New Roman" w:cs="Times New Roman"/>
        </w:rPr>
        <w:t>articipants will include adults aged 18 years or older with available anthropometric a</w:t>
      </w:r>
      <w:r w:rsidRPr="002F7E70">
        <w:rPr>
          <w:rFonts w:ascii="Times New Roman" w:hAnsi="Times New Roman" w:cs="Times New Roman"/>
        </w:rPr>
        <w:t>nd BIA measurements at baseline</w:t>
      </w:r>
      <w:commentRangeStart w:id="42"/>
      <w:r w:rsidR="004F33CC" w:rsidRPr="002F7E70">
        <w:rPr>
          <w:rFonts w:ascii="Times New Roman" w:hAnsi="Times New Roman" w:cs="Times New Roman"/>
        </w:rPr>
        <w:t xml:space="preserve">, as </w:t>
      </w:r>
      <w:commentRangeEnd w:id="42"/>
      <w:r w:rsidR="00786637">
        <w:rPr>
          <w:rStyle w:val="CommentReference"/>
        </w:rPr>
        <w:commentReference w:id="42"/>
      </w:r>
      <w:r w:rsidR="004F33CC" w:rsidRPr="002F7E70">
        <w:rPr>
          <w:rFonts w:ascii="Times New Roman" w:hAnsi="Times New Roman" w:cs="Times New Roman"/>
        </w:rPr>
        <w:t>cardiometabolic diseases (CMDs)</w:t>
      </w:r>
      <w:r w:rsidRPr="002F7E70">
        <w:rPr>
          <w:rFonts w:ascii="Times New Roman" w:hAnsi="Times New Roman" w:cs="Times New Roman"/>
        </w:rPr>
        <w:t xml:space="preserve"> are clearly well-defined in adults, and BIA measurements are less influenced by growth and pubertal development </w:t>
      </w:r>
      <w:r w:rsidRPr="002F7E70">
        <w:rPr>
          <w:rFonts w:ascii="Times New Roman" w:hAnsi="Times New Roman" w:cs="Times New Roman"/>
        </w:rPr>
        <w:fldChar w:fldCharType="begin"/>
      </w:r>
      <w:r w:rsidRPr="002F7E70">
        <w:rPr>
          <w:rFonts w:ascii="Times New Roman" w:hAnsi="Times New Roman" w:cs="Times New Roman"/>
        </w:rPr>
        <w:instrText xml:space="preserve"> ADDIN ZOTERO_ITEM CSL_CITATION {"citationID":"CMJcLX2R","properties":{"formattedCitation":"(29,33)","plainCitation":"(29,33)","noteIndex":0},"citationItems":[{"id":169,"uris":["http://zotero.org/users/19172719/items/6Z9XKLRM"],"itemData":{"id":169,"type":"article-journal","abstract":"Ethnic groups vary in cardiometabolic risk, but the underlying mechanisms remain unclear. Several components of body composition variability (fat/lean ratio, fat distribution, lean mass composition and metabolism, and adipose tissue biology) are increasingly linked with cardiometabolic risk and vary substantially across ethnic groups. Constituents of lean mass are proposed to contribute to 'metabolic capacity', a generic trait favouring the maintenance of homeostasis. Adiposity is proposed to contribute to 'metabolic load', which at higher levels challenges metabolic homeostasis, elevating cardiometabolic risk. Ethnic differences in body composition, representing different load-capacity ratios, may therefore contribute to ethnic variability in cardiometabolic risk. Ecological and evolutionary factors potentially contributing to ethnic variability in body composition are explored. In contemporary populations, clinicians encounter an increasing range of ethnicity, along with many individuals of mixed-ethnic ancestry. Increasing understanding of the contribution of body composition to cardiometabolic risk may reduce the need to treat ethnic groups as qualitatively different. A conceptual model is proposed, treating insulin sensitivity and stroke risk as composite functions of body composition variables. Operationalizing this model may potentially improve the ability to assess cardiovascular risk across the full ethnicity spectrum, and to predict cardiometabolic consequences of excess weight gain.","container-title":"Obesity Reviews: An Official Journal of the International Association for the Study of Obesity","DOI":"10.1111/j.1467-789X.2012.01034.x","ISSN":"1467-789X","journalAbbreviation":"Obes Rev","language":"eng","note":"PMID: 23107256","page":"14-29","source":"PubMed","title":"Ethnic variability in adiposity, thrifty phenotypes and cardiometabolic risk: addressing the full range of ethnicity, including those of mixed ethnicity","title-short":"Ethnic variability in adiposity, thrifty phenotypes and cardiometabolic risk","volume":"13 Suppl 2","author":[{"family":"Wells","given":"J. C. K."}],"issued":{"date-parts":[["2012",12]]}}},{"id":534,"uris":["http://zotero.org/users/19172719/items/CW588JVW"],"itemData":{"id":534,"type":"article-journal","abstract":"Bioelectrical impedance analysis (BIA) is a technique widely used for estimating body composition and health-related parameters. The technology is relatively simple, quick, and non-invasive, and is currently used globally in diverse settings, including private clinicians’ offices, sports and health clubs, and hospitals, and across a spectrum of age, body weight, and disease states. BIA parameters can be used to estimate body composition (fat, fat-free mass, total-body water and its compartments). Moreover, raw measurements including resistance, reactance, phase angle, and impedance vector length can also be used to track health-related markers, including hydration and malnutrition, and disease-prognostic, athletic and general health status. Body composition shows profound variability in association with age, sex, race and ethnicity, geographic ancestry, lifestyle, and health status. To advance understanding of this variability, we propose to develop a large and diverse multi-country dataset of BIA raw measures and derived body components. The aim of this paper is to describe the ‘BIA International Database’ project and encourage researchers to join the consortium.","container-title":"European Journal of Clinical Nutrition","DOI":"10.1038/s41430-023-01310-x","ISSN":"1476-5640","issue":"12","journalAbbreviation":"Eur J Clin Nutr","language":"en","license":"2023 The Author(s), under exclusive licence to Springer Nature Limited","note":"publisher: Nature Publishing Group","page":"1143-1150","source":"www.nature.com","title":"The bioelectrical impedance analysis (BIA) international database: aims, scope, and call for data","title-short":"The bioelectrical impedance analysis (BIA) international database","volume":"77","author":[{"family":"Silva","given":"Analiza M."},{"family":"Campa","given":"Francesco"},{"family":"Stagi","given":"Silvia"},{"family":"Gobbo","given":"Luís A."},{"family":"Buffa","given":"Roberto"},{"family":"Toselli","given":"Stefania"},{"family":"Silva","given":"Diego Augusto Santos"},{"family":"Gonçalves","given":"Ezequiel M."},{"family":"Langer","given":"Raquel D."},{"family":"Guerra-Júnior","given":"Gil"},{"family":"Machado","given":"Dalmo R. L."},{"family":"Kondo","given":"Emi"},{"family":"Sagayama","given":"Hiroyuki"},{"family":"Omi","given":"Naomi"},{"family":"Yamada","given":"Yosuke"},{"family":"Yoshida","given":"Tsukasa"},{"family":"Fukuda","given":"Wataru"},{"family":"Gonzalez","given":"Maria Cristina"},{"family":"Orlandi","given":"Silvana P."},{"family":"Koury","given":"Josely C."},{"family":"Moro","given":"Tatiana"},{"family":"Paoli","given":"Antonio"},{"family":"Kruger","given":"Salome"},{"family":"Schutte","given":"Aletta E."},{"family":"Andreolli","given":"Angela"},{"family":"Earthman","given":"Carrie P."},{"family":"Fuchs-Tarlovsky","given":"Vanessa"},{"family":"Irurtia","given":"Alfredo"},{"family":"Castizo-Olier","given":"Jorge"},{"family":"Mascherini","given":"Gabriele"},{"family":"Petri","given":"Cristian"},{"family":"Busert","given":"Laura K."},{"family":"Cortina-Borja","given":"Mario"},{"family":"Bailey","given":"Jeanette"},{"family":"Tausanovitch","given":"Zachary"},{"family":"Lelijveld","given":"Natasha"},{"family":"Ghazzawi","given":"Hadeel Ali"},{"family":"Amawi","given":"Adam Tawfiq"},{"family":"Tinsley","given":"Grant"},{"family":"Kangas","given":"Suvi T."},{"family":"Salpéteur","given":"Cécile"},{"family":"Vázquez-Vázquez","given":"Adriana"},{"family":"Fewtrell","given":"Mary"},{"family":"Ceolin","given":"Chiara"},{"family":"Sergi","given":"Giuseppe"},{"family":"Ward","given":"Leigh C."},{"family":"Heitmann","given":"Berit L."},{"family":"Costa","given":"Roberto Fernandes","non-dropping-particle":"da"},{"family":"Vicente-Rodriguez","given":"German"},{"family":"Cremasco","given":"Margherita Micheletti"},{"family":"Moroni","given":"Alessia"},{"family":"Shepherd","given":"John"},{"family":"Moon","given":"Jordan"},{"family":"Knaan","given":"Tzachi"},{"family":"Müller","given":"Manfred J."},{"family":"Braun","given":"Wiebke"},{"family":"García‐Almeida","given":"José M."},{"family":"Palmeira","given":"António L."},{"family":"Santos","given":"Inês"},{"family":"Larsen","given":"Sofus C."},{"family":"Zhang","given":"Xueying"},{"family":"Speakman","given":"John R."},{"family":"Plank","given":"Lindsay D."},{"family":"Swinburn","given":"Boyd A."},{"family":"Ssensamba","given":"Jude Thaddeus"},{"family":"Shiose","given":"Keisuke"},{"family":"Cyrino","given":"Edilson S."},{"family":"Bosy-Westphal","given":"Anja"},{"family":"Heymsfield","given":"Steven B."},{"family":"Lukaski","given":"Henry"},{"family":"Sardinha","given":"Luís B."},{"family":"Wells","given":"Jonathan C."},{"family":"Marini","given":"Elisabetta"}],"issued":{"date-parts":[["2023",12]]}}}],"schema":"https://github.com/citation-style-language/schema/raw/master/csl-citation.json"} </w:instrText>
      </w:r>
      <w:r w:rsidRPr="002F7E70">
        <w:rPr>
          <w:rFonts w:ascii="Times New Roman" w:hAnsi="Times New Roman" w:cs="Times New Roman"/>
        </w:rPr>
        <w:fldChar w:fldCharType="separate"/>
      </w:r>
      <w:r w:rsidRPr="002F7E70">
        <w:rPr>
          <w:rFonts w:ascii="Times New Roman" w:hAnsi="Times New Roman" w:cs="Times New Roman"/>
        </w:rPr>
        <w:t>(29,33)</w:t>
      </w:r>
      <w:r w:rsidRPr="002F7E70">
        <w:rPr>
          <w:rFonts w:ascii="Times New Roman" w:hAnsi="Times New Roman" w:cs="Times New Roman"/>
        </w:rPr>
        <w:fldChar w:fldCharType="end"/>
      </w:r>
      <w:r w:rsidRPr="002F7E70">
        <w:rPr>
          <w:rFonts w:ascii="Times New Roman" w:hAnsi="Times New Roman" w:cs="Times New Roman"/>
        </w:rPr>
        <w:t>.</w:t>
      </w:r>
      <w:r w:rsidR="00B731E8" w:rsidRPr="002F7E70">
        <w:rPr>
          <w:rFonts w:ascii="Times New Roman" w:hAnsi="Times New Roman" w:cs="Times New Roman"/>
        </w:rPr>
        <w:t xml:space="preserve"> </w:t>
      </w:r>
      <w:commentRangeStart w:id="43"/>
      <w:r w:rsidR="00B731E8" w:rsidRPr="002F7E70">
        <w:rPr>
          <w:rFonts w:ascii="Times New Roman" w:hAnsi="Times New Roman" w:cs="Times New Roman"/>
        </w:rPr>
        <w:t>Participants with missing key exposure variables or biologically implausible values</w:t>
      </w:r>
      <w:r w:rsidR="001E050E" w:rsidRPr="002F7E70">
        <w:rPr>
          <w:rFonts w:ascii="Times New Roman" w:hAnsi="Times New Roman" w:cs="Times New Roman"/>
        </w:rPr>
        <w:t>, as determined by predefined quality checks,</w:t>
      </w:r>
      <w:r w:rsidR="00B731E8" w:rsidRPr="002F7E70">
        <w:rPr>
          <w:rFonts w:ascii="Times New Roman" w:hAnsi="Times New Roman" w:cs="Times New Roman"/>
        </w:rPr>
        <w:t xml:space="preserve"> will be excluded. The sample to be analysed may differ by objective</w:t>
      </w:r>
      <w:r w:rsidR="001E050E" w:rsidRPr="002F7E70">
        <w:rPr>
          <w:rFonts w:ascii="Times New Roman" w:hAnsi="Times New Roman" w:cs="Times New Roman"/>
        </w:rPr>
        <w:t xml:space="preserve"> depending on data completeness as I have yet to explore the dataset.</w:t>
      </w:r>
      <w:commentRangeEnd w:id="43"/>
      <w:r w:rsidR="00786637">
        <w:rPr>
          <w:rStyle w:val="CommentReference"/>
        </w:rPr>
        <w:commentReference w:id="43"/>
      </w:r>
    </w:p>
    <w:p w14:paraId="2A9D5B1E" w14:textId="77777777" w:rsidR="00B731E8" w:rsidRPr="002F7E70" w:rsidRDefault="00B21A4C" w:rsidP="00B731E8">
      <w:pPr>
        <w:spacing w:line="240" w:lineRule="auto"/>
        <w:jc w:val="both"/>
        <w:rPr>
          <w:rFonts w:ascii="Times New Roman" w:hAnsi="Times New Roman" w:cs="Times New Roman"/>
        </w:rPr>
      </w:pPr>
      <w:r w:rsidRPr="002F7E70">
        <w:rPr>
          <w:rFonts w:ascii="Times New Roman" w:hAnsi="Times New Roman" w:cs="Times New Roman"/>
        </w:rPr>
        <w:t>L</w:t>
      </w:r>
      <w:r w:rsidR="00B731E8" w:rsidRPr="002F7E70">
        <w:rPr>
          <w:rFonts w:ascii="Times New Roman" w:hAnsi="Times New Roman" w:cs="Times New Roman"/>
        </w:rPr>
        <w:t xml:space="preserve">ongitudinal </w:t>
      </w:r>
      <w:r w:rsidRPr="002F7E70">
        <w:rPr>
          <w:rFonts w:ascii="Times New Roman" w:hAnsi="Times New Roman" w:cs="Times New Roman"/>
        </w:rPr>
        <w:t xml:space="preserve">analyses for incident cases </w:t>
      </w:r>
      <w:r w:rsidR="00B731E8" w:rsidRPr="002F7E70">
        <w:rPr>
          <w:rFonts w:ascii="Times New Roman" w:hAnsi="Times New Roman" w:cs="Times New Roman"/>
        </w:rPr>
        <w:t xml:space="preserve">will </w:t>
      </w:r>
      <w:r w:rsidRPr="002F7E70">
        <w:rPr>
          <w:rFonts w:ascii="Times New Roman" w:hAnsi="Times New Roman" w:cs="Times New Roman"/>
        </w:rPr>
        <w:t xml:space="preserve">use </w:t>
      </w:r>
      <w:r w:rsidR="00B731E8" w:rsidRPr="002F7E70">
        <w:rPr>
          <w:rFonts w:ascii="Times New Roman" w:hAnsi="Times New Roman" w:cs="Times New Roman"/>
        </w:rPr>
        <w:t>available follow-up information</w:t>
      </w:r>
      <w:r w:rsidRPr="002F7E70">
        <w:rPr>
          <w:rFonts w:ascii="Times New Roman" w:hAnsi="Times New Roman" w:cs="Times New Roman"/>
        </w:rPr>
        <w:t xml:space="preserve"> </w:t>
      </w:r>
      <w:r w:rsidR="00B731E8" w:rsidRPr="002F7E70">
        <w:rPr>
          <w:rFonts w:ascii="Times New Roman" w:hAnsi="Times New Roman" w:cs="Times New Roman"/>
        </w:rPr>
        <w:t>focus</w:t>
      </w:r>
      <w:r w:rsidRPr="002F7E70">
        <w:rPr>
          <w:rFonts w:ascii="Times New Roman" w:hAnsi="Times New Roman" w:cs="Times New Roman"/>
        </w:rPr>
        <w:t>ing</w:t>
      </w:r>
      <w:r w:rsidR="00B731E8" w:rsidRPr="002F7E70">
        <w:rPr>
          <w:rFonts w:ascii="Times New Roman" w:hAnsi="Times New Roman" w:cs="Times New Roman"/>
        </w:rPr>
        <w:t xml:space="preserve"> on type 2 diabetes, given its high burden, availability of supporting biomarkers, and ongoing outcome validation within the cohort. Individuals with baseline type 2 diabetes </w:t>
      </w:r>
      <w:commentRangeStart w:id="44"/>
      <w:r w:rsidR="00B731E8" w:rsidRPr="002F7E70">
        <w:rPr>
          <w:rFonts w:ascii="Times New Roman" w:hAnsi="Times New Roman" w:cs="Times New Roman"/>
        </w:rPr>
        <w:t xml:space="preserve">or undiagnosed disease </w:t>
      </w:r>
      <w:commentRangeEnd w:id="44"/>
      <w:r w:rsidR="00786637">
        <w:rPr>
          <w:rStyle w:val="CommentReference"/>
        </w:rPr>
        <w:commentReference w:id="44"/>
      </w:r>
      <w:r w:rsidR="00B731E8" w:rsidRPr="002F7E70">
        <w:rPr>
          <w:rFonts w:ascii="Times New Roman" w:hAnsi="Times New Roman" w:cs="Times New Roman"/>
        </w:rPr>
        <w:t>at baseline will be excluded</w:t>
      </w:r>
    </w:p>
    <w:p w14:paraId="71BD578D"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Exposures</w:t>
      </w:r>
    </w:p>
    <w:p w14:paraId="07D4AB45"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Based on p</w:t>
      </w:r>
      <w:r w:rsidR="00B21A4C" w:rsidRPr="002F7E70">
        <w:rPr>
          <w:rFonts w:ascii="Times New Roman" w:hAnsi="Times New Roman" w:cs="Times New Roman"/>
        </w:rPr>
        <w:t>rior research, my</w:t>
      </w:r>
      <w:r w:rsidRPr="002F7E70">
        <w:rPr>
          <w:rFonts w:ascii="Times New Roman" w:hAnsi="Times New Roman" w:cs="Times New Roman"/>
        </w:rPr>
        <w:t xml:space="preserve"> primary independent variables are anthropometric and body composition measures. These include height, weight, </w:t>
      </w:r>
      <w:commentRangeStart w:id="45"/>
      <w:r w:rsidRPr="002F7E70">
        <w:rPr>
          <w:rFonts w:ascii="Times New Roman" w:hAnsi="Times New Roman" w:cs="Times New Roman"/>
        </w:rPr>
        <w:t xml:space="preserve">body mass index (BMI), </w:t>
      </w:r>
      <w:commentRangeEnd w:id="45"/>
      <w:r w:rsidR="00126B2B">
        <w:rPr>
          <w:rStyle w:val="CommentReference"/>
        </w:rPr>
        <w:commentReference w:id="45"/>
      </w:r>
      <w:r w:rsidRPr="002F7E70">
        <w:rPr>
          <w:rFonts w:ascii="Times New Roman" w:hAnsi="Times New Roman" w:cs="Times New Roman"/>
        </w:rPr>
        <w:t xml:space="preserve">waist circumference, hip circumference, waist-to-hip ratio, systolic and diastolic blood pressure, pulse, </w:t>
      </w:r>
      <w:commentRangeStart w:id="46"/>
      <w:r w:rsidRPr="002F7E70">
        <w:rPr>
          <w:rFonts w:ascii="Times New Roman" w:hAnsi="Times New Roman" w:cs="Times New Roman"/>
        </w:rPr>
        <w:t>body fat mass, and body fat perce</w:t>
      </w:r>
      <w:r w:rsidR="006B094D" w:rsidRPr="002F7E70">
        <w:rPr>
          <w:rFonts w:ascii="Times New Roman" w:hAnsi="Times New Roman" w:cs="Times New Roman"/>
        </w:rPr>
        <w:t>ntage derived from BIA</w:t>
      </w:r>
      <w:commentRangeEnd w:id="46"/>
      <w:r w:rsidR="00126B2B">
        <w:rPr>
          <w:rStyle w:val="CommentReference"/>
        </w:rPr>
        <w:commentReference w:id="46"/>
      </w:r>
      <w:r w:rsidR="006B094D" w:rsidRPr="002F7E70">
        <w:rPr>
          <w:rFonts w:ascii="Times New Roman" w:hAnsi="Times New Roman" w:cs="Times New Roman"/>
        </w:rPr>
        <w:t xml:space="preserve"> </w:t>
      </w:r>
      <w:r w:rsidR="006B094D" w:rsidRPr="002F7E70">
        <w:rPr>
          <w:rFonts w:ascii="Times New Roman" w:hAnsi="Times New Roman" w:cs="Times New Roman"/>
        </w:rPr>
        <w:fldChar w:fldCharType="begin"/>
      </w:r>
      <w:r w:rsidR="00763969" w:rsidRPr="002F7E70">
        <w:rPr>
          <w:rFonts w:ascii="Times New Roman" w:hAnsi="Times New Roman" w:cs="Times New Roman"/>
        </w:rPr>
        <w:instrText xml:space="preserve"> ADDIN ZOTERO_ITEM CSL_CITATION {"citationID":"q2ae7uQQ","properties":{"formattedCitation":"(14,34)","plainCitation":"(14,34)","noteIndex":0},"citationItems":[{"id":509,"uris":["http://zotero.org/users/19172719/items/UMQMHSXV"],"itemData":{"id":509,"type":"article-journal","abstract":"BACKGROUND AND AIMS: Nearly 25% of normal weight individuals display abnormal metabolic profiles associated with obesity. As a wide range in body fat percentage (%BF) exists for BMI-defined normal weight individuals, we investigated whether elevated %BF (determined using DXA) was associated with cardiometabolic dysregulation among 977 normal weight subjects (192 men, 785 women) from the Canadian province of Newfoundland and Labrador.\nMETHODS AND RESULTS: BMI and %BF were measured after a 12-h fasting period. Cardiometabolic abnormalities considered included elevated triglyceride, glucose and hsCRP levels, decreased HDL cholesterol, insulin resistance, and hypertension. Subjects were classified as metabolically healthy (0 or 1 cardiometabolic abnormality) or abnormal (≥2 cardiometabolic abnormalities) and divided into sex-specific %BF tertiles as follows: low (≤15.2% men, ≤29.7% women), medium (15.3-20.7%% men, 29.8-34.9%% women) and high (≥20.8% men, ≥35.0% women). The prevalence of the metabolically abnormal phenotype was higher among medium and high %BF subjects (12.0% and 19.5%, respectively) compared to the low group (7.4%; p &lt; 0.05). Furthermore, the odds of being metabolically abnormal were 1.61 (95% CI 0.94-2.77) for medium %BF subjects compared to the low group and nearly tripled for high %BF subjects (OR 2.73, 95% CI 1.63-4.86). ORs remained significant after further adjustment for waist circumference.\nCONCLUSION: Our findings indicate that those with elevated %BF are at increased risk of developing cardiometabolic disease despite having a normal BMI. Future development of adequate screening tools to identify these individuals is crucial to the prevention of obesity-associated disease.","container-title":"Nutrition, metabolism, and cardiovascular diseases: NMCD","DOI":"10.1016/j.numecd.2010.11.009","ISSN":"1590-3729","issue":"9","journalAbbreviation":"Nutr Metab Cardiovasc Dis","language":"eng","note":"PMID: 21215604","page":"741-747","source":"PubMed","title":"Body fat percentage is associated with cardiometabolic dysregulation in BMI-defined normal weight subjects","volume":"22","author":[{"family":"Shea","given":"J. L."},{"family":"King","given":"M. T. C."},{"family":"Yi","given":"Y."},{"family":"Gulliver","given":"W."},{"family":"Sun","given":"G."}],"issued":{"date-parts":[["2012",9]]}}},{"id":420,"uris":["http://zotero.org/users/19172719/items/FEGZ3TPM"],"itemData":{"id":420,"type":"article-journal","abstract":"BACKGROUND: Despite established associations between insulin resistance (IR)-related indices and cardiometabolic diseases (CMDs), most studies are limited to single CMD outcomes. The study aimed to examine the influence of IR-related indices on the incidence, predictive value, and progression trajectory of cardiometabolic multimorbidity (CMM), as well as potential biological mechanisms.\nMETHODS: This prospective study included 374,274 individuals from the UK Biobank who were free of CMDs at baseline. CMM was defined as the presence of two or more CMDs, including type 2 diabetes (T2D), coronary heart disease (CHD), and stroke. Five indices were developed to assess IR levels: triglyceride-glucose (TyG) index, TyG-body mass index (TyG-BMI), TyG-waist circumference (TyG-WC), TyG-waist-height ratio (TyG-WHtR), and triglyceride to high-density lipoprotein cholesterol (TG/HDL-C) ratio. Cox proportional hazards and multi-state models were utilized to examine the associations between IR-related indices and CMM incidence and transition, respectively, with results expressed as hazard ratios (HRs) and 95% confidence intervals (CIs). The predictive utility of these indices was assessed using the net reclassification index (NRI) and integrated discrimination improvement index (IDI). Mediation analyses were conducted to quantify the potential mediating roles of biomarkers.\nRESULTS: During a mean follow-up period of 13.7 years, 5048 (1.3%) individuals developed CMM. Elevated baseline IR-related indices were associated with higher risks of incident CMM. The HRs (95% CIs) for each 1-standard deviation increase were as follows: 1.30 (1.26-1.34) for the TyG index, 1.42 (1.39-1.46) for the TyG-BMI, 1.54 (1.49-1.59) for the TyG-WC, 1.52 (1.48-1.57) for the TyG-WHtR, and 1.19 (1.17-1.21) for the TG/HDL-C ratio. Besides, TyG-WHtR and TyG-WC exhibited significantly higher NRI and IDI, indicating superior predictive performance for CMM risk. These indices played critical yet distinct roles in the progression of CMM. For transitions from being free of CMDs to single CMDs, these indices had the strongest impact on T2D (all P &lt; 0.001). Participants initially diagnosed with CHD were more likely to progress to CMM when exposed to higher IR-related indices (all P &lt; 0.001). The effect sizes for TyG-WC and TyG-WHtR were greater than those of other indices across all transitions. Mediation analyses revealed that biomarkers associated with liver function, renal function, and inflammation collectively mediated approximately one-third of the associations of the TyG-WHtR and TyG-WC indices with incident CMM.\nCONCLUSIONS: Our findings highlight the critical role of IR-related indices, particularly TyG-WHtR and TyG-WC, in the incidence, progression, and prevention of CMM. The mediation effects of biomarkers indicate the potential for targeted interventions to reduce CMM risk in high-IR individuals.","container-title":"Cardiovascular Diabetology","DOI":"10.1186/s12933-025-02819-0","ISSN":"1475-2840","issue":"1","journalAbbreviation":"Cardiovasc Diabetol","language":"eng","note":"PMID: 40533754\nPMCID: PMC12175334","page":"257","source":"PubMed","title":"Associations of different insulin resistance-related indices with the incidence and progression trajectory of cardiometabolic multimorbidity: a prospective cohort study from UK biobank","title-short":"Associations of different insulin resistance-related indices with the incidence and progression trajectory of cardiometabolic multimorbidity","volume":"24","author":[{"family":"Tian","given":"Zhenyu"},{"family":"Yang","given":"Lu"},{"family":"Li","given":"Yifei"},{"family":"Huang","given":"Yueqing"},{"family":"Yang","given":"Jianmin"},{"family":"Xue","given":"Fei"}],"issued":{"date-parts":[["2025",6,18]]}}}],"schema":"https://github.com/citation-style-language/schema/raw/master/csl-citation.json"} </w:instrText>
      </w:r>
      <w:r w:rsidR="006B094D" w:rsidRPr="002F7E70">
        <w:rPr>
          <w:rFonts w:ascii="Times New Roman" w:hAnsi="Times New Roman" w:cs="Times New Roman"/>
        </w:rPr>
        <w:fldChar w:fldCharType="separate"/>
      </w:r>
      <w:r w:rsidR="00763969" w:rsidRPr="002F7E70">
        <w:rPr>
          <w:rFonts w:ascii="Times New Roman" w:hAnsi="Times New Roman" w:cs="Times New Roman"/>
        </w:rPr>
        <w:t>(14,34)</w:t>
      </w:r>
      <w:r w:rsidR="006B094D" w:rsidRPr="002F7E70">
        <w:rPr>
          <w:rFonts w:ascii="Times New Roman" w:hAnsi="Times New Roman" w:cs="Times New Roman"/>
        </w:rPr>
        <w:fldChar w:fldCharType="end"/>
      </w:r>
      <w:r w:rsidRPr="002F7E70">
        <w:rPr>
          <w:rFonts w:ascii="Times New Roman" w:hAnsi="Times New Roman" w:cs="Times New Roman"/>
        </w:rPr>
        <w:t xml:space="preserve">. Derived indices will include fat mass index as a </w:t>
      </w:r>
      <w:proofErr w:type="gramStart"/>
      <w:r w:rsidRPr="002F7E70">
        <w:rPr>
          <w:rFonts w:ascii="Times New Roman" w:hAnsi="Times New Roman" w:cs="Times New Roman"/>
        </w:rPr>
        <w:t>correlate</w:t>
      </w:r>
      <w:proofErr w:type="gramEnd"/>
      <w:r w:rsidRPr="002F7E70">
        <w:rPr>
          <w:rFonts w:ascii="Times New Roman" w:hAnsi="Times New Roman" w:cs="Times New Roman"/>
        </w:rPr>
        <w:t xml:space="preserve"> for diabetes risk. visceral adiposity indicators as key correlates of hypertension and insulin resistance, total body water as a marker relevant to kidney disease and fluid balance, and phase angle as an indicator of hyd</w:t>
      </w:r>
      <w:r w:rsidR="006B094D" w:rsidRPr="002F7E70">
        <w:rPr>
          <w:rFonts w:ascii="Times New Roman" w:hAnsi="Times New Roman" w:cs="Times New Roman"/>
        </w:rPr>
        <w:t xml:space="preserve">ration and cellular integrity </w:t>
      </w:r>
      <w:r w:rsidR="006B094D" w:rsidRPr="002F7E70">
        <w:rPr>
          <w:rFonts w:ascii="Times New Roman" w:hAnsi="Times New Roman" w:cs="Times New Roman"/>
        </w:rPr>
        <w:fldChar w:fldCharType="begin"/>
      </w:r>
      <w:r w:rsidR="00763969" w:rsidRPr="002F7E70">
        <w:rPr>
          <w:rFonts w:ascii="Times New Roman" w:hAnsi="Times New Roman" w:cs="Times New Roman"/>
        </w:rPr>
        <w:instrText xml:space="preserve"> ADDIN ZOTERO_ITEM CSL_CITATION {"citationID":"lLYcdTFq","properties":{"formattedCitation":"(35)","plainCitation":"(35)","noteIndex":0},"citationItems":[{"id":487,"uris":["http://zotero.org/users/19172719/items/N2T5Q42V"],"itemData":{"id":487,"type":"article-journal","abstract":"Nutritional status and body composition in cardiovascular (CV) patients are important aspects of their performance. Bioelectrical impedance analysis (BIA) is a noninvasive method that provides reliable information about bioelectrical parameters which reflect nutritional status and body composition data. The aim of this paper was to describe BIA, its advantages, limitations, and clinical applications in CV patients. The PubMed database was searched for all papers showing the use of BIA in CV conditions until January 1, 2023. A total of 42 papers regarding BIA application in CV patients were identified. Phase angle, Z200/5 parameter, and membrane capacitance are the BIA parameters that can be used for nutritional status assessment in CV patients, mainly in heart failure and after myocardial infarction. Among secondary body composition parameters, fat mass can be used for obesity assessment which is a CV risk factor. Body cell mass can be used together which the direct BIA parameters for nutritional status assessment which is an important factor in treatment outcome, quality of life, and disease prognosis. Total body water can be used for hydration assessment in heart failure and during invasive procedures. To conclude, BIA is a noninvasive method that provides essential information about the general condition of the body which is the result of nutritional and hydration status in CV patients.","container-title":"Current Problems in Cardiology","DOI":"10.1016/j.cpcardiol.2023.101911","ISSN":"1535-6280","issue":"11","journalAbbreviation":"Curr Probl Cardiol","language":"eng","note":"PMID: 37399855","page":"101911","source":"PubMed","title":"Bioelectrical Impedance Analysis and Body Composition in Cardiovascular Diseases","volume":"48","author":[{"family":"Popiolek-Kalisz","given":"Joanna"},{"family":"Szczygiel","given":"Karolina"}],"issued":{"date-parts":[["2023",11]]}}}],"schema":"https://github.com/citation-style-language/schema/raw/master/csl-citation.json"} </w:instrText>
      </w:r>
      <w:r w:rsidR="006B094D" w:rsidRPr="002F7E70">
        <w:rPr>
          <w:rFonts w:ascii="Times New Roman" w:hAnsi="Times New Roman" w:cs="Times New Roman"/>
        </w:rPr>
        <w:fldChar w:fldCharType="separate"/>
      </w:r>
      <w:r w:rsidR="00763969" w:rsidRPr="002F7E70">
        <w:rPr>
          <w:rFonts w:ascii="Times New Roman" w:hAnsi="Times New Roman" w:cs="Times New Roman"/>
        </w:rPr>
        <w:t>(35)</w:t>
      </w:r>
      <w:r w:rsidR="006B094D" w:rsidRPr="002F7E70">
        <w:rPr>
          <w:rFonts w:ascii="Times New Roman" w:hAnsi="Times New Roman" w:cs="Times New Roman"/>
        </w:rPr>
        <w:fldChar w:fldCharType="end"/>
      </w:r>
      <w:r w:rsidRPr="002F7E70">
        <w:rPr>
          <w:rFonts w:ascii="Times New Roman" w:hAnsi="Times New Roman" w:cs="Times New Roman"/>
        </w:rPr>
        <w:t xml:space="preserve">. </w:t>
      </w:r>
    </w:p>
    <w:p w14:paraId="04BB310A"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Outcomes</w:t>
      </w:r>
    </w:p>
    <w:p w14:paraId="1C54FE3D" w14:textId="59D0252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The dependent variables are cardiometabolic diseases assessed at baseline and during follow-up. Prevalent outcomes include </w:t>
      </w:r>
      <w:ins w:id="47" w:author="S.K. Kaptoge" w:date="2026-01-08T23:51:00Z" w16du:dateUtc="2026-01-08T23:51:00Z">
        <w:r w:rsidR="00CA2762" w:rsidRPr="002F7E70">
          <w:rPr>
            <w:rFonts w:ascii="Times New Roman" w:hAnsi="Times New Roman" w:cs="Times New Roman"/>
          </w:rPr>
          <w:t xml:space="preserve">type 2 diabetes, </w:t>
        </w:r>
        <w:r w:rsidR="00CA2762">
          <w:rPr>
            <w:rFonts w:ascii="Times New Roman" w:hAnsi="Times New Roman" w:cs="Times New Roman"/>
          </w:rPr>
          <w:t xml:space="preserve">cardiovascular disease, </w:t>
        </w:r>
      </w:ins>
      <w:commentRangeStart w:id="48"/>
      <w:r w:rsidRPr="002F7E70">
        <w:rPr>
          <w:rFonts w:ascii="Times New Roman" w:hAnsi="Times New Roman" w:cs="Times New Roman"/>
        </w:rPr>
        <w:t xml:space="preserve">hypertension, </w:t>
      </w:r>
      <w:del w:id="49" w:author="S.K. Kaptoge" w:date="2026-01-08T23:51:00Z" w16du:dateUtc="2026-01-08T23:51:00Z">
        <w:r w:rsidRPr="002F7E70" w:rsidDel="00CA2762">
          <w:rPr>
            <w:rFonts w:ascii="Times New Roman" w:hAnsi="Times New Roman" w:cs="Times New Roman"/>
          </w:rPr>
          <w:delText xml:space="preserve">type 2 diabetes, </w:delText>
        </w:r>
      </w:del>
      <w:r w:rsidRPr="002F7E70">
        <w:rPr>
          <w:rFonts w:ascii="Times New Roman" w:hAnsi="Times New Roman" w:cs="Times New Roman"/>
        </w:rPr>
        <w:t>kidney</w:t>
      </w:r>
      <w:r w:rsidR="006B094D" w:rsidRPr="002F7E70">
        <w:rPr>
          <w:rFonts w:ascii="Times New Roman" w:hAnsi="Times New Roman" w:cs="Times New Roman"/>
        </w:rPr>
        <w:t xml:space="preserve"> disease</w:t>
      </w:r>
      <w:r w:rsidRPr="002F7E70">
        <w:rPr>
          <w:rFonts w:ascii="Times New Roman" w:hAnsi="Times New Roman" w:cs="Times New Roman"/>
        </w:rPr>
        <w:t>, myocardial infarction, and stroke</w:t>
      </w:r>
      <w:commentRangeEnd w:id="48"/>
      <w:r w:rsidR="00CA2762">
        <w:rPr>
          <w:rStyle w:val="CommentReference"/>
        </w:rPr>
        <w:commentReference w:id="48"/>
      </w:r>
      <w:r w:rsidRPr="002F7E70">
        <w:rPr>
          <w:rFonts w:ascii="Times New Roman" w:hAnsi="Times New Roman" w:cs="Times New Roman"/>
        </w:rPr>
        <w:t xml:space="preserve">. These will be obtained from self-reported medical history supplemented by </w:t>
      </w:r>
      <w:r w:rsidRPr="002F7E70">
        <w:rPr>
          <w:rFonts w:ascii="Times New Roman" w:hAnsi="Times New Roman" w:cs="Times New Roman"/>
        </w:rPr>
        <w:lastRenderedPageBreak/>
        <w:t>medication use and available clinical measur</w:t>
      </w:r>
      <w:r w:rsidR="006B094D" w:rsidRPr="002F7E70">
        <w:rPr>
          <w:rFonts w:ascii="Times New Roman" w:hAnsi="Times New Roman" w:cs="Times New Roman"/>
        </w:rPr>
        <w:t xml:space="preserve">ements as per cohort protocols </w:t>
      </w:r>
      <w:r w:rsidR="006B094D" w:rsidRPr="002F7E70">
        <w:rPr>
          <w:rFonts w:ascii="Times New Roman" w:hAnsi="Times New Roman" w:cs="Times New Roman"/>
        </w:rPr>
        <w:fldChar w:fldCharType="begin"/>
      </w:r>
      <w:r w:rsidR="006B094D" w:rsidRPr="002F7E70">
        <w:rPr>
          <w:rFonts w:ascii="Times New Roman" w:hAnsi="Times New Roman" w:cs="Times New Roman"/>
        </w:rPr>
        <w:instrText xml:space="preserve"> ADDIN ZOTERO_ITEM CSL_CITATION {"citationID":"Pdi2u3tT","properties":{"formattedCitation":"(27)","plainCitation":"(27)","noteIndex":0},"citationItems":[{"id":257,"uris":["http://zotero.org/users/19172719/items/38234F8I"],"itemData":{"id":257,"type":"article-journal","abstract":"Objective To investigate whether bioelectrical impedance analysis could be used to identify overweight individuals at increased cardiometabolic risk, defined as the presence of metabolic syndrome and/or diabetes. Design and Methods Cross-sectional study of a Scottish population including 1210 women and 788 men. The diagnostic performance of thresholds of percentage body fat measured by bioelectrical impedance analysis to identify people at increased cardiometabolic risk was assessed using receiver-operating characteristic curves. Odds ratios for increased cardiometabolic risk in body mass index categories associated with values above compared to below sex-specific percentage body fat thresholds with optimal diagnostic performance were calculated using multivariable logistic regression analyses. The validity of bioelectrical impedance analysis to measure percentage body fat in this population was tested by examining agreement between bioelectrical impedance analysis and dual-energy X-ray absorptiometry in a subgroup of individuals. Results Participants were aged 16-91 years and the optimal bioelectrical impedance analysis cut-points for percentage body fat for identifying people at increased cardiometabolic risk were 25.9% for men and 37.1% for women. Stratifying by these percentage body fat cut-points, the prevalence of increased cardiometabolic risk was 48% and 38% above the threshold and 24% and 19% below these thresholds for men and women, respectively. By comparison, stratifying by percentage body fat category had little impact on identifying increased cardiometabolic risk in normal weight and obese individuals. Fully adjusted odds ratios of being at increased cardiometabolic risk among overweight people with percentage body fat ≥25.9/37.1% compared with percentage body fat &lt;25.9/37.1% as a reference were 1.93 (95% confidence interval: 1.20–3.10) for men and 1.79 (1.10–2.92) for women. Conclusion Percentage body fat measured using bioelectrical impedance analysis above a sex-specific threshold could be used in overweight people to identify individuals at increased cardiometabolic risk, who could benefit from risk factor management.","container-title":"PLOS ONE","DOI":"10.1371/journal.pone.0106134","ISSN":"1932-6203","issue":"9","journalAbbreviation":"PLOS ONE","language":"en","note":"publisher: Public Library of Science","page":"e106134","source":"PLoS Journals","title":"Evaluation of Bioelectrical Impedance Analysis for Identifying Overweight Individuals at Increased Cardiometabolic Risk: A Cross-Sectional Study","title-short":"Evaluation of Bioelectrical Impedance Analysis for Identifying Overweight Individuals at Increased Cardiometabolic Risk","volume":"9","author":[{"family":"Lamb","given":"Maxine J. E."},{"family":"Byrne","given":"Christopher D."},{"family":"Wilson","given":"James F."},{"family":"Wild","given":"Sarah H."}],"issued":{"date-parts":[["2014",9,22]]}}}],"schema":"https://github.com/citation-style-language/schema/raw/master/csl-citation.json"} </w:instrText>
      </w:r>
      <w:r w:rsidR="006B094D" w:rsidRPr="002F7E70">
        <w:rPr>
          <w:rFonts w:ascii="Times New Roman" w:hAnsi="Times New Roman" w:cs="Times New Roman"/>
        </w:rPr>
        <w:fldChar w:fldCharType="separate"/>
      </w:r>
      <w:r w:rsidR="006B094D" w:rsidRPr="002F7E70">
        <w:rPr>
          <w:rFonts w:ascii="Times New Roman" w:hAnsi="Times New Roman" w:cs="Times New Roman"/>
        </w:rPr>
        <w:t>(27)</w:t>
      </w:r>
      <w:r w:rsidR="006B094D" w:rsidRPr="002F7E70">
        <w:rPr>
          <w:rFonts w:ascii="Times New Roman" w:hAnsi="Times New Roman" w:cs="Times New Roman"/>
        </w:rPr>
        <w:fldChar w:fldCharType="end"/>
      </w:r>
      <w:r w:rsidRPr="002F7E70">
        <w:rPr>
          <w:rFonts w:ascii="Times New Roman" w:hAnsi="Times New Roman" w:cs="Times New Roman"/>
        </w:rPr>
        <w:t>. Cardiometabolic multimorbidity will be defined as the presence of two</w:t>
      </w:r>
      <w:r w:rsidR="006B094D" w:rsidRPr="002F7E70">
        <w:rPr>
          <w:rFonts w:ascii="Times New Roman" w:hAnsi="Times New Roman" w:cs="Times New Roman"/>
        </w:rPr>
        <w:t xml:space="preserve"> or more of these conditions </w:t>
      </w:r>
      <w:r w:rsidR="006B094D" w:rsidRPr="002F7E70">
        <w:rPr>
          <w:rFonts w:ascii="Times New Roman" w:hAnsi="Times New Roman" w:cs="Times New Roman"/>
        </w:rPr>
        <w:fldChar w:fldCharType="begin"/>
      </w:r>
      <w:r w:rsidR="00763969" w:rsidRPr="002F7E70">
        <w:rPr>
          <w:rFonts w:ascii="Times New Roman" w:hAnsi="Times New Roman" w:cs="Times New Roman"/>
        </w:rPr>
        <w:instrText xml:space="preserve"> ADDIN ZOTERO_ITEM CSL_CITATION {"citationID":"TKeWOpw6","properties":{"formattedCitation":"(34)","plainCitation":"(34)","noteIndex":0},"citationItems":[{"id":420,"uris":["http://zotero.org/users/19172719/items/FEGZ3TPM"],"itemData":{"id":420,"type":"article-journal","abstract":"BACKGROUND: Despite established associations between insulin resistance (IR)-related indices and cardiometabolic diseases (CMDs), most studies are limited to single CMD outcomes. The study aimed to examine the influence of IR-related indices on the incidence, predictive value, and progression trajectory of cardiometabolic multimorbidity (CMM), as well as potential biological mechanisms.\nMETHODS: This prospective study included 374,274 individuals from the UK Biobank who were free of CMDs at baseline. CMM was defined as the presence of two or more CMDs, including type 2 diabetes (T2D), coronary heart disease (CHD), and stroke. Five indices were developed to assess IR levels: triglyceride-glucose (TyG) index, TyG-body mass index (TyG-BMI), TyG-waist circumference (TyG-WC), TyG-waist-height ratio (TyG-WHtR), and triglyceride to high-density lipoprotein cholesterol (TG/HDL-C) ratio. Cox proportional hazards and multi-state models were utilized to examine the associations between IR-related indices and CMM incidence and transition, respectively, with results expressed as hazard ratios (HRs) and 95% confidence intervals (CIs). The predictive utility of these indices was assessed using the net reclassification index (NRI) and integrated discrimination improvement index (IDI). Mediation analyses were conducted to quantify the potential mediating roles of biomarkers.\nRESULTS: During a mean follow-up period of 13.7 years, 5048 (1.3%) individuals developed CMM. Elevated baseline IR-related indices were associated with higher risks of incident CMM. The HRs (95% CIs) for each 1-standard deviation increase were as follows: 1.30 (1.26-1.34) for the TyG index, 1.42 (1.39-1.46) for the TyG-BMI, 1.54 (1.49-1.59) for the TyG-WC, 1.52 (1.48-1.57) for the TyG-WHtR, and 1.19 (1.17-1.21) for the TG/HDL-C ratio. Besides, TyG-WHtR and TyG-WC exhibited significantly higher NRI and IDI, indicating superior predictive performance for CMM risk. These indices played critical yet distinct roles in the progression of CMM. For transitions from being free of CMDs to single CMDs, these indices had the strongest impact on T2D (all P &lt; 0.001). Participants initially diagnosed with CHD were more likely to progress to CMM when exposed to higher IR-related indices (all P &lt; 0.001). The effect sizes for TyG-WC and TyG-WHtR were greater than those of other indices across all transitions. Mediation analyses revealed that biomarkers associated with liver function, renal function, and inflammation collectively mediated approximately one-third of the associations of the TyG-WHtR and TyG-WC indices with incident CMM.\nCONCLUSIONS: Our findings highlight the critical role of IR-related indices, particularly TyG-WHtR and TyG-WC, in the incidence, progression, and prevention of CMM. The mediation effects of biomarkers indicate the potential for targeted interventions to reduce CMM risk in high-IR individuals.","container-title":"Cardiovascular Diabetology","DOI":"10.1186/s12933-025-02819-0","ISSN":"1475-2840","issue":"1","journalAbbreviation":"Cardiovasc Diabetol","language":"eng","note":"PMID: 40533754\nPMCID: PMC12175334","page":"257","source":"PubMed","title":"Associations of different insulin resistance-related indices with the incidence and progression trajectory of cardiometabolic multimorbidity: a prospective cohort study from UK biobank","title-short":"Associations of different insulin resistance-related indices with the incidence and progression trajectory of cardiometabolic multimorbidity","volume":"24","author":[{"family":"Tian","given":"Zhenyu"},{"family":"Yang","given":"Lu"},{"family":"Li","given":"Yifei"},{"family":"Huang","given":"Yueqing"},{"family":"Yang","given":"Jianmin"},{"family":"Xue","given":"Fei"}],"issued":{"date-parts":[["2025",6,18]]}}}],"schema":"https://github.com/citation-style-language/schema/raw/master/csl-citation.json"} </w:instrText>
      </w:r>
      <w:r w:rsidR="006B094D" w:rsidRPr="002F7E70">
        <w:rPr>
          <w:rFonts w:ascii="Times New Roman" w:hAnsi="Times New Roman" w:cs="Times New Roman"/>
        </w:rPr>
        <w:fldChar w:fldCharType="separate"/>
      </w:r>
      <w:r w:rsidR="00763969" w:rsidRPr="002F7E70">
        <w:rPr>
          <w:rFonts w:ascii="Times New Roman" w:hAnsi="Times New Roman" w:cs="Times New Roman"/>
        </w:rPr>
        <w:t>(34)</w:t>
      </w:r>
      <w:r w:rsidR="006B094D" w:rsidRPr="002F7E70">
        <w:rPr>
          <w:rFonts w:ascii="Times New Roman" w:hAnsi="Times New Roman" w:cs="Times New Roman"/>
        </w:rPr>
        <w:fldChar w:fldCharType="end"/>
      </w:r>
      <w:r w:rsidR="001E050E" w:rsidRPr="002F7E70">
        <w:rPr>
          <w:rFonts w:ascii="Times New Roman" w:hAnsi="Times New Roman" w:cs="Times New Roman"/>
        </w:rPr>
        <w:t xml:space="preserve"> and will only be explored depending on the completeness of the outcomes in the dataset</w:t>
      </w:r>
      <w:r w:rsidRPr="002F7E70">
        <w:rPr>
          <w:rFonts w:ascii="Times New Roman" w:hAnsi="Times New Roman" w:cs="Times New Roman"/>
        </w:rPr>
        <w:t xml:space="preserve"> </w:t>
      </w:r>
    </w:p>
    <w:p w14:paraId="03AA2715" w14:textId="5E16CE05" w:rsidR="00B731E8" w:rsidRPr="002F7E70" w:rsidRDefault="006B094D" w:rsidP="00B731E8">
      <w:pPr>
        <w:spacing w:line="240" w:lineRule="auto"/>
        <w:jc w:val="both"/>
        <w:rPr>
          <w:rFonts w:ascii="Times New Roman" w:hAnsi="Times New Roman" w:cs="Times New Roman"/>
        </w:rPr>
      </w:pPr>
      <w:r w:rsidRPr="002F7E70">
        <w:rPr>
          <w:rFonts w:ascii="Times New Roman" w:hAnsi="Times New Roman" w:cs="Times New Roman"/>
        </w:rPr>
        <w:t>Analysis of</w:t>
      </w:r>
      <w:r w:rsidR="001E050E" w:rsidRPr="002F7E70">
        <w:rPr>
          <w:rFonts w:ascii="Times New Roman" w:hAnsi="Times New Roman" w:cs="Times New Roman"/>
        </w:rPr>
        <w:t xml:space="preserve"> incident</w:t>
      </w:r>
      <w:r w:rsidR="00B731E8" w:rsidRPr="002F7E70">
        <w:rPr>
          <w:rFonts w:ascii="Times New Roman" w:hAnsi="Times New Roman" w:cs="Times New Roman"/>
        </w:rPr>
        <w:t xml:space="preserve"> type 2 diabet</w:t>
      </w:r>
      <w:r w:rsidR="001E050E" w:rsidRPr="002F7E70">
        <w:rPr>
          <w:rFonts w:ascii="Times New Roman" w:hAnsi="Times New Roman" w:cs="Times New Roman"/>
        </w:rPr>
        <w:t>es involves calculating time-to-event</w:t>
      </w:r>
      <w:r w:rsidR="00B731E8" w:rsidRPr="002F7E70">
        <w:rPr>
          <w:rFonts w:ascii="Times New Roman" w:hAnsi="Times New Roman" w:cs="Times New Roman"/>
        </w:rPr>
        <w:t xml:space="preserve"> from baseline recruitment to the first reported diagnosis</w:t>
      </w:r>
      <w:ins w:id="50" w:author="S.K. Kaptoge" w:date="2026-01-08T23:58:00Z" w16du:dateUtc="2026-01-08T23:58:00Z">
        <w:r w:rsidR="005D3E2D">
          <w:rPr>
            <w:rFonts w:ascii="Times New Roman" w:hAnsi="Times New Roman" w:cs="Times New Roman"/>
          </w:rPr>
          <w:t xml:space="preserve"> or censoring</w:t>
        </w:r>
      </w:ins>
      <w:r w:rsidR="00B731E8" w:rsidRPr="002F7E70">
        <w:rPr>
          <w:rFonts w:ascii="Times New Roman" w:hAnsi="Times New Roman" w:cs="Times New Roman"/>
        </w:rPr>
        <w:t xml:space="preserve">. Where available, glycated </w:t>
      </w:r>
      <w:proofErr w:type="spellStart"/>
      <w:r w:rsidR="00B731E8" w:rsidRPr="002F7E70">
        <w:rPr>
          <w:rFonts w:ascii="Times New Roman" w:hAnsi="Times New Roman" w:cs="Times New Roman"/>
        </w:rPr>
        <w:t>haemoglobin</w:t>
      </w:r>
      <w:proofErr w:type="spellEnd"/>
      <w:r w:rsidR="00B731E8" w:rsidRPr="002F7E70">
        <w:rPr>
          <w:rFonts w:ascii="Times New Roman" w:hAnsi="Times New Roman" w:cs="Times New Roman"/>
        </w:rPr>
        <w:t xml:space="preserve"> (HbA1c) will be used to assess concordance with self-reported diabetes and to explore patterns of undiagnosed disease at baseline.</w:t>
      </w:r>
    </w:p>
    <w:p w14:paraId="31A9F798"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Covariates and confounders</w:t>
      </w:r>
    </w:p>
    <w:p w14:paraId="608C4714" w14:textId="5E7C1750"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Covariates were select</w:t>
      </w:r>
      <w:r w:rsidR="006B094D" w:rsidRPr="002F7E70">
        <w:rPr>
          <w:rFonts w:ascii="Times New Roman" w:hAnsi="Times New Roman" w:cs="Times New Roman"/>
        </w:rPr>
        <w:t xml:space="preserve">ed based on prior evidence </w:t>
      </w:r>
      <w:r w:rsidR="006B094D" w:rsidRPr="002F7E70">
        <w:rPr>
          <w:rFonts w:ascii="Times New Roman" w:hAnsi="Times New Roman" w:cs="Times New Roman"/>
        </w:rPr>
        <w:fldChar w:fldCharType="begin"/>
      </w:r>
      <w:r w:rsidR="00763969" w:rsidRPr="002F7E70">
        <w:rPr>
          <w:rFonts w:ascii="Times New Roman" w:hAnsi="Times New Roman" w:cs="Times New Roman"/>
        </w:rPr>
        <w:instrText xml:space="preserve"> ADDIN ZOTERO_ITEM CSL_CITATION {"citationID":"J9kTEooR","properties":{"formattedCitation":"(34,36)","plainCitation":"(34,36)","noteIndex":0},"citationItems":[{"id":420,"uris":["http://zotero.org/users/19172719/items/FEGZ3TPM"],"itemData":{"id":420,"type":"article-journal","abstract":"BACKGROUND: Despite established associations between insulin resistance (IR)-related indices and cardiometabolic diseases (CMDs), most studies are limited to single CMD outcomes. The study aimed to examine the influence of IR-related indices on the incidence, predictive value, and progression trajectory of cardiometabolic multimorbidity (CMM), as well as potential biological mechanisms.\nMETHODS: This prospective study included 374,274 individuals from the UK Biobank who were free of CMDs at baseline. CMM was defined as the presence of two or more CMDs, including type 2 diabetes (T2D), coronary heart disease (CHD), and stroke. Five indices were developed to assess IR levels: triglyceride-glucose (TyG) index, TyG-body mass index (TyG-BMI), TyG-waist circumference (TyG-WC), TyG-waist-height ratio (TyG-WHtR), and triglyceride to high-density lipoprotein cholesterol (TG/HDL-C) ratio. Cox proportional hazards and multi-state models were utilized to examine the associations between IR-related indices and CMM incidence and transition, respectively, with results expressed as hazard ratios (HRs) and 95% confidence intervals (CIs). The predictive utility of these indices was assessed using the net reclassification index (NRI) and integrated discrimination improvement index (IDI). Mediation analyses were conducted to quantify the potential mediating roles of biomarkers.\nRESULTS: During a mean follow-up period of 13.7 years, 5048 (1.3%) individuals developed CMM. Elevated baseline IR-related indices were associated with higher risks of incident CMM. The HRs (95% CIs) for each 1-standard deviation increase were as follows: 1.30 (1.26-1.34) for the TyG index, 1.42 (1.39-1.46) for the TyG-BMI, 1.54 (1.49-1.59) for the TyG-WC, 1.52 (1.48-1.57) for the TyG-WHtR, and 1.19 (1.17-1.21) for the TG/HDL-C ratio. Besides, TyG-WHtR and TyG-WC exhibited significantly higher NRI and IDI, indicating superior predictive performance for CMM risk. These indices played critical yet distinct roles in the progression of CMM. For transitions from being free of CMDs to single CMDs, these indices had the strongest impact on T2D (all P &lt; 0.001). Participants initially diagnosed with CHD were more likely to progress to CMM when exposed to higher IR-related indices (all P &lt; 0.001). The effect sizes for TyG-WC and TyG-WHtR were greater than those of other indices across all transitions. Mediation analyses revealed that biomarkers associated with liver function, renal function, and inflammation collectively mediated approximately one-third of the associations of the TyG-WHtR and TyG-WC indices with incident CMM.\nCONCLUSIONS: Our findings highlight the critical role of IR-related indices, particularly TyG-WHtR and TyG-WC, in the incidence, progression, and prevention of CMM. The mediation effects of biomarkers indicate the potential for targeted interventions to reduce CMM risk in high-IR individuals.","container-title":"Cardiovascular Diabetology","DOI":"10.1186/s12933-025-02819-0","ISSN":"1475-2840","issue":"1","journalAbbreviation":"Cardiovasc Diabetol","language":"eng","note":"PMID: 40533754\nPMCID: PMC12175334","page":"257","source":"PubMed","title":"Associations of different insulin resistance-related indices with the incidence and progression trajectory of cardiometabolic multimorbidity: a prospective cohort study from UK biobank","title-short":"Associations of different insulin resistance-related indices with the incidence and progression trajectory of cardiometabolic multimorbidity","volume":"24","author":[{"family":"Tian","given":"Zhenyu"},{"family":"Yang","given":"Lu"},{"family":"Li","given":"Yifei"},{"family":"Huang","given":"Yueqing"},{"family":"Yang","given":"Jianmin"},{"family":"Xue","given":"Fei"}],"issued":{"date-parts":[["2025",6,18]]}}},{"id":152,"uris":["http://zotero.org/users/19172719/items/5FWKIKGS"],"itemData":{"id":152,"type":"article-journal","abstract":"Objectives\nThere is now good evidence that central obesity carries more health risks compared with total obesity assessed by body mass index (BMI). It has therefore been suggested that waist circumference (WC), a proxy for central obesity, should be included with BMI in a ‘matrix’ to categorise health risk. We wanted to compare how the adult UK population is classified using such a ‘matrix’ with that using another proxy for central obesity, waist-to-height ratio (WHtR), using a boundary value of 0.5. Further, we wished to compare cardiometabolic risk factors in adults with ‘healthy’ BMI divided according to whether they have WHtR below or above 0.5.\n\nSetting, participants and outcome measures\nRecent data from 4 years (2008–2012) of the UK National Diet and Nutrition Survey (NDNS) (n=1453 adults) were used to cross-classify respondents on anthropometric indices. Regression was used to examine differences in levels of risk factors (triglycerides (TG), total cholesterol (TC), low-density lipoprotein (LDL), high-density lipoprotein (HDL), TC: HDL, glycated haemoglobin (HbA1c), fasting glucose, systolic (SBP) and diastolic blood pressure (DBP)) according to WHtR below and above 0.5, with adjustment for confounders (age, sex and BMI).\n\nResults\n35% of the group who were judged to be at ‘no increased risk’ using the ‘matrix’ had WHtR ≥0.5. The ‘matrix’ did not assign ‘increased risk’ to those with a ‘healthy’ BMI and ‘high’ waist circumference. However, our analysis showed that the group with ‘healthy’ BMI, and WHtR ≥0.5, had some significantly higher cardiometabolic risk factors compared to the group with ‘healthy’ BMI but WHtR below 0.5.\n\nConclusions\nUse of a simple boundary value for WHtR (0.5) identifies more people at ‘early health risk’ than does a more complex ‘matrix’ using traditional boundary values for BMI and WC. WHtR may be a simpler and more predictive indicator of the ‘early heath risks’ associated with central obesity.","container-title":"BMJ Open","DOI":"10.1136/bmjopen-2015-010159","ISSN":"2044-6055","issue":"3","journalAbbreviation":"BMJ Open","note":"PMID: 26975935\nPMCID: PMC4800150","page":"e010159","source":"PubMed Central","title":"Waist-to-height ratio as an indicator of ‘early health risk’: simpler and more predictive than using a ‘matrix’ based on BMI and waist circumference","title-short":"Waist-to-height ratio as an indicator of ‘early health risk’","volume":"6","author":[{"family":"Ashwell","given":"Margaret"},{"family":"Gibson","given":"Sigrid"}],"issued":{"date-parts":[["2016",3,14]]}}}],"schema":"https://github.com/citation-style-language/schema/raw/master/csl-citation.json"} </w:instrText>
      </w:r>
      <w:r w:rsidR="006B094D" w:rsidRPr="002F7E70">
        <w:rPr>
          <w:rFonts w:ascii="Times New Roman" w:hAnsi="Times New Roman" w:cs="Times New Roman"/>
        </w:rPr>
        <w:fldChar w:fldCharType="separate"/>
      </w:r>
      <w:r w:rsidR="00763969" w:rsidRPr="002F7E70">
        <w:rPr>
          <w:rFonts w:ascii="Times New Roman" w:hAnsi="Times New Roman" w:cs="Times New Roman"/>
        </w:rPr>
        <w:t>(34,36)</w:t>
      </w:r>
      <w:r w:rsidR="006B094D" w:rsidRPr="002F7E70">
        <w:rPr>
          <w:rFonts w:ascii="Times New Roman" w:hAnsi="Times New Roman" w:cs="Times New Roman"/>
        </w:rPr>
        <w:fldChar w:fldCharType="end"/>
      </w:r>
      <w:r w:rsidRPr="002F7E70">
        <w:rPr>
          <w:rFonts w:ascii="Times New Roman" w:hAnsi="Times New Roman" w:cs="Times New Roman"/>
        </w:rPr>
        <w:t xml:space="preserve">. These include continuous covariates such as age, systolic </w:t>
      </w:r>
      <w:ins w:id="51" w:author="S.K. Kaptoge" w:date="2026-01-08T23:59:00Z" w16du:dateUtc="2026-01-08T23:59:00Z">
        <w:r w:rsidR="005D3E2D">
          <w:rPr>
            <w:rFonts w:ascii="Times New Roman" w:hAnsi="Times New Roman" w:cs="Times New Roman"/>
          </w:rPr>
          <w:t xml:space="preserve">blood pressure </w:t>
        </w:r>
        <w:r w:rsidR="005D3E2D" w:rsidRPr="002F7E70">
          <w:rPr>
            <w:rFonts w:ascii="Times New Roman" w:hAnsi="Times New Roman" w:cs="Times New Roman"/>
          </w:rPr>
          <w:t>(SBP</w:t>
        </w:r>
        <w:r w:rsidR="005D3E2D">
          <w:rPr>
            <w:rFonts w:ascii="Times New Roman" w:hAnsi="Times New Roman" w:cs="Times New Roman"/>
          </w:rPr>
          <w:t>)</w:t>
        </w:r>
      </w:ins>
      <w:ins w:id="52" w:author="S.K. Kaptoge" w:date="2026-01-09T00:00:00Z" w16du:dateUtc="2026-01-09T00:00:00Z">
        <w:r w:rsidR="005D3E2D">
          <w:rPr>
            <w:rFonts w:ascii="Times New Roman" w:hAnsi="Times New Roman" w:cs="Times New Roman"/>
          </w:rPr>
          <w:t xml:space="preserve">, </w:t>
        </w:r>
      </w:ins>
      <w:del w:id="53" w:author="S.K. Kaptoge" w:date="2026-01-09T00:00:00Z" w16du:dateUtc="2026-01-09T00:00:00Z">
        <w:r w:rsidRPr="002F7E70" w:rsidDel="005D3E2D">
          <w:rPr>
            <w:rFonts w:ascii="Times New Roman" w:hAnsi="Times New Roman" w:cs="Times New Roman"/>
          </w:rPr>
          <w:delText xml:space="preserve">and </w:delText>
        </w:r>
      </w:del>
      <w:r w:rsidRPr="002F7E70">
        <w:rPr>
          <w:rFonts w:ascii="Times New Roman" w:hAnsi="Times New Roman" w:cs="Times New Roman"/>
        </w:rPr>
        <w:t xml:space="preserve">diastolic blood pressure </w:t>
      </w:r>
      <w:del w:id="54" w:author="S.K. Kaptoge" w:date="2026-01-08T23:59:00Z" w16du:dateUtc="2026-01-08T23:59:00Z">
        <w:r w:rsidRPr="002F7E70" w:rsidDel="005D3E2D">
          <w:rPr>
            <w:rFonts w:ascii="Times New Roman" w:hAnsi="Times New Roman" w:cs="Times New Roman"/>
          </w:rPr>
          <w:delText xml:space="preserve">(SBP </w:delText>
        </w:r>
      </w:del>
      <w:ins w:id="55" w:author="S.K. Kaptoge" w:date="2026-01-09T00:00:00Z" w16du:dateUtc="2026-01-09T00:00:00Z">
        <w:r w:rsidR="005D3E2D">
          <w:rPr>
            <w:rFonts w:ascii="Times New Roman" w:hAnsi="Times New Roman" w:cs="Times New Roman"/>
          </w:rPr>
          <w:t>(</w:t>
        </w:r>
      </w:ins>
      <w:del w:id="56" w:author="S.K. Kaptoge" w:date="2026-01-09T00:00:00Z" w16du:dateUtc="2026-01-09T00:00:00Z">
        <w:r w:rsidRPr="002F7E70" w:rsidDel="005D3E2D">
          <w:rPr>
            <w:rFonts w:ascii="Times New Roman" w:hAnsi="Times New Roman" w:cs="Times New Roman"/>
          </w:rPr>
          <w:delText xml:space="preserve">and </w:delText>
        </w:r>
      </w:del>
      <w:r w:rsidRPr="002F7E70">
        <w:rPr>
          <w:rFonts w:ascii="Times New Roman" w:hAnsi="Times New Roman" w:cs="Times New Roman"/>
        </w:rPr>
        <w:t>DBP), glycated hemoglobin (HbA1c). Categorical covariates include sex, study site (urban, slum</w:t>
      </w:r>
      <w:r w:rsidR="006B094D" w:rsidRPr="002F7E70">
        <w:rPr>
          <w:rFonts w:ascii="Times New Roman" w:hAnsi="Times New Roman" w:cs="Times New Roman"/>
        </w:rPr>
        <w:t>,</w:t>
      </w:r>
      <w:r w:rsidRPr="002F7E70">
        <w:rPr>
          <w:rFonts w:ascii="Times New Roman" w:hAnsi="Times New Roman" w:cs="Times New Roman"/>
        </w:rPr>
        <w:t xml:space="preserve"> or rural residence), education level, occupation status (employed vs non-employed), family income, marital status, smoking status, alcohol consumption frequency</w:t>
      </w:r>
      <w:r w:rsidR="006B094D" w:rsidRPr="002F7E70">
        <w:rPr>
          <w:rFonts w:ascii="Times New Roman" w:hAnsi="Times New Roman" w:cs="Times New Roman"/>
        </w:rPr>
        <w:t>,</w:t>
      </w:r>
      <w:r w:rsidR="003C14BA" w:rsidRPr="002F7E70">
        <w:rPr>
          <w:rFonts w:ascii="Times New Roman" w:hAnsi="Times New Roman" w:cs="Times New Roman"/>
        </w:rPr>
        <w:t xml:space="preserve"> psychosocial factors,</w:t>
      </w:r>
      <w:r w:rsidRPr="002F7E70">
        <w:rPr>
          <w:rFonts w:ascii="Times New Roman" w:hAnsi="Times New Roman" w:cs="Times New Roman"/>
        </w:rPr>
        <w:t xml:space="preserve"> and a famil</w:t>
      </w:r>
      <w:r w:rsidR="003C14BA" w:rsidRPr="002F7E70">
        <w:rPr>
          <w:rFonts w:ascii="Times New Roman" w:hAnsi="Times New Roman" w:cs="Times New Roman"/>
        </w:rPr>
        <w:t xml:space="preserve">y history of </w:t>
      </w:r>
      <w:ins w:id="57" w:author="S.K. Kaptoge" w:date="2026-01-09T00:00:00Z" w16du:dateUtc="2026-01-09T00:00:00Z">
        <w:r w:rsidR="005D3E2D">
          <w:rPr>
            <w:rFonts w:ascii="Times New Roman" w:hAnsi="Times New Roman" w:cs="Times New Roman"/>
          </w:rPr>
          <w:t>c</w:t>
        </w:r>
      </w:ins>
      <w:del w:id="58" w:author="S.K. Kaptoge" w:date="2026-01-09T00:00:00Z" w16du:dateUtc="2026-01-09T00:00:00Z">
        <w:r w:rsidR="003C14BA" w:rsidRPr="002F7E70" w:rsidDel="005D3E2D">
          <w:rPr>
            <w:rFonts w:ascii="Times New Roman" w:hAnsi="Times New Roman" w:cs="Times New Roman"/>
          </w:rPr>
          <w:delText>C</w:delText>
        </w:r>
      </w:del>
      <w:r w:rsidR="003C14BA" w:rsidRPr="002F7E70">
        <w:rPr>
          <w:rFonts w:ascii="Times New Roman" w:hAnsi="Times New Roman" w:cs="Times New Roman"/>
        </w:rPr>
        <w:t>ardiometabolic diseases</w:t>
      </w:r>
      <w:r w:rsidR="006B094D" w:rsidRPr="002F7E70">
        <w:rPr>
          <w:rFonts w:ascii="Times New Roman" w:hAnsi="Times New Roman" w:cs="Times New Roman"/>
        </w:rPr>
        <w:t xml:space="preserve"> (yes vs no). </w:t>
      </w:r>
    </w:p>
    <w:p w14:paraId="008FA156"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Data sources and measurement</w:t>
      </w:r>
    </w:p>
    <w:p w14:paraId="212D1645"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Baseline data </w:t>
      </w:r>
      <w:proofErr w:type="gramStart"/>
      <w:r w:rsidRPr="002F7E70">
        <w:rPr>
          <w:rFonts w:ascii="Times New Roman" w:hAnsi="Times New Roman" w:cs="Times New Roman"/>
        </w:rPr>
        <w:t>were</w:t>
      </w:r>
      <w:proofErr w:type="gramEnd"/>
      <w:r w:rsidRPr="002F7E70">
        <w:rPr>
          <w:rFonts w:ascii="Times New Roman" w:hAnsi="Times New Roman" w:cs="Times New Roman"/>
        </w:rPr>
        <w:t xml:space="preserve"> collected using standardized protocols as detailed in the BELIEVE protocol. Anthropometry, blood pressure, and body composition were measured with calibrated instruments, and HbA1c and lipid measures were used to support validat</w:t>
      </w:r>
      <w:r w:rsidR="006B094D" w:rsidRPr="002F7E70">
        <w:rPr>
          <w:rFonts w:ascii="Times New Roman" w:hAnsi="Times New Roman" w:cs="Times New Roman"/>
        </w:rPr>
        <w:t xml:space="preserve">ion and sensitivity analyses </w:t>
      </w:r>
      <w:r w:rsidR="006B094D" w:rsidRPr="002F7E70">
        <w:rPr>
          <w:rFonts w:ascii="Times New Roman" w:hAnsi="Times New Roman" w:cs="Times New Roman"/>
        </w:rPr>
        <w:fldChar w:fldCharType="begin"/>
      </w:r>
      <w:r w:rsidR="006B094D" w:rsidRPr="002F7E70">
        <w:rPr>
          <w:rFonts w:ascii="Times New Roman" w:hAnsi="Times New Roman" w:cs="Times New Roman"/>
        </w:rPr>
        <w:instrText xml:space="preserve"> ADDIN ZOTERO_ITEM CSL_CITATION {"citationID":"wGbACpr5","properties":{"formattedCitation":"(5)","plainCitation":"(5)","noteIndex":0},"citationItems":[{"id":406,"uris":["http://zotero.org/users/19172719/items/ANL6RSA7"],"itemData":{"id":406,"type":"article-journal","abstract":"Abstract\nnull\n\nPurpose\n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Open","note":"PMID: 39843382\nPMCID: PMC11784369","page":"e088338","source":"PubMed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Angelantonio","given":"Emanuele"},{"family":"Danesh","given":"John"}],"issued":{"date-parts":[["2025",1,22]]}}}],"schema":"https://github.com/citation-style-language/schema/raw/master/csl-citation.json"} </w:instrText>
      </w:r>
      <w:r w:rsidR="006B094D" w:rsidRPr="002F7E70">
        <w:rPr>
          <w:rFonts w:ascii="Times New Roman" w:hAnsi="Times New Roman" w:cs="Times New Roman"/>
        </w:rPr>
        <w:fldChar w:fldCharType="separate"/>
      </w:r>
      <w:r w:rsidR="006B094D" w:rsidRPr="002F7E70">
        <w:rPr>
          <w:rFonts w:ascii="Times New Roman" w:hAnsi="Times New Roman" w:cs="Times New Roman"/>
        </w:rPr>
        <w:t>(5)</w:t>
      </w:r>
      <w:r w:rsidR="006B094D" w:rsidRPr="002F7E70">
        <w:rPr>
          <w:rFonts w:ascii="Times New Roman" w:hAnsi="Times New Roman" w:cs="Times New Roman"/>
        </w:rPr>
        <w:fldChar w:fldCharType="end"/>
      </w:r>
      <w:r w:rsidRPr="002F7E70">
        <w:rPr>
          <w:rFonts w:ascii="Times New Roman" w:hAnsi="Times New Roman" w:cs="Times New Roman"/>
        </w:rPr>
        <w:t>.</w:t>
      </w:r>
    </w:p>
    <w:p w14:paraId="59BC071E"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Statistical analysis</w:t>
      </w:r>
    </w:p>
    <w:p w14:paraId="1D69FC21"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All statistical </w:t>
      </w:r>
      <w:r w:rsidR="006B094D" w:rsidRPr="002F7E70">
        <w:rPr>
          <w:rFonts w:ascii="Times New Roman" w:hAnsi="Times New Roman" w:cs="Times New Roman"/>
        </w:rPr>
        <w:t>analyses</w:t>
      </w:r>
      <w:r w:rsidRPr="002F7E70">
        <w:rPr>
          <w:rFonts w:ascii="Times New Roman" w:hAnsi="Times New Roman" w:cs="Times New Roman"/>
        </w:rPr>
        <w:t xml:space="preserve"> wi</w:t>
      </w:r>
      <w:r w:rsidR="006B094D" w:rsidRPr="002F7E70">
        <w:rPr>
          <w:rFonts w:ascii="Times New Roman" w:hAnsi="Times New Roman" w:cs="Times New Roman"/>
        </w:rPr>
        <w:t>ll be conducted in R Version 4.5</w:t>
      </w:r>
      <w:r w:rsidRPr="002F7E70">
        <w:rPr>
          <w:rFonts w:ascii="Times New Roman" w:hAnsi="Times New Roman" w:cs="Times New Roman"/>
        </w:rPr>
        <w:t>.1. The base R, “</w:t>
      </w:r>
      <w:proofErr w:type="spellStart"/>
      <w:r w:rsidRPr="002F7E70">
        <w:rPr>
          <w:rFonts w:ascii="Times New Roman" w:hAnsi="Times New Roman" w:cs="Times New Roman"/>
        </w:rPr>
        <w:t>tidyverse</w:t>
      </w:r>
      <w:proofErr w:type="spellEnd"/>
      <w:r w:rsidRPr="002F7E70">
        <w:rPr>
          <w:rFonts w:ascii="Times New Roman" w:hAnsi="Times New Roman" w:cs="Times New Roman"/>
        </w:rPr>
        <w:t>” and “</w:t>
      </w:r>
      <w:proofErr w:type="spellStart"/>
      <w:r w:rsidRPr="002F7E70">
        <w:rPr>
          <w:rFonts w:ascii="Times New Roman" w:hAnsi="Times New Roman" w:cs="Times New Roman"/>
        </w:rPr>
        <w:t>ggplot</w:t>
      </w:r>
      <w:proofErr w:type="spellEnd"/>
      <w:r w:rsidRPr="002F7E70">
        <w:rPr>
          <w:rFonts w:ascii="Times New Roman" w:hAnsi="Times New Roman" w:cs="Times New Roman"/>
        </w:rPr>
        <w:t>” packages will be used for statistical analysis and visualisation of results.</w:t>
      </w:r>
    </w:p>
    <w:p w14:paraId="05FA4147"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 xml:space="preserve">Assessment of distributions </w:t>
      </w:r>
    </w:p>
    <w:p w14:paraId="6CA6F89D"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Continuous variables will be examined using the </w:t>
      </w:r>
      <w:commentRangeStart w:id="59"/>
      <w:r w:rsidRPr="002F7E70">
        <w:rPr>
          <w:rFonts w:ascii="Times New Roman" w:hAnsi="Times New Roman" w:cs="Times New Roman"/>
        </w:rPr>
        <w:t xml:space="preserve">Shapiro-Wilk test or the Kolmogorov-Smirnov test </w:t>
      </w:r>
      <w:commentRangeEnd w:id="59"/>
      <w:r w:rsidR="00B97A65">
        <w:rPr>
          <w:rStyle w:val="CommentReference"/>
        </w:rPr>
        <w:commentReference w:id="59"/>
      </w:r>
      <w:r w:rsidRPr="002F7E70">
        <w:rPr>
          <w:rFonts w:ascii="Times New Roman" w:hAnsi="Times New Roman" w:cs="Times New Roman"/>
        </w:rPr>
        <w:t xml:space="preserve">and histograms to assess normality and skewness. Transformations will be applied where appropriate. </w:t>
      </w:r>
    </w:p>
    <w:p w14:paraId="5C9C853C"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 xml:space="preserve">Research </w:t>
      </w:r>
      <w:proofErr w:type="gramStart"/>
      <w:r w:rsidRPr="002F7E70">
        <w:rPr>
          <w:rFonts w:ascii="Times New Roman" w:hAnsi="Times New Roman" w:cs="Times New Roman"/>
          <w:b/>
        </w:rPr>
        <w:t>aim</w:t>
      </w:r>
      <w:proofErr w:type="gramEnd"/>
      <w:r w:rsidRPr="002F7E70">
        <w:rPr>
          <w:rFonts w:ascii="Times New Roman" w:hAnsi="Times New Roman" w:cs="Times New Roman"/>
          <w:b/>
        </w:rPr>
        <w:t xml:space="preserve"> 1</w:t>
      </w:r>
    </w:p>
    <w:p w14:paraId="7BB045B4"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Descriptive statistics will summarise baseline characteristics of participants based on anthropometric and BIA-derived measures and the prevalence of cardiometabolic diseases. This will be across sex, age groups, socioeconomic position, and</w:t>
      </w:r>
      <w:r w:rsidR="001E050E" w:rsidRPr="002F7E70">
        <w:rPr>
          <w:rFonts w:ascii="Times New Roman" w:hAnsi="Times New Roman" w:cs="Times New Roman"/>
        </w:rPr>
        <w:t xml:space="preserve"> study sites</w:t>
      </w:r>
      <w:r w:rsidRPr="002F7E70">
        <w:rPr>
          <w:rFonts w:ascii="Times New Roman" w:hAnsi="Times New Roman" w:cs="Times New Roman"/>
        </w:rPr>
        <w:t>. Age- and sex-standardised prevalence estimates will be reported. Prior studies have supported the examination of cross-sectional correlates of both body composition mea</w:t>
      </w:r>
      <w:r w:rsidR="00954517" w:rsidRPr="002F7E70">
        <w:rPr>
          <w:rFonts w:ascii="Times New Roman" w:hAnsi="Times New Roman" w:cs="Times New Roman"/>
        </w:rPr>
        <w:t xml:space="preserve">sures and disease prevalence </w:t>
      </w:r>
      <w:r w:rsidR="00954517" w:rsidRPr="002F7E70">
        <w:rPr>
          <w:rFonts w:ascii="Times New Roman" w:hAnsi="Times New Roman" w:cs="Times New Roman"/>
        </w:rPr>
        <w:fldChar w:fldCharType="begin"/>
      </w:r>
      <w:r w:rsidR="00763969" w:rsidRPr="002F7E70">
        <w:rPr>
          <w:rFonts w:ascii="Times New Roman" w:hAnsi="Times New Roman" w:cs="Times New Roman"/>
        </w:rPr>
        <w:instrText xml:space="preserve"> ADDIN ZOTERO_ITEM CSL_CITATION {"citationID":"kED8uzcU","properties":{"formattedCitation":"(37)","plainCitation":"(37)","noteIndex":0},"citationItems":[{"id":520,"uris":["http://zotero.org/users/19172719/items/4Z3QQMEX"],"itemData":{"id":520,"type":"article-journal","abstract":"Aims\nWe hypothesized that subjects with a normal body mass index (BMI), but high body fat (BF) content [normal weight obesity (NWO)], have a higher prevalence of cardiometabolic dysregulation and are at higher risk for cardiovascular (CV) mortality.\n\nMethods and results\nWe analysed 6171 subjects &gt;20 years of age from the Third National Health and Nutrition Examination Survey (NHANES III) and the NHANES III mortality study, whose BMI was within the normal range (18.5–24.9 kg/m2), and who underwent a complete evaluation that included body composition assessment, blood measurements, and assessment of CV risk factors. Survival information was available for &gt;99% of the subjects after a median follow-up of 8.8 years. We divided our sample using sex-specific tertiles of BF%. The highest tertile of BF (&gt;23.1% in men and &gt;33.3% in women) was labelled as NWO. When compared with the low BF group, the prevalence of metabolic syndrome in subjects with NWO was four-fold higher (16.6 vs. 4.8%, P &lt; 0.0001). Subjects with NWO also had higher prevalence of dyslipidaemia, hypertension (men), and CV disease (women). After adjustment, women with NWO showed a significant 2.2-fold increased risk for CV mortality (HR = 2.2; 95% CI, 1.03–4.67) in comparison to the low BF group.\n\nConclusion\nNormal weight obesity, defined as the combination of normal BMI and high BF content, is associated with a high prevalence of cardiometabolic dysregulation, metabolic syndrome, and CV risk factors. In women, NWO is independently associated with increased risk for CV mortality.","container-title":"European Heart Journal","DOI":"10.1093/eurheartj/ehp487","ISSN":"0195-668X","issue":"6","journalAbbreviation":"Eur Heart J","note":"PMID: 19933515\nPMCID: PMC2838679","page":"737-746","source":"PubMed Central","title":"Normal weight obesity: a risk factor for cardiometabolic dysregulation and cardiovascular mortality","title-short":"Normal weight obesity","volume":"31","author":[{"family":"Romero-Corral","given":"Abel"},{"family":"Somers","given":"Virend K."},{"family":"Sierra-Johnson","given":"Justo"},{"family":"Korenfeld","given":"Yoel"},{"family":"Boarin","given":"Simona"},{"family":"Korinek","given":"Josef"},{"family":"Jensen","given":"Michael D."},{"family":"Parati","given":"Gianfranco"},{"family":"Lopez-Jimenez","given":"Francisco"}],"issued":{"date-parts":[["2010",3]]}}}],"schema":"https://github.com/citation-style-language/schema/raw/master/csl-citation.json"} </w:instrText>
      </w:r>
      <w:r w:rsidR="00954517" w:rsidRPr="002F7E70">
        <w:rPr>
          <w:rFonts w:ascii="Times New Roman" w:hAnsi="Times New Roman" w:cs="Times New Roman"/>
        </w:rPr>
        <w:fldChar w:fldCharType="separate"/>
      </w:r>
      <w:r w:rsidR="00763969" w:rsidRPr="002F7E70">
        <w:rPr>
          <w:rFonts w:ascii="Times New Roman" w:hAnsi="Times New Roman" w:cs="Times New Roman"/>
        </w:rPr>
        <w:t>(37)</w:t>
      </w:r>
      <w:r w:rsidR="00954517" w:rsidRPr="002F7E70">
        <w:rPr>
          <w:rFonts w:ascii="Times New Roman" w:hAnsi="Times New Roman" w:cs="Times New Roman"/>
        </w:rPr>
        <w:fldChar w:fldCharType="end"/>
      </w:r>
      <w:r w:rsidRPr="002F7E70">
        <w:rPr>
          <w:rFonts w:ascii="Times New Roman" w:hAnsi="Times New Roman" w:cs="Times New Roman"/>
        </w:rPr>
        <w:t xml:space="preserve">. </w:t>
      </w:r>
      <w:commentRangeStart w:id="60"/>
      <w:r w:rsidRPr="002F7E70">
        <w:rPr>
          <w:rFonts w:ascii="Times New Roman" w:hAnsi="Times New Roman" w:cs="Times New Roman"/>
        </w:rPr>
        <w:t>BMI</w:t>
      </w:r>
      <w:commentRangeEnd w:id="60"/>
      <w:r w:rsidR="00B97A65">
        <w:rPr>
          <w:rStyle w:val="CommentReference"/>
        </w:rPr>
        <w:commentReference w:id="60"/>
      </w:r>
      <w:r w:rsidRPr="002F7E70">
        <w:rPr>
          <w:rFonts w:ascii="Times New Roman" w:hAnsi="Times New Roman" w:cs="Times New Roman"/>
        </w:rPr>
        <w:t xml:space="preserve"> will be </w:t>
      </w:r>
      <w:proofErr w:type="spellStart"/>
      <w:r w:rsidRPr="002F7E70">
        <w:rPr>
          <w:rFonts w:ascii="Times New Roman" w:hAnsi="Times New Roman" w:cs="Times New Roman"/>
        </w:rPr>
        <w:t>categorised</w:t>
      </w:r>
      <w:proofErr w:type="spellEnd"/>
      <w:r w:rsidRPr="002F7E70">
        <w:rPr>
          <w:rFonts w:ascii="Times New Roman" w:hAnsi="Times New Roman" w:cs="Times New Roman"/>
        </w:rPr>
        <w:t xml:space="preserve"> into deciles to assess dose–response relationships without assuming linearity</w:t>
      </w:r>
      <w:r w:rsidR="001E050E" w:rsidRPr="002F7E70">
        <w:rPr>
          <w:rFonts w:ascii="Times New Roman" w:hAnsi="Times New Roman" w:cs="Times New Roman"/>
        </w:rPr>
        <w:t xml:space="preserve">. </w:t>
      </w:r>
    </w:p>
    <w:p w14:paraId="346F14B6"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Continuous variables will be reported as means with standard deviations (SD) or medians with interquartile ranges (IQR), and categorical variables will be present</w:t>
      </w:r>
      <w:r w:rsidR="00954517" w:rsidRPr="002F7E70">
        <w:rPr>
          <w:rFonts w:ascii="Times New Roman" w:hAnsi="Times New Roman" w:cs="Times New Roman"/>
        </w:rPr>
        <w:t xml:space="preserve">ed as counts and percentages </w:t>
      </w:r>
      <w:r w:rsidR="00954517" w:rsidRPr="002F7E70">
        <w:rPr>
          <w:rFonts w:ascii="Times New Roman" w:hAnsi="Times New Roman" w:cs="Times New Roman"/>
        </w:rPr>
        <w:fldChar w:fldCharType="begin"/>
      </w:r>
      <w:r w:rsidR="00954517" w:rsidRPr="002F7E70">
        <w:rPr>
          <w:rFonts w:ascii="Times New Roman" w:hAnsi="Times New Roman" w:cs="Times New Roman"/>
        </w:rPr>
        <w:instrText xml:space="preserve"> ADDIN ZOTERO_ITEM CSL_CITATION {"citationID":"VHtC7bhU","properties":{"formattedCitation":"(25)","plainCitation":"(25)","noteIndex":0},"citationItems":[{"id":278,"uris":["http://zotero.org/users/19172719/items/NTL9LEV6"],"itemData":{"id":278,"type":"article-journal","abstract":"AIMS: To investigate prospectively the association of body fat percentage (BF%) estimates using various equations from bioelectrical impedance analysis (BIA) with cardiovascular events, compared with body mass index (BMI) and waist circumference.\nMETHODS AND RESULTS: We used data of 34 BIA-BF%-equations that were used for estimation of BF% in 6486 (men = 3194, women = 3294) subjects. During a median follow-up of 8.3 years, 510 (7.9%) cardiovascular events (363 in men; 147 in women) occurred. In men, the crude hazard ratio (95% confidence interval) for BF% from the best predicting BIA-BF%-equation was 3.97 (3.30-4.78) against 2.13 (1.85-2.45) for BF% from the BIA device's BIA-BF%-equation, 1.34 (1.20-1.49) for BMI and 1.49 (1.40-1.73) for waist circumference per log-1-SD increase of all. In women, the hazard ratios for best predicting BIA-BF%-equation, BIA device estimation, BMI and waist circumference were 3.80 (2.85-4.99), 1.89 (1.57-2.28), 1.35 (1.21-1.51) and 1.52 (1.31-1.75), respectively. After adjustments for age, Framingham cardiovascular disease risk score and creatinine excretion - a marker of muscle mass - BF%s and BMI remained independently associated with cardiovascular events in both men and women, while waist circumference was independently associated with cardiovascular events in men, but not in women. According to discrimination ability (C-index) and additive predictive value (net reclassification index and integrated discrimination index) on obesity measures to the Framingham cardiovascular disease risk score, BF% was superior to BMI and waist circumference in both men and women.\nCONCLUSIONS: BF% was independently associated with future cardiovascular events. Body fat estimates from the best-predicting BIA-BF%-equations can be a more predictive measurement in cardiovascular risk assessment than BMI or waist circumference.","container-title":"European Journal of Preventive Cardiology","DOI":"10.1177/2047487319833283","ISSN":"2047-4881","issue":"9","journalAbbreviation":"Eur J Prev Cardiol","language":"eng","note":"PMID: 30791699\nPMCID: PMC6545622","page":"905-916","source":"PubMed","title":"Body fat estimates from bioelectrical impedance equations in cardiovascular risk assessment: The PREVEND cohort study","title-short":"Body fat estimates from bioelectrical impedance equations in cardiovascular risk assessment","volume":"26","author":[{"family":"Byambasukh","given":"Oyuntugs"},{"family":"Eisenga","given":"Michele F."},{"family":"Gansevoort","given":"Ron T."},{"family":"Bakker","given":"Stephan Jl"},{"family":"Corpeleijn","given":"Eva"}],"issued":{"date-parts":[["2019",6]]}}}],"schema":"https://github.com/citation-style-language/schema/raw/master/csl-citation.json"} </w:instrText>
      </w:r>
      <w:r w:rsidR="00954517" w:rsidRPr="002F7E70">
        <w:rPr>
          <w:rFonts w:ascii="Times New Roman" w:hAnsi="Times New Roman" w:cs="Times New Roman"/>
        </w:rPr>
        <w:fldChar w:fldCharType="separate"/>
      </w:r>
      <w:r w:rsidR="00954517" w:rsidRPr="002F7E70">
        <w:rPr>
          <w:rFonts w:ascii="Times New Roman" w:hAnsi="Times New Roman" w:cs="Times New Roman"/>
        </w:rPr>
        <w:t>(25)</w:t>
      </w:r>
      <w:r w:rsidR="00954517" w:rsidRPr="002F7E70">
        <w:rPr>
          <w:rFonts w:ascii="Times New Roman" w:hAnsi="Times New Roman" w:cs="Times New Roman"/>
        </w:rPr>
        <w:fldChar w:fldCharType="end"/>
      </w:r>
      <w:r w:rsidRPr="002F7E70">
        <w:rPr>
          <w:rFonts w:ascii="Times New Roman" w:hAnsi="Times New Roman" w:cs="Times New Roman"/>
        </w:rPr>
        <w:t xml:space="preserve">. </w:t>
      </w:r>
    </w:p>
    <w:p w14:paraId="247A4995"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 xml:space="preserve">Research </w:t>
      </w:r>
      <w:proofErr w:type="gramStart"/>
      <w:r w:rsidRPr="002F7E70">
        <w:rPr>
          <w:rFonts w:ascii="Times New Roman" w:hAnsi="Times New Roman" w:cs="Times New Roman"/>
          <w:b/>
        </w:rPr>
        <w:t>aim</w:t>
      </w:r>
      <w:proofErr w:type="gramEnd"/>
      <w:r w:rsidRPr="002F7E70">
        <w:rPr>
          <w:rFonts w:ascii="Times New Roman" w:hAnsi="Times New Roman" w:cs="Times New Roman"/>
          <w:b/>
        </w:rPr>
        <w:t xml:space="preserve"> 2</w:t>
      </w:r>
    </w:p>
    <w:p w14:paraId="0265AD34"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Comparisons between groups will be made using </w:t>
      </w:r>
      <w:commentRangeStart w:id="61"/>
      <w:r w:rsidRPr="002F7E70">
        <w:rPr>
          <w:rFonts w:ascii="Times New Roman" w:hAnsi="Times New Roman" w:cs="Times New Roman"/>
        </w:rPr>
        <w:t>t-tests for normally distributed continuous variables, Kruskal–Wallis rank-sum tests for non-normally distributed continuous variables, and Pearson chi-square test</w:t>
      </w:r>
      <w:r w:rsidR="00954517" w:rsidRPr="002F7E70">
        <w:rPr>
          <w:rFonts w:ascii="Times New Roman" w:hAnsi="Times New Roman" w:cs="Times New Roman"/>
        </w:rPr>
        <w:t xml:space="preserve">s for categorical variables </w:t>
      </w:r>
      <w:commentRangeEnd w:id="61"/>
      <w:r w:rsidR="00B97A65">
        <w:rPr>
          <w:rStyle w:val="CommentReference"/>
        </w:rPr>
        <w:commentReference w:id="61"/>
      </w:r>
      <w:r w:rsidR="00954517" w:rsidRPr="002F7E70">
        <w:rPr>
          <w:rFonts w:ascii="Times New Roman" w:hAnsi="Times New Roman" w:cs="Times New Roman"/>
        </w:rPr>
        <w:fldChar w:fldCharType="begin"/>
      </w:r>
      <w:r w:rsidR="00763969" w:rsidRPr="002F7E70">
        <w:rPr>
          <w:rFonts w:ascii="Times New Roman" w:hAnsi="Times New Roman" w:cs="Times New Roman"/>
        </w:rPr>
        <w:instrText xml:space="preserve"> ADDIN ZOTERO_ITEM CSL_CITATION {"citationID":"PiVhNuKU","properties":{"formattedCitation":"(38)","plainCitation":"(38)","noteIndex":0},"citationItems":[{"id":476,"uris":["http://zotero.org/users/19172719/items/HSSTBQ33"],"itemData":{"id":476,"type":"article-journal","abstract":"The relationship between normal-weight obesity (NWO)—high percent body fat (%BF) in individuals with normal body mass index (BMI)—and cardiometabolic abnormalities has not been explored in Africa. We determined the prevalence of the NWO and evaluated its association with hypertension, elevated blood sugar and dyslipidaemia among adults in Addis Ababa, Ethiopia. A cross-sectional study was conducted among adults 18–64 years (n = 600). Blood pressure, blood glucose, lipid profile, and anthropometric measurements were completed. As a function of skinfold thickness, body density and %BF were estimated using Durnin &amp; Womersley and Siri Equations, respectively. The relationship between the NWO and the outcomes of interest, assessed using adjusted linear and logit models. The age- and sex-standardised prevalence of NWO was 18.9% (95% confidence interval (CI) 15.8, 22.2%). Comparison between normal-weight lean (normal %BF and BMI) and normal-weight obese individuals suggested no difference in systolic blood pressure (β = 2.55; 95% CI − 0.82, 5.92); however, diastolic blood pressure (β = 3.77: 95% CI 1.37, 6.18) and odds of hypertension (adjusted odds ratio (AOR) = 2.46: 95% CI 1.18, 5.13) were significantly raised in the latter. Similarly, adults with NWO had elevated blood glucose (β = 2.30; 95% CI 1.23, 15.66) and increased odds of high blood sugar level (AOR = 1.68; 95% CI 1.05, 2.67). LDL (β = 8.73: 1.56, 15.90), triglyceride (β = 20.99: 0.78, 41.22), total cholesterol (β = 10.47: 1.44, 19.50), and Cholesterol to HDL ratio (β = 0.65: 0.27, 1.04) were also raised among adults with NWO. NWO is common among adults in Addis Ababa and is associated with cardiometabolic derangements.","container-title":"Scientific Reports","DOI":"10.1038/s41598-023-49039-8","ISSN":"2045-2322","issue":"1","journalAbbreviation":"Sci Rep","language":"en","license":"2023 The Author(s)","note":"publisher: Nature Publishing Group","page":"22772","source":"www.nature.com","title":"Association between normal-weight obesity and cardiometabolic risk factors among adults in Addis Ababa, Ethiopia","volume":"13","author":[{"family":"Gebremedhin","given":"Samson"},{"family":"Mekonene","given":"Mulugeta"},{"family":"Hagos","given":"Seifu"},{"family":"Baye","given":"Kaleab"},{"family":"Shikur","given":"Bilal"},{"family":"Berhane","given":"Adugnaw"},{"family":"Bekele","given":"Tilahun"}],"issued":{"date-parts":[["2023",12,20]]}}}],"schema":"https://github.com/citation-style-language/schema/raw/master/csl-citation.json"} </w:instrText>
      </w:r>
      <w:r w:rsidR="00954517" w:rsidRPr="002F7E70">
        <w:rPr>
          <w:rFonts w:ascii="Times New Roman" w:hAnsi="Times New Roman" w:cs="Times New Roman"/>
        </w:rPr>
        <w:fldChar w:fldCharType="separate"/>
      </w:r>
      <w:r w:rsidR="00763969" w:rsidRPr="002F7E70">
        <w:rPr>
          <w:rFonts w:ascii="Times New Roman" w:hAnsi="Times New Roman" w:cs="Times New Roman"/>
        </w:rPr>
        <w:t>(38)</w:t>
      </w:r>
      <w:r w:rsidR="00954517" w:rsidRPr="002F7E70">
        <w:rPr>
          <w:rFonts w:ascii="Times New Roman" w:hAnsi="Times New Roman" w:cs="Times New Roman"/>
        </w:rPr>
        <w:fldChar w:fldCharType="end"/>
      </w:r>
    </w:p>
    <w:p w14:paraId="11B24FBA"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Multivariable linear regression will assess associations between body composition measures and continuous outcomes such as blood pressure. Multivariable logistic regression will estimate odds ratios for prevalent </w:t>
      </w:r>
      <w:commentRangeStart w:id="62"/>
      <w:r w:rsidRPr="002F7E70">
        <w:rPr>
          <w:rFonts w:ascii="Times New Roman" w:hAnsi="Times New Roman" w:cs="Times New Roman"/>
        </w:rPr>
        <w:t>hypertension, type 2 diabetes, kidney disease, myocardial infarction, and multimorbidity</w:t>
      </w:r>
      <w:commentRangeEnd w:id="62"/>
      <w:r w:rsidR="00B97A65">
        <w:rPr>
          <w:rStyle w:val="CommentReference"/>
        </w:rPr>
        <w:commentReference w:id="62"/>
      </w:r>
      <w:r w:rsidRPr="002F7E70">
        <w:rPr>
          <w:rFonts w:ascii="Times New Roman" w:hAnsi="Times New Roman" w:cs="Times New Roman"/>
        </w:rPr>
        <w:t xml:space="preserve">. Models will be adjusted </w:t>
      </w:r>
      <w:r w:rsidR="001E050E" w:rsidRPr="002F7E70">
        <w:rPr>
          <w:rFonts w:ascii="Times New Roman" w:hAnsi="Times New Roman" w:cs="Times New Roman"/>
        </w:rPr>
        <w:t>for</w:t>
      </w:r>
      <w:r w:rsidRPr="002F7E70">
        <w:rPr>
          <w:rFonts w:ascii="Times New Roman" w:hAnsi="Times New Roman" w:cs="Times New Roman"/>
        </w:rPr>
        <w:t xml:space="preserve"> re</w:t>
      </w:r>
      <w:r w:rsidR="00954517" w:rsidRPr="002F7E70">
        <w:rPr>
          <w:rFonts w:ascii="Times New Roman" w:hAnsi="Times New Roman" w:cs="Times New Roman"/>
        </w:rPr>
        <w:t xml:space="preserve">levant confounders </w:t>
      </w:r>
      <w:r w:rsidR="00954517" w:rsidRPr="002F7E70">
        <w:rPr>
          <w:rFonts w:ascii="Times New Roman" w:hAnsi="Times New Roman" w:cs="Times New Roman"/>
        </w:rPr>
        <w:fldChar w:fldCharType="begin"/>
      </w:r>
      <w:r w:rsidR="00954517" w:rsidRPr="002F7E70">
        <w:rPr>
          <w:rFonts w:ascii="Times New Roman" w:hAnsi="Times New Roman" w:cs="Times New Roman"/>
        </w:rPr>
        <w:instrText xml:space="preserve"> ADDIN ZOTERO_ITEM CSL_CITATION {"citationID":"Px3Xz72l","properties":{"formattedCitation":"(28)","plainCitation":"(28)","noteIndex":0},"citationItems":[{"id":192,"uris":["http://zotero.org/users/19172719/items/C3D88UQ3"],"itemData":{"id":192,"type":"article-journal","abstract":"OBJECTIVE: Related evidences of metabolically unhealthy profile of adults with normal weight are not well characterized in the Chinese population. This is because they cannot be effectively identified by regular measurements (such as body mass index [BMI]). To overcome this gap in literature, this study aimed at investigating the association between body composition and metabolically unhealthy profile in Chinese adults with normal weight.\nMETHODS: A total of 5427 individuals with normal-weight were recruited from 15820 people living in Ningxia Hui Autonomous Region in Northwest China. Normal-weight was defined as a BMI of 18.5-23.9 kg/m2. Metabolically unhealthy profile was assessed by the National Cholesterol Education Program Adult Treatment Panel III (ATP III). Metabolically unhealthy normal-weight (MUHNW) profile was defined in individuals who had normal weight and at least two cardiometabolic risk factors. Generalized linear model was used to investigate the association between body composition measured by bioelectrical impedance and metabolically unhealthy profile in adults with normal-weight.\nRESULTS: The percentage of metabolically unhealthy profile was 35.86% in adults with normal weight. Different MUHNW distributions were found between males and females depending on age. The percentage of the MUHNW profile significantly increased in women after the age of 55, contrary to men. The association between body composition and MUHNW was affected by age and sex. The increased adiposity indices (fat mass index [FMI], visceral fat level [VFL], waist circumference [WCF]), and reduced skeletal muscle mass ratio [SMR] showed significant differences between MUHNW and metabolically healthy with normal weight (MHNW) (p &lt; 0.05).\nCONCLUSION: The distribution of MUHNW differed between ages and sexes. FMI, VFL, WCF and SMR could be responsible for the MUHNW adults, providing a new insight into the potential metabolic risks for the adults with normal weight in China. This directs us in the management of the MUHNW for their early prevention.","container-title":"PloS One","DOI":"10.1371/journal.pone.0248782","ISSN":"1932-6203","issue":"3","journalAbbreviation":"PLoS One","language":"eng","note":"PMID: 33765000\nPMCID: PMC7993598","page":"e0248782","source":"PubMed","title":"The association between body composition and metabolically unhealthy profile of adults with normal weight in Northwest China","volume":"16","author":[{"family":"Fan","given":"Ling"},{"family":"Qiu","given":"Jiangwei"},{"family":"Zhao","given":"Yu"},{"family":"Yin","given":"Ting"},{"family":"Li","given":"Xiaoxia"},{"family":"Wang","given":"Qingan"},{"family":"Jing","given":"Jinyun"},{"family":"Zhang","given":"Jiaxing"},{"family":"Wang","given":"Faxuan"},{"family":"Liu","given":"Xiuying"},{"family":"Liu","given":"Lan"},{"family":"Zhao","given":"Yi"},{"family":"Zhang","given":"Yuhong"}],"issued":{"date-parts":[["2021"]]}}}],"schema":"https://github.com/citation-style-language/schema/raw/master/csl-citation.json"} </w:instrText>
      </w:r>
      <w:r w:rsidR="00954517" w:rsidRPr="002F7E70">
        <w:rPr>
          <w:rFonts w:ascii="Times New Roman" w:hAnsi="Times New Roman" w:cs="Times New Roman"/>
        </w:rPr>
        <w:fldChar w:fldCharType="separate"/>
      </w:r>
      <w:r w:rsidR="00954517" w:rsidRPr="002F7E70">
        <w:rPr>
          <w:rFonts w:ascii="Times New Roman" w:hAnsi="Times New Roman" w:cs="Times New Roman"/>
        </w:rPr>
        <w:t>(28)</w:t>
      </w:r>
      <w:r w:rsidR="00954517" w:rsidRPr="002F7E70">
        <w:rPr>
          <w:rFonts w:ascii="Times New Roman" w:hAnsi="Times New Roman" w:cs="Times New Roman"/>
        </w:rPr>
        <w:fldChar w:fldCharType="end"/>
      </w:r>
      <w:r w:rsidRPr="002F7E70">
        <w:rPr>
          <w:rFonts w:ascii="Times New Roman" w:hAnsi="Times New Roman" w:cs="Times New Roman"/>
        </w:rPr>
        <w:t xml:space="preserve"> while preserving sample size: Model 1 will adjust for age, sex, and site; Model 2 will add socioeconomic variables; Model 3 will add behavioural factors.</w:t>
      </w:r>
    </w:p>
    <w:p w14:paraId="00A95005"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Assumptions</w:t>
      </w:r>
    </w:p>
    <w:p w14:paraId="7A6F71D5"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lastRenderedPageBreak/>
        <w:t xml:space="preserve">Observations are </w:t>
      </w:r>
      <w:commentRangeStart w:id="63"/>
      <w:r w:rsidRPr="002F7E70">
        <w:rPr>
          <w:rFonts w:ascii="Times New Roman" w:hAnsi="Times New Roman" w:cs="Times New Roman"/>
        </w:rPr>
        <w:t>assumed to be independent</w:t>
      </w:r>
      <w:commentRangeEnd w:id="63"/>
      <w:r w:rsidR="00B97A65">
        <w:rPr>
          <w:rStyle w:val="CommentReference"/>
        </w:rPr>
        <w:commentReference w:id="63"/>
      </w:r>
    </w:p>
    <w:p w14:paraId="206EE40E"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Continuous variables are assumed to be approximately normal or transformable</w:t>
      </w:r>
    </w:p>
    <w:p w14:paraId="592FACD9" w14:textId="67E559E0"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Linear relationships are assumed </w:t>
      </w:r>
      <w:proofErr w:type="gramStart"/>
      <w:r w:rsidRPr="002F7E70">
        <w:rPr>
          <w:rFonts w:ascii="Times New Roman" w:hAnsi="Times New Roman" w:cs="Times New Roman"/>
        </w:rPr>
        <w:t>for</w:t>
      </w:r>
      <w:proofErr w:type="gramEnd"/>
      <w:ins w:id="64" w:author="S.K. Kaptoge" w:date="2026-01-09T13:52:00Z" w16du:dateUtc="2026-01-09T13:52:00Z">
        <w:r w:rsidR="00B97A65">
          <w:rPr>
            <w:rFonts w:ascii="Times New Roman" w:hAnsi="Times New Roman" w:cs="Times New Roman"/>
          </w:rPr>
          <w:t xml:space="preserve"> continuous variables included in</w:t>
        </w:r>
      </w:ins>
      <w:r w:rsidRPr="002F7E70">
        <w:rPr>
          <w:rFonts w:ascii="Times New Roman" w:hAnsi="Times New Roman" w:cs="Times New Roman"/>
        </w:rPr>
        <w:t xml:space="preserve"> regression models, with non-linear terms or categorisation applied if assumptions are violated.</w:t>
      </w:r>
    </w:p>
    <w:p w14:paraId="1506F0C7" w14:textId="719DA21D"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The likelihood ratio test will be used to compare models with and without body composition measures based on the Akaike Information Criterion and adjusted R-squar</w:t>
      </w:r>
      <w:r w:rsidR="003D1AD8" w:rsidRPr="002F7E70">
        <w:rPr>
          <w:rFonts w:ascii="Times New Roman" w:hAnsi="Times New Roman" w:cs="Times New Roman"/>
        </w:rPr>
        <w:t xml:space="preserve">ed. </w:t>
      </w:r>
      <w:del w:id="65" w:author="S.K. Kaptoge" w:date="2026-01-09T13:54:00Z" w16du:dateUtc="2026-01-09T13:54:00Z">
        <w:r w:rsidR="003D1AD8" w:rsidRPr="002F7E70" w:rsidDel="00B97A65">
          <w:rPr>
            <w:rFonts w:ascii="Times New Roman" w:hAnsi="Times New Roman" w:cs="Times New Roman"/>
          </w:rPr>
          <w:delText>Stratified analyses</w:delText>
        </w:r>
      </w:del>
      <w:ins w:id="66" w:author="S.K. Kaptoge" w:date="2026-01-09T13:54:00Z" w16du:dateUtc="2026-01-09T13:54:00Z">
        <w:r w:rsidR="00B97A65">
          <w:rPr>
            <w:rFonts w:ascii="Times New Roman" w:hAnsi="Times New Roman" w:cs="Times New Roman"/>
          </w:rPr>
          <w:t>Differences in associations</w:t>
        </w:r>
      </w:ins>
      <w:r w:rsidRPr="002F7E70">
        <w:rPr>
          <w:rFonts w:ascii="Times New Roman" w:hAnsi="Times New Roman" w:cs="Times New Roman"/>
        </w:rPr>
        <w:t xml:space="preserve"> by sex, age group, socioeconomic status, and study setting will </w:t>
      </w:r>
      <w:del w:id="67" w:author="S.K. Kaptoge" w:date="2026-01-09T13:54:00Z" w16du:dateUtc="2026-01-09T13:54:00Z">
        <w:r w:rsidRPr="002F7E70" w:rsidDel="00FA1E0E">
          <w:rPr>
            <w:rFonts w:ascii="Times New Roman" w:hAnsi="Times New Roman" w:cs="Times New Roman"/>
          </w:rPr>
          <w:delText>assess effect</w:delText>
        </w:r>
      </w:del>
      <w:ins w:id="68" w:author="S.K. Kaptoge" w:date="2026-01-09T13:54:00Z" w16du:dateUtc="2026-01-09T13:54:00Z">
        <w:r w:rsidR="00FA1E0E">
          <w:rPr>
            <w:rFonts w:ascii="Times New Roman" w:hAnsi="Times New Roman" w:cs="Times New Roman"/>
          </w:rPr>
          <w:t>be explored by stratified analyses and inclus</w:t>
        </w:r>
      </w:ins>
      <w:ins w:id="69" w:author="S.K. Kaptoge" w:date="2026-01-09T13:55:00Z" w16du:dateUtc="2026-01-09T13:55:00Z">
        <w:r w:rsidR="00FA1E0E">
          <w:rPr>
            <w:rFonts w:ascii="Times New Roman" w:hAnsi="Times New Roman" w:cs="Times New Roman"/>
          </w:rPr>
          <w:t>ion of interaction terms as relevant in multivariable regression models</w:t>
        </w:r>
      </w:ins>
      <w:del w:id="70" w:author="S.K. Kaptoge" w:date="2026-01-09T13:55:00Z" w16du:dateUtc="2026-01-09T13:55:00Z">
        <w:r w:rsidRPr="002F7E70" w:rsidDel="00FA1E0E">
          <w:rPr>
            <w:rFonts w:ascii="Times New Roman" w:hAnsi="Times New Roman" w:cs="Times New Roman"/>
          </w:rPr>
          <w:delText xml:space="preserve"> modification an</w:delText>
        </w:r>
        <w:r w:rsidR="003D1AD8" w:rsidRPr="002F7E70" w:rsidDel="00FA1E0E">
          <w:rPr>
            <w:rFonts w:ascii="Times New Roman" w:hAnsi="Times New Roman" w:cs="Times New Roman"/>
          </w:rPr>
          <w:delText>d identify high-risk subgroups</w:delText>
        </w:r>
      </w:del>
      <w:r w:rsidR="003D1AD8" w:rsidRPr="002F7E70">
        <w:rPr>
          <w:rFonts w:ascii="Times New Roman" w:hAnsi="Times New Roman" w:cs="Times New Roman"/>
        </w:rPr>
        <w:t>. I will build skills to do this in my advanced biostatistics module.</w:t>
      </w:r>
    </w:p>
    <w:p w14:paraId="464FC401"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 xml:space="preserve">Research </w:t>
      </w:r>
      <w:proofErr w:type="gramStart"/>
      <w:r w:rsidRPr="002F7E70">
        <w:rPr>
          <w:rFonts w:ascii="Times New Roman" w:hAnsi="Times New Roman" w:cs="Times New Roman"/>
          <w:b/>
        </w:rPr>
        <w:t>aim</w:t>
      </w:r>
      <w:proofErr w:type="gramEnd"/>
      <w:r w:rsidRPr="002F7E70">
        <w:rPr>
          <w:rFonts w:ascii="Times New Roman" w:hAnsi="Times New Roman" w:cs="Times New Roman"/>
          <w:b/>
        </w:rPr>
        <w:t xml:space="preserve"> 3</w:t>
      </w:r>
    </w:p>
    <w:p w14:paraId="7D1F3FAA" w14:textId="29DD50DF"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Cox proportional hazard regression models will examine associations between baseline body composition measures and incident type 2 diabetes. Dose–response relationships will be evaluated using continuous and categorised exposures. These analyses will be interpreted cautiously due to </w:t>
      </w:r>
      <w:ins w:id="71" w:author="S.K. Kaptoge" w:date="2026-01-09T13:56:00Z" w16du:dateUtc="2026-01-09T13:56:00Z">
        <w:r w:rsidR="00FA1E0E">
          <w:rPr>
            <w:rFonts w:ascii="Times New Roman" w:hAnsi="Times New Roman" w:cs="Times New Roman"/>
          </w:rPr>
          <w:t>preliminary outcomes being self-report while</w:t>
        </w:r>
      </w:ins>
      <w:del w:id="72" w:author="S.K. Kaptoge" w:date="2026-01-09T13:56:00Z" w16du:dateUtc="2026-01-09T13:56:00Z">
        <w:r w:rsidRPr="002F7E70" w:rsidDel="00FA1E0E">
          <w:rPr>
            <w:rFonts w:ascii="Times New Roman" w:hAnsi="Times New Roman" w:cs="Times New Roman"/>
          </w:rPr>
          <w:delText>ongoing</w:delText>
        </w:r>
      </w:del>
      <w:r w:rsidRPr="002F7E70">
        <w:rPr>
          <w:rFonts w:ascii="Times New Roman" w:hAnsi="Times New Roman" w:cs="Times New Roman"/>
        </w:rPr>
        <w:t xml:space="preserve"> </w:t>
      </w:r>
      <w:ins w:id="73" w:author="S.K. Kaptoge" w:date="2026-01-09T13:57:00Z" w16du:dateUtc="2026-01-09T13:57:00Z">
        <w:r w:rsidR="00FA1E0E">
          <w:rPr>
            <w:rFonts w:ascii="Times New Roman" w:hAnsi="Times New Roman" w:cs="Times New Roman"/>
          </w:rPr>
          <w:t xml:space="preserve"> incident </w:t>
        </w:r>
      </w:ins>
      <w:r w:rsidRPr="002F7E70">
        <w:rPr>
          <w:rFonts w:ascii="Times New Roman" w:hAnsi="Times New Roman" w:cs="Times New Roman"/>
        </w:rPr>
        <w:t>outcome validation</w:t>
      </w:r>
      <w:ins w:id="74" w:author="S.K. Kaptoge" w:date="2026-01-09T13:56:00Z" w16du:dateUtc="2026-01-09T13:56:00Z">
        <w:r w:rsidR="00FA1E0E">
          <w:rPr>
            <w:rFonts w:ascii="Times New Roman" w:hAnsi="Times New Roman" w:cs="Times New Roman"/>
          </w:rPr>
          <w:t xml:space="preserve"> is ongoing</w:t>
        </w:r>
      </w:ins>
      <w:r w:rsidRPr="002F7E70">
        <w:rPr>
          <w:rFonts w:ascii="Times New Roman" w:hAnsi="Times New Roman" w:cs="Times New Roman"/>
        </w:rPr>
        <w:t>.</w:t>
      </w:r>
    </w:p>
    <w:p w14:paraId="32DA4CC7"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Assumptions</w:t>
      </w:r>
    </w:p>
    <w:p w14:paraId="7BC0370C"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Baseline body composition is assumed to precede incident outcomes</w:t>
      </w:r>
    </w:p>
    <w:p w14:paraId="180CAF83"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There are constant hazard ratios over time</w:t>
      </w:r>
    </w:p>
    <w:p w14:paraId="39B5FAA6"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Censoring is assumed to be non-informative </w:t>
      </w:r>
    </w:p>
    <w:p w14:paraId="155D85C7"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Sensitivity analyses excluding those on medication and with cardiometabolic diseases at baseline will be performed.</w:t>
      </w:r>
    </w:p>
    <w:p w14:paraId="3FE1E41B"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Handling of missing Data</w:t>
      </w:r>
    </w:p>
    <w:p w14:paraId="57F8BE38"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Missing data will be handled according to a recommended framewo</w:t>
      </w:r>
      <w:r w:rsidR="00954517" w:rsidRPr="002F7E70">
        <w:rPr>
          <w:rFonts w:ascii="Times New Roman" w:hAnsi="Times New Roman" w:cs="Times New Roman"/>
        </w:rPr>
        <w:t xml:space="preserve">rk for observational studies </w:t>
      </w:r>
      <w:r w:rsidR="00954517" w:rsidRPr="002F7E70">
        <w:rPr>
          <w:rFonts w:ascii="Times New Roman" w:hAnsi="Times New Roman" w:cs="Times New Roman"/>
        </w:rPr>
        <w:fldChar w:fldCharType="begin"/>
      </w:r>
      <w:r w:rsidR="00763969" w:rsidRPr="002F7E70">
        <w:rPr>
          <w:rFonts w:ascii="Times New Roman" w:hAnsi="Times New Roman" w:cs="Times New Roman"/>
        </w:rPr>
        <w:instrText xml:space="preserve"> ADDIN ZOTERO_ITEM CSL_CITATION {"citationID":"lu8hfyEW","properties":{"formattedCitation":"(39)","plainCitation":"(39)","noteIndex":0},"citationItems":[{"id":523,"uris":["http://zotero.org/users/19172719/items/5ZBGSXDW"],"itemData":{"id":523,"type":"article-journal","abstract":"Missing data are ubiquitous in medical research. Although there is increasing guidance on how to handle missing data, practice is changing slowly and misapprehensions abound, particularly in observational research. Importantly, the lack of transparency around methodological decisions is threatening the validity and reproducibility of modern research. We present a practical framework for handling and reporting the analysis of incomplete data in observational studies, which we illustrate using a case study from the Avon Longitudinal Study of Parents and Children. The framework consists of three steps: 1) Develop an analysis plan specifying the analysis model and how missing data are going to be addressed. An important consideration is whether a complete records’ analysis is likely to be valid, whether multiple imputation or an alternative approach is likely to offer benefits and whether a sensitivity analysis regarding the missingness mechanism is required; 2) Examine the data, checking the methods outlined in the analysis plan are appropriate, and conduct the preplanned analysis; and 3) Report the results, including a description of the missing data, details on how the missing data were addressed, and the results from all analyses, interpreted in light of the missing data and the clinical relevance. This framework seeks to support researchers in thinking systematically about missing data and transparently reporting the potential effect on the study results, therefore increasing the confidence in and reproducibility of research findings., •Missing data are ubiquitous in medical research.•Guidance is available, but missing data are still often not handled appropriately.•We present a framework for handling and reporting analyses of incomplete data.•This framework encourages researchers to think systematically about missing data.•Adoption of this framework will increase the reproducibility of research findings.•This article provides a much needed framework for handling and reporting the analysis of incomplete data in observational studies.•The framework puts a strong emphasis on preplanning the statistical analysis and encourages transparency when reporting the results of a study.•Adoption of this framework will increase the confidence in and reproducibility of research findings.","container-title":"Journal of Clinical Epidemiology","DOI":"10.1016/j.jclinepi.2021.01.008","ISSN":"0895-4356","journalAbbreviation":"J Clin Epidemiol","note":"PMID: 33539930\nPMCID: PMC8168830","page":"79-88","source":"PubMed Central","title":"Framework for the treatment and reporting of missing data in observational studies: The Treatment And Reporting of Missing data in Observational Studies framework","title-short":"Framework for the treatment and reporting of missing data in observational studies","volume":"134","author":[{"family":"Lee","given":"Katherine J."},{"family":"Tilling","given":"Kate M."},{"family":"Cornish","given":"Rosie P."},{"family":"Little","given":"Roderick J.A."},{"family":"Bell","given":"Melanie L."},{"family":"Goetghebeur","given":"Els"},{"family":"Hogan","given":"Joseph W."},{"family":"Carpenter","given":"James R."}],"issued":{"date-parts":[["2021",6]]}}}],"schema":"https://github.com/citation-style-language/schema/raw/master/csl-citation.json"} </w:instrText>
      </w:r>
      <w:r w:rsidR="00954517" w:rsidRPr="002F7E70">
        <w:rPr>
          <w:rFonts w:ascii="Times New Roman" w:hAnsi="Times New Roman" w:cs="Times New Roman"/>
        </w:rPr>
        <w:fldChar w:fldCharType="separate"/>
      </w:r>
      <w:r w:rsidR="00763969" w:rsidRPr="002F7E70">
        <w:rPr>
          <w:rFonts w:ascii="Times New Roman" w:hAnsi="Times New Roman" w:cs="Times New Roman"/>
        </w:rPr>
        <w:t>(39)</w:t>
      </w:r>
      <w:r w:rsidR="00954517" w:rsidRPr="002F7E70">
        <w:rPr>
          <w:rFonts w:ascii="Times New Roman" w:hAnsi="Times New Roman" w:cs="Times New Roman"/>
        </w:rPr>
        <w:fldChar w:fldCharType="end"/>
      </w:r>
      <w:r w:rsidRPr="002F7E70">
        <w:rPr>
          <w:rFonts w:ascii="Times New Roman" w:hAnsi="Times New Roman" w:cs="Times New Roman"/>
        </w:rPr>
        <w:t xml:space="preserve">.  Patterns and extent of missingness will be examined and </w:t>
      </w:r>
      <w:proofErr w:type="spellStart"/>
      <w:r w:rsidRPr="002F7E70">
        <w:rPr>
          <w:rFonts w:ascii="Times New Roman" w:hAnsi="Times New Roman" w:cs="Times New Roman"/>
        </w:rPr>
        <w:t>visualised</w:t>
      </w:r>
      <w:proofErr w:type="spellEnd"/>
      <w:r w:rsidRPr="002F7E70">
        <w:rPr>
          <w:rFonts w:ascii="Times New Roman" w:hAnsi="Times New Roman" w:cs="Times New Roman"/>
        </w:rPr>
        <w:t xml:space="preserve"> using the “</w:t>
      </w:r>
      <w:proofErr w:type="spellStart"/>
      <w:proofErr w:type="gramStart"/>
      <w:r w:rsidRPr="002F7E70">
        <w:rPr>
          <w:rFonts w:ascii="Times New Roman" w:hAnsi="Times New Roman" w:cs="Times New Roman"/>
        </w:rPr>
        <w:t>md.pattern</w:t>
      </w:r>
      <w:proofErr w:type="spellEnd"/>
      <w:proofErr w:type="gramEnd"/>
      <w:r w:rsidRPr="002F7E70">
        <w:rPr>
          <w:rFonts w:ascii="Times New Roman" w:hAnsi="Times New Roman" w:cs="Times New Roman"/>
        </w:rPr>
        <w:t>” function in the “mice” package. Missing data patterns will be assessed across age, sex, and study site to evaluate whether missingness is random or systematic. Previous BELIEVE protocol analyses report very low missingness for alcohol, tobacco, BMI, and waist-to-hip ratio (&lt;0.05%).</w:t>
      </w:r>
    </w:p>
    <w:p w14:paraId="7CA63F16"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Directed acyclic graphs will be used to evaluate whether the assumptions required for multiple imputation are appropriate. Predictive mean matching will be applied for continuous variables, logistic regression for binary variables, and multinomial logistic regre</w:t>
      </w:r>
      <w:r w:rsidR="00954517" w:rsidRPr="002F7E70">
        <w:rPr>
          <w:rFonts w:ascii="Times New Roman" w:hAnsi="Times New Roman" w:cs="Times New Roman"/>
        </w:rPr>
        <w:t xml:space="preserve">ssion for categorical variables </w:t>
      </w:r>
      <w:r w:rsidR="00954517" w:rsidRPr="002F7E70">
        <w:rPr>
          <w:rFonts w:ascii="Times New Roman" w:hAnsi="Times New Roman" w:cs="Times New Roman"/>
        </w:rPr>
        <w:fldChar w:fldCharType="begin"/>
      </w:r>
      <w:r w:rsidR="00763969" w:rsidRPr="002F7E70">
        <w:rPr>
          <w:rFonts w:ascii="Times New Roman" w:hAnsi="Times New Roman" w:cs="Times New Roman"/>
        </w:rPr>
        <w:instrText xml:space="preserve"> ADDIN ZOTERO_ITEM CSL_CITATION {"citationID":"LDM21t8u","properties":{"formattedCitation":"(40)","plainCitation":"(40)","noteIndex":0},"citationItems":[{"id":531,"uris":["http://zotero.org/users/19172719/items/FQCJZR2Y"],"itemData":{"id":531,"type":"article-journal","abstract":"When making sampling distribution inferences about the parameter of the data, θ, it is appropriate to ignore the process that causes missing data if the missing data are ‘missing at random’ and the observed data are ‘observed at random’, but these inferences are generally conditional on the observed pattern of missing data. When making direct-likelihood or Bayesian inferences about θ, it is appropriate to ignore the process that causes missing data if the missing data are missing at random and the parameter of the missing data process is ‘distinct’ from θ. These conditions are the weakest general conditions under which ignoring the process that causes missing data always leads to correct inferences.","container-title":"Biometrika","DOI":"10.1093/biomet/63.3.581","ISSN":"0006-3444","issue":"3","journalAbbreviation":"Biometrika","page":"581-592","source":"Silverchair","title":"Inference and missing data","volume":"63","author":[{"family":"RUBIN","given":"DONALD B."}],"issued":{"date-parts":[["1976",12,1]]}}}],"schema":"https://github.com/citation-style-language/schema/raw/master/csl-citation.json"} </w:instrText>
      </w:r>
      <w:r w:rsidR="00954517" w:rsidRPr="002F7E70">
        <w:rPr>
          <w:rFonts w:ascii="Times New Roman" w:hAnsi="Times New Roman" w:cs="Times New Roman"/>
        </w:rPr>
        <w:fldChar w:fldCharType="separate"/>
      </w:r>
      <w:r w:rsidR="00763969" w:rsidRPr="002F7E70">
        <w:rPr>
          <w:rFonts w:ascii="Times New Roman" w:hAnsi="Times New Roman" w:cs="Times New Roman"/>
        </w:rPr>
        <w:t>(40)</w:t>
      </w:r>
      <w:r w:rsidR="00954517" w:rsidRPr="002F7E70">
        <w:rPr>
          <w:rFonts w:ascii="Times New Roman" w:hAnsi="Times New Roman" w:cs="Times New Roman"/>
        </w:rPr>
        <w:fldChar w:fldCharType="end"/>
      </w:r>
      <w:r w:rsidR="003D1AD8" w:rsidRPr="002F7E70">
        <w:rPr>
          <w:rFonts w:ascii="Times New Roman" w:hAnsi="Times New Roman" w:cs="Times New Roman"/>
        </w:rPr>
        <w:t>.</w:t>
      </w:r>
    </w:p>
    <w:p w14:paraId="10CF198B" w14:textId="77777777" w:rsidR="003D1AD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Once analysis is completed, </w:t>
      </w:r>
      <w:commentRangeStart w:id="75"/>
      <w:r w:rsidRPr="002F7E70">
        <w:rPr>
          <w:rFonts w:ascii="Times New Roman" w:hAnsi="Times New Roman" w:cs="Times New Roman"/>
        </w:rPr>
        <w:t>sensitivity analysis will be conducted using complete case analysis (CCA),</w:t>
      </w:r>
      <w:commentRangeEnd w:id="75"/>
      <w:r w:rsidR="00FA1E0E">
        <w:rPr>
          <w:rStyle w:val="CommentReference"/>
        </w:rPr>
        <w:commentReference w:id="75"/>
      </w:r>
      <w:r w:rsidRPr="002F7E70">
        <w:rPr>
          <w:rFonts w:ascii="Times New Roman" w:hAnsi="Times New Roman" w:cs="Times New Roman"/>
        </w:rPr>
        <w:t xml:space="preserve"> where the model is applied to completed data only to see if the effect is similar </w:t>
      </w:r>
      <w:r w:rsidR="00954517" w:rsidRPr="002F7E70">
        <w:rPr>
          <w:rFonts w:ascii="Times New Roman" w:hAnsi="Times New Roman" w:cs="Times New Roman"/>
        </w:rPr>
        <w:fldChar w:fldCharType="begin"/>
      </w:r>
      <w:r w:rsidR="00763969" w:rsidRPr="002F7E70">
        <w:rPr>
          <w:rFonts w:ascii="Times New Roman" w:hAnsi="Times New Roman" w:cs="Times New Roman"/>
        </w:rPr>
        <w:instrText xml:space="preserve"> ADDIN ZOTERO_ITEM CSL_CITATION {"citationID":"VNWSLicd","properties":{"formattedCitation":"(41)","plainCitation":"(41)","noteIndex":0},"citationItems":[{"id":528,"uris":["http://zotero.org/users/19172719/items/UU8EQCPE"],"itemData":{"id":528,"type":"article-journal","abstract":"When estimating causal effects, careful handling of missing data is needed to avoid bias. Complete-case analysis is commonly used in epidemiologic analyses. Previous work has shown that covariate-stratified effect estimates from complete-case analysis are unbiased when missingness is independent of the outcome conditional on the exposure and covariates. Here, we assess the bias of complete-case analysis for adjusted marginal effects when confounding is present under various causal structures of missing data. We show that estimation of the marginal risk difference requires an unbiased estimate of the unconditional joint distribution of confounders and any other covariates required for conditional independence of missingness and outcome. The dependence of missing data on these covariates must be considered to obtain a valid estimate of the covariate distribution. If none of these covariates are effect-measure modifiers on the absolute scale, however, the marginal risk difference will equal the stratified risk differences and the complete-case analysis will be unbiased when the stratified effect estimates are unbiased. Estimation of unbiased marginal effects in complete-case analysis therefore requires close consideration of causal structure and effect-measure modification.","container-title":"American Journal of Epidemiology","DOI":"10.1093/aje/kwaa124","ISSN":"0002-9262","issue":"12","journalAbbreviation":"Am J Epidemiol","note":"PMID: 32601706\nPMCID: PMC7705610","page":"1583-1589","source":"PubMed Central","title":"When Is a Complete-Case Approach to Missing Data Valid? The Importance of Effect-Measure Modification","title-short":"When Is a Complete-Case Approach to Missing Data Valid?","volume":"189","author":[{"family":"Ross","given":"Rachael K"},{"family":"Breskin","given":"Alexander"},{"family":"Westreich","given":"Daniel"}],"issued":{"date-parts":[["2020",6,30]]}}}],"schema":"https://github.com/citation-style-language/schema/raw/master/csl-citation.json"} </w:instrText>
      </w:r>
      <w:r w:rsidR="00954517" w:rsidRPr="002F7E70">
        <w:rPr>
          <w:rFonts w:ascii="Times New Roman" w:hAnsi="Times New Roman" w:cs="Times New Roman"/>
        </w:rPr>
        <w:fldChar w:fldCharType="separate"/>
      </w:r>
      <w:r w:rsidR="00763969" w:rsidRPr="002F7E70">
        <w:rPr>
          <w:rFonts w:ascii="Times New Roman" w:hAnsi="Times New Roman" w:cs="Times New Roman"/>
        </w:rPr>
        <w:t>(41)</w:t>
      </w:r>
      <w:r w:rsidR="00954517" w:rsidRPr="002F7E70">
        <w:rPr>
          <w:rFonts w:ascii="Times New Roman" w:hAnsi="Times New Roman" w:cs="Times New Roman"/>
        </w:rPr>
        <w:fldChar w:fldCharType="end"/>
      </w:r>
      <w:r w:rsidR="003D1AD8" w:rsidRPr="002F7E70">
        <w:rPr>
          <w:rFonts w:ascii="Times New Roman" w:hAnsi="Times New Roman" w:cs="Times New Roman"/>
        </w:rPr>
        <w:t>.</w:t>
      </w:r>
    </w:p>
    <w:p w14:paraId="7413A85C" w14:textId="77777777" w:rsidR="003D1AD8" w:rsidRPr="002F7E70" w:rsidRDefault="003D1AD8" w:rsidP="00B731E8">
      <w:pPr>
        <w:spacing w:line="240" w:lineRule="auto"/>
        <w:jc w:val="both"/>
        <w:rPr>
          <w:rFonts w:ascii="Times New Roman" w:hAnsi="Times New Roman" w:cs="Times New Roman"/>
        </w:rPr>
      </w:pPr>
      <w:r w:rsidRPr="002F7E70">
        <w:rPr>
          <w:rFonts w:ascii="Times New Roman" w:hAnsi="Times New Roman" w:cs="Times New Roman"/>
        </w:rPr>
        <w:t>I expect to develop a clearer strategy after looking at the data and further self-study of using R for this task</w:t>
      </w:r>
    </w:p>
    <w:p w14:paraId="312EBA79" w14:textId="77777777" w:rsidR="00B731E8" w:rsidRPr="002F7E70" w:rsidRDefault="00B731E8" w:rsidP="00B731E8">
      <w:pPr>
        <w:spacing w:line="240" w:lineRule="auto"/>
        <w:jc w:val="both"/>
        <w:rPr>
          <w:rFonts w:ascii="Times New Roman" w:hAnsi="Times New Roman" w:cs="Times New Roman"/>
        </w:rPr>
      </w:pPr>
    </w:p>
    <w:p w14:paraId="68B480E8" w14:textId="77777777" w:rsidR="00B731E8" w:rsidRPr="002F7E70" w:rsidRDefault="00B731E8" w:rsidP="00B731E8">
      <w:pPr>
        <w:spacing w:line="240" w:lineRule="auto"/>
        <w:jc w:val="both"/>
        <w:rPr>
          <w:rFonts w:ascii="Times New Roman" w:hAnsi="Times New Roman" w:cs="Times New Roman"/>
          <w:b/>
        </w:rPr>
      </w:pPr>
      <w:r w:rsidRPr="002F7E70">
        <w:rPr>
          <w:rFonts w:ascii="Times New Roman" w:hAnsi="Times New Roman" w:cs="Times New Roman"/>
          <w:b/>
        </w:rPr>
        <w:t>Bias and limitations</w:t>
      </w:r>
    </w:p>
    <w:p w14:paraId="6FC23306" w14:textId="77777777" w:rsidR="00B731E8"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 xml:space="preserve">Potential biases include misclassification of self-reported disease, residual confounding, and measurement error in BIA estimates due to hydration status. </w:t>
      </w:r>
    </w:p>
    <w:p w14:paraId="082C58DB" w14:textId="77777777" w:rsidR="008A4629" w:rsidRPr="002F7E70" w:rsidRDefault="00B731E8" w:rsidP="00B731E8">
      <w:pPr>
        <w:spacing w:line="240" w:lineRule="auto"/>
        <w:jc w:val="both"/>
        <w:rPr>
          <w:rFonts w:ascii="Times New Roman" w:hAnsi="Times New Roman" w:cs="Times New Roman"/>
        </w:rPr>
      </w:pPr>
      <w:r w:rsidRPr="002F7E70">
        <w:rPr>
          <w:rFonts w:ascii="Times New Roman" w:hAnsi="Times New Roman" w:cs="Times New Roman"/>
        </w:rPr>
        <w:t>Reverse causality in cross-sectional analyses will be acknowledged.</w:t>
      </w:r>
    </w:p>
    <w:p w14:paraId="28597DC9" w14:textId="77777777" w:rsidR="003D1AD8" w:rsidRPr="002F7E70" w:rsidRDefault="003D1AD8" w:rsidP="00B731E8">
      <w:pPr>
        <w:spacing w:line="240" w:lineRule="auto"/>
        <w:jc w:val="both"/>
        <w:rPr>
          <w:rFonts w:ascii="Times New Roman" w:hAnsi="Times New Roman" w:cs="Times New Roman"/>
          <w:b/>
        </w:rPr>
      </w:pPr>
      <w:r w:rsidRPr="002F7E70">
        <w:rPr>
          <w:rFonts w:ascii="Times New Roman" w:hAnsi="Times New Roman" w:cs="Times New Roman"/>
          <w:b/>
        </w:rPr>
        <w:t>Discussion</w:t>
      </w:r>
    </w:p>
    <w:p w14:paraId="0C3B52A7" w14:textId="77777777" w:rsidR="00691866" w:rsidRPr="002F7E70" w:rsidRDefault="00B977FB" w:rsidP="00B977FB">
      <w:pPr>
        <w:spacing w:line="240" w:lineRule="auto"/>
        <w:jc w:val="both"/>
        <w:rPr>
          <w:rFonts w:ascii="Times New Roman" w:hAnsi="Times New Roman" w:cs="Times New Roman"/>
        </w:rPr>
      </w:pPr>
      <w:r w:rsidRPr="002F7E70">
        <w:rPr>
          <w:rFonts w:ascii="Times New Roman" w:hAnsi="Times New Roman" w:cs="Times New Roman"/>
        </w:rPr>
        <w:lastRenderedPageBreak/>
        <w:t>This study aims to investigate body composition patterns and their cardiometabolic correlates across diverse urban, slum, and rural populations in Bangladesh using the BELIEVE cohort.</w:t>
      </w:r>
      <w:r w:rsidR="004851EF" w:rsidRPr="002F7E70">
        <w:rPr>
          <w:rFonts w:ascii="Times New Roman" w:hAnsi="Times New Roman" w:cs="Times New Roman"/>
        </w:rPr>
        <w:t xml:space="preserve"> The strengths of the study include: 1) a </w:t>
      </w:r>
      <w:r w:rsidRPr="002F7E70">
        <w:rPr>
          <w:rFonts w:ascii="Times New Roman" w:hAnsi="Times New Roman" w:cs="Times New Roman"/>
        </w:rPr>
        <w:t xml:space="preserve">large </w:t>
      </w:r>
      <w:r w:rsidR="004851EF" w:rsidRPr="002F7E70">
        <w:rPr>
          <w:rFonts w:ascii="Times New Roman" w:hAnsi="Times New Roman" w:cs="Times New Roman"/>
        </w:rPr>
        <w:t>prospective population-based sample with a range of socioeconomic, psychosocial, behavioural, and biological variables</w:t>
      </w:r>
      <w:r w:rsidRPr="002F7E70">
        <w:rPr>
          <w:rFonts w:ascii="Times New Roman" w:hAnsi="Times New Roman" w:cs="Times New Roman"/>
        </w:rPr>
        <w:t xml:space="preserve"> </w:t>
      </w:r>
      <w:r w:rsidR="004851EF" w:rsidRPr="002F7E70">
        <w:rPr>
          <w:rFonts w:ascii="Times New Roman" w:hAnsi="Times New Roman" w:cs="Times New Roman"/>
        </w:rPr>
        <w:t>to be examined and alongside</w:t>
      </w:r>
      <w:r w:rsidRPr="002F7E70">
        <w:rPr>
          <w:rFonts w:ascii="Times New Roman" w:hAnsi="Times New Roman" w:cs="Times New Roman"/>
        </w:rPr>
        <w:t xml:space="preserve"> standardized anthropometric and bioelectrical impedance measurements in a South Asian LMIC setting wher</w:t>
      </w:r>
      <w:r w:rsidR="0026199A" w:rsidRPr="002F7E70">
        <w:rPr>
          <w:rFonts w:ascii="Times New Roman" w:hAnsi="Times New Roman" w:cs="Times New Roman"/>
        </w:rPr>
        <w:t xml:space="preserve">e such data are scarce, 2) The </w:t>
      </w:r>
      <w:r w:rsidRPr="002F7E70">
        <w:rPr>
          <w:rFonts w:ascii="Times New Roman" w:hAnsi="Times New Roman" w:cs="Times New Roman"/>
        </w:rPr>
        <w:t>cohort enables detailed characterization of body composition beyond BMI and allows examination of multimorbidity, and early disease onset across demog</w:t>
      </w:r>
      <w:r w:rsidR="0026199A" w:rsidRPr="002F7E70">
        <w:rPr>
          <w:rFonts w:ascii="Times New Roman" w:hAnsi="Times New Roman" w:cs="Times New Roman"/>
        </w:rPr>
        <w:t xml:space="preserve">raphic strata, 3) Self-reported CMDs can be validated through </w:t>
      </w:r>
      <w:r w:rsidRPr="002F7E70">
        <w:rPr>
          <w:rFonts w:ascii="Times New Roman" w:hAnsi="Times New Roman" w:cs="Times New Roman"/>
        </w:rPr>
        <w:t>medical</w:t>
      </w:r>
      <w:r w:rsidR="0026199A" w:rsidRPr="002F7E70">
        <w:rPr>
          <w:rFonts w:ascii="Times New Roman" w:hAnsi="Times New Roman" w:cs="Times New Roman"/>
        </w:rPr>
        <w:t xml:space="preserve"> records and biological markers</w:t>
      </w:r>
      <w:r w:rsidRPr="002F7E70">
        <w:rPr>
          <w:rFonts w:ascii="Times New Roman" w:hAnsi="Times New Roman" w:cs="Times New Roman"/>
        </w:rPr>
        <w:t xml:space="preserve">. </w:t>
      </w:r>
      <w:r w:rsidR="0026199A" w:rsidRPr="002F7E70">
        <w:rPr>
          <w:rFonts w:ascii="Times New Roman" w:hAnsi="Times New Roman" w:cs="Times New Roman"/>
        </w:rPr>
        <w:t>4) The prospective design</w:t>
      </w:r>
      <w:r w:rsidRPr="002F7E70">
        <w:rPr>
          <w:rFonts w:ascii="Times New Roman" w:hAnsi="Times New Roman" w:cs="Times New Roman"/>
        </w:rPr>
        <w:t xml:space="preserve"> allows analyses of incident</w:t>
      </w:r>
      <w:r w:rsidR="0026199A" w:rsidRPr="002F7E70">
        <w:rPr>
          <w:rFonts w:ascii="Times New Roman" w:hAnsi="Times New Roman" w:cs="Times New Roman"/>
        </w:rPr>
        <w:t xml:space="preserve"> type 2 diabetes allowing </w:t>
      </w:r>
      <w:r w:rsidR="00691866" w:rsidRPr="002F7E70">
        <w:rPr>
          <w:rFonts w:ascii="Times New Roman" w:hAnsi="Times New Roman" w:cs="Times New Roman"/>
        </w:rPr>
        <w:t>temporal interpretation.</w:t>
      </w:r>
    </w:p>
    <w:p w14:paraId="5ADE80D8" w14:textId="77777777" w:rsidR="00691866" w:rsidRPr="002F7E70" w:rsidRDefault="0026199A" w:rsidP="00B977FB">
      <w:pPr>
        <w:spacing w:line="240" w:lineRule="auto"/>
        <w:jc w:val="both"/>
        <w:rPr>
          <w:rFonts w:ascii="Times New Roman" w:hAnsi="Times New Roman" w:cs="Times New Roman"/>
        </w:rPr>
      </w:pPr>
      <w:r w:rsidRPr="002F7E70">
        <w:rPr>
          <w:rFonts w:ascii="Times New Roman" w:hAnsi="Times New Roman" w:cs="Times New Roman"/>
        </w:rPr>
        <w:t>However, there are limitations to consider</w:t>
      </w:r>
      <w:r w:rsidR="00B977FB" w:rsidRPr="002F7E70">
        <w:rPr>
          <w:rFonts w:ascii="Times New Roman" w:hAnsi="Times New Roman" w:cs="Times New Roman"/>
        </w:rPr>
        <w:t xml:space="preserve">. </w:t>
      </w:r>
      <w:r w:rsidRPr="002F7E70">
        <w:rPr>
          <w:rFonts w:ascii="Times New Roman" w:hAnsi="Times New Roman" w:cs="Times New Roman"/>
        </w:rPr>
        <w:t xml:space="preserve">1) </w:t>
      </w:r>
      <w:r w:rsidR="00B977FB" w:rsidRPr="002F7E70">
        <w:rPr>
          <w:rFonts w:ascii="Times New Roman" w:hAnsi="Times New Roman" w:cs="Times New Roman"/>
        </w:rPr>
        <w:t>Bioelectrical impedance estimates are sensitive to hydration status, recent</w:t>
      </w:r>
      <w:r w:rsidRPr="002F7E70">
        <w:rPr>
          <w:rFonts w:ascii="Times New Roman" w:hAnsi="Times New Roman" w:cs="Times New Roman"/>
        </w:rPr>
        <w:t xml:space="preserve"> food</w:t>
      </w:r>
      <w:r w:rsidR="00B977FB" w:rsidRPr="002F7E70">
        <w:rPr>
          <w:rFonts w:ascii="Times New Roman" w:hAnsi="Times New Roman" w:cs="Times New Roman"/>
        </w:rPr>
        <w:t xml:space="preserve"> in</w:t>
      </w:r>
      <w:r w:rsidRPr="002F7E70">
        <w:rPr>
          <w:rFonts w:ascii="Times New Roman" w:hAnsi="Times New Roman" w:cs="Times New Roman"/>
        </w:rPr>
        <w:t>take, and physical activity. 2)</w:t>
      </w:r>
      <w:r w:rsidR="00B977FB" w:rsidRPr="002F7E70">
        <w:rPr>
          <w:rFonts w:ascii="Times New Roman" w:hAnsi="Times New Roman" w:cs="Times New Roman"/>
        </w:rPr>
        <w:t xml:space="preserve"> </w:t>
      </w:r>
      <w:r w:rsidRPr="002F7E70">
        <w:rPr>
          <w:rFonts w:ascii="Times New Roman" w:hAnsi="Times New Roman" w:cs="Times New Roman"/>
        </w:rPr>
        <w:t>Prediction</w:t>
      </w:r>
      <w:r w:rsidR="00B977FB" w:rsidRPr="002F7E70">
        <w:rPr>
          <w:rFonts w:ascii="Times New Roman" w:hAnsi="Times New Roman" w:cs="Times New Roman"/>
        </w:rPr>
        <w:t xml:space="preserve"> equations</w:t>
      </w:r>
      <w:r w:rsidRPr="002F7E70">
        <w:rPr>
          <w:rFonts w:ascii="Times New Roman" w:hAnsi="Times New Roman" w:cs="Times New Roman"/>
        </w:rPr>
        <w:t xml:space="preserve"> for body composition</w:t>
      </w:r>
      <w:r w:rsidR="00B977FB" w:rsidRPr="002F7E70">
        <w:rPr>
          <w:rFonts w:ascii="Times New Roman" w:hAnsi="Times New Roman" w:cs="Times New Roman"/>
        </w:rPr>
        <w:t xml:space="preserve"> may require further validation in South Asian populations. </w:t>
      </w:r>
      <w:r w:rsidRPr="002F7E70">
        <w:rPr>
          <w:rFonts w:ascii="Times New Roman" w:hAnsi="Times New Roman" w:cs="Times New Roman"/>
        </w:rPr>
        <w:t xml:space="preserve">3) </w:t>
      </w:r>
      <w:r w:rsidR="00B977FB" w:rsidRPr="002F7E70">
        <w:rPr>
          <w:rFonts w:ascii="Times New Roman" w:hAnsi="Times New Roman" w:cs="Times New Roman"/>
        </w:rPr>
        <w:t xml:space="preserve">Some outcomes are still undergoing validation, limiting the scope of longitudinal analyses. </w:t>
      </w:r>
      <w:r w:rsidRPr="002F7E70">
        <w:rPr>
          <w:rFonts w:ascii="Times New Roman" w:hAnsi="Times New Roman" w:cs="Times New Roman"/>
        </w:rPr>
        <w:t xml:space="preserve">4) </w:t>
      </w:r>
      <w:r w:rsidR="00B977FB" w:rsidRPr="002F7E70">
        <w:rPr>
          <w:rFonts w:ascii="Times New Roman" w:hAnsi="Times New Roman" w:cs="Times New Roman"/>
        </w:rPr>
        <w:t xml:space="preserve">Misclassification may occur due to undiagnosed diabetes or episodic blood pressure elevation, and </w:t>
      </w:r>
      <w:r w:rsidR="00691866" w:rsidRPr="002F7E70">
        <w:rPr>
          <w:rFonts w:ascii="Times New Roman" w:hAnsi="Times New Roman" w:cs="Times New Roman"/>
        </w:rPr>
        <w:t>5) the cohort involved voluntary participation of invited households hence is not nationally representative, however,</w:t>
      </w:r>
      <w:r w:rsidR="00B977FB" w:rsidRPr="002F7E70">
        <w:rPr>
          <w:rFonts w:ascii="Times New Roman" w:hAnsi="Times New Roman" w:cs="Times New Roman"/>
        </w:rPr>
        <w:t xml:space="preserve"> its internal heterogeneity supports generalisability to similar settings. </w:t>
      </w:r>
      <w:r w:rsidR="00691866" w:rsidRPr="002F7E70">
        <w:rPr>
          <w:rFonts w:ascii="Times New Roman" w:hAnsi="Times New Roman" w:cs="Times New Roman"/>
        </w:rPr>
        <w:t xml:space="preserve">6) </w:t>
      </w:r>
      <w:r w:rsidR="00B977FB" w:rsidRPr="002F7E70">
        <w:rPr>
          <w:rFonts w:ascii="Times New Roman" w:hAnsi="Times New Roman" w:cs="Times New Roman"/>
        </w:rPr>
        <w:t>Reverse causality limits causal inference fo</w:t>
      </w:r>
      <w:r w:rsidR="00691866" w:rsidRPr="002F7E70">
        <w:rPr>
          <w:rFonts w:ascii="Times New Roman" w:hAnsi="Times New Roman" w:cs="Times New Roman"/>
        </w:rPr>
        <w:t>r cross-sectional associations.</w:t>
      </w:r>
    </w:p>
    <w:p w14:paraId="2501D6CE" w14:textId="77777777" w:rsidR="00B977FB" w:rsidRPr="002F7E70" w:rsidRDefault="00B977FB" w:rsidP="00B977FB">
      <w:pPr>
        <w:spacing w:line="240" w:lineRule="auto"/>
        <w:jc w:val="both"/>
        <w:rPr>
          <w:rFonts w:ascii="Times New Roman" w:hAnsi="Times New Roman" w:cs="Times New Roman"/>
        </w:rPr>
      </w:pPr>
      <w:r w:rsidRPr="002F7E70">
        <w:rPr>
          <w:rFonts w:ascii="Times New Roman" w:hAnsi="Times New Roman" w:cs="Times New Roman"/>
        </w:rPr>
        <w:t xml:space="preserve">Overall, the value of this study lies in its novel contribution to understanding </w:t>
      </w:r>
      <w:r w:rsidR="00691866" w:rsidRPr="002F7E70">
        <w:rPr>
          <w:rFonts w:ascii="Times New Roman" w:hAnsi="Times New Roman" w:cs="Times New Roman"/>
        </w:rPr>
        <w:t xml:space="preserve">multidimensional determinants to </w:t>
      </w:r>
      <w:r w:rsidRPr="002F7E70">
        <w:rPr>
          <w:rFonts w:ascii="Times New Roman" w:hAnsi="Times New Roman" w:cs="Times New Roman"/>
        </w:rPr>
        <w:t xml:space="preserve">cardiometabolic risk in an understudied South Asian LMIC population, informing more accurate risk stratification and context-specific </w:t>
      </w:r>
      <w:r w:rsidR="00691866" w:rsidRPr="002F7E70">
        <w:rPr>
          <w:rFonts w:ascii="Times New Roman" w:hAnsi="Times New Roman" w:cs="Times New Roman"/>
        </w:rPr>
        <w:t>prevention strategies</w:t>
      </w:r>
      <w:r w:rsidRPr="002F7E70">
        <w:rPr>
          <w:rFonts w:ascii="Times New Roman" w:hAnsi="Times New Roman" w:cs="Times New Roman"/>
        </w:rPr>
        <w:t>.</w:t>
      </w:r>
    </w:p>
    <w:p w14:paraId="529A6BBC" w14:textId="77777777" w:rsidR="00691866" w:rsidRPr="002F7E70" w:rsidRDefault="00691866" w:rsidP="00691866">
      <w:pPr>
        <w:spacing w:line="240" w:lineRule="auto"/>
        <w:jc w:val="both"/>
        <w:rPr>
          <w:rFonts w:ascii="Times New Roman" w:hAnsi="Times New Roman" w:cs="Times New Roman"/>
          <w:iCs/>
          <w:lang w:val="en-GB"/>
        </w:rPr>
      </w:pPr>
      <w:r w:rsidRPr="002F7E70">
        <w:rPr>
          <w:rFonts w:ascii="Times New Roman" w:hAnsi="Times New Roman" w:cs="Times New Roman"/>
          <w:iCs/>
          <w:lang w:val="en-GB"/>
        </w:rPr>
        <w:t>Risk assessment and contingency plans</w:t>
      </w:r>
    </w:p>
    <w:p w14:paraId="0923EF68" w14:textId="77777777" w:rsidR="00691866" w:rsidRPr="002F7E70" w:rsidRDefault="00691866" w:rsidP="00691866">
      <w:pPr>
        <w:spacing w:line="240" w:lineRule="auto"/>
        <w:jc w:val="both"/>
        <w:rPr>
          <w:rFonts w:ascii="Times New Roman" w:hAnsi="Times New Roman" w:cs="Times New Roman"/>
          <w:lang w:val="en-GB"/>
        </w:rPr>
      </w:pPr>
      <w:r w:rsidRPr="002F7E70">
        <w:rPr>
          <w:rFonts w:ascii="Times New Roman" w:hAnsi="Times New Roman" w:cs="Times New Roman"/>
          <w:lang w:val="en-GB"/>
        </w:rPr>
        <w:t>Potential risks during the development of the study have been identified, and contingency plans have been made (</w:t>
      </w:r>
      <w:r w:rsidRPr="002F7E70">
        <w:rPr>
          <w:rFonts w:ascii="Times New Roman" w:hAnsi="Times New Roman" w:cs="Times New Roman"/>
          <w:b/>
          <w:bCs/>
          <w:lang w:val="en-GB"/>
        </w:rPr>
        <w:t>Table 1</w:t>
      </w:r>
      <w:r w:rsidRPr="002F7E70">
        <w:rPr>
          <w:rFonts w:ascii="Times New Roman" w:hAnsi="Times New Roman" w:cs="Times New Roman"/>
          <w:lang w:val="en-GB"/>
        </w:rPr>
        <w:t xml:space="preserve">). </w:t>
      </w:r>
    </w:p>
    <w:p w14:paraId="42A40FAB" w14:textId="77777777" w:rsidR="00691866" w:rsidRPr="002F7E70" w:rsidRDefault="00691866" w:rsidP="00691866">
      <w:pPr>
        <w:spacing w:line="240" w:lineRule="auto"/>
        <w:jc w:val="both"/>
        <w:rPr>
          <w:rFonts w:ascii="Times New Roman" w:hAnsi="Times New Roman" w:cs="Times New Roman"/>
          <w:b/>
          <w:bCs/>
          <w:lang w:val="en-GB"/>
        </w:rPr>
      </w:pPr>
    </w:p>
    <w:p w14:paraId="2AF9F760" w14:textId="77777777" w:rsidR="00691866" w:rsidRPr="002F7E70" w:rsidRDefault="0078587E" w:rsidP="00691866">
      <w:pPr>
        <w:spacing w:line="240" w:lineRule="auto"/>
        <w:jc w:val="both"/>
        <w:rPr>
          <w:rFonts w:ascii="Times New Roman" w:hAnsi="Times New Roman" w:cs="Times New Roman"/>
          <w:b/>
          <w:bCs/>
          <w:lang w:val="en-GB"/>
        </w:rPr>
      </w:pPr>
      <w:r w:rsidRPr="002F7E70">
        <w:rPr>
          <w:rFonts w:ascii="Times New Roman" w:hAnsi="Times New Roman" w:cs="Times New Roman"/>
          <w:b/>
          <w:bCs/>
          <w:lang w:val="en-GB"/>
        </w:rPr>
        <w:t>Table 1</w:t>
      </w:r>
      <w:r w:rsidR="00691866" w:rsidRPr="002F7E70">
        <w:rPr>
          <w:rFonts w:ascii="Times New Roman" w:hAnsi="Times New Roman" w:cs="Times New Roman"/>
          <w:b/>
          <w:bCs/>
          <w:lang w:val="en-GB"/>
        </w:rPr>
        <w:t>. Risk and contingency plans</w:t>
      </w:r>
    </w:p>
    <w:tbl>
      <w:tblPr>
        <w:tblStyle w:val="TableGrid"/>
        <w:tblW w:w="0" w:type="auto"/>
        <w:tblLayout w:type="fixed"/>
        <w:tblLook w:val="04A0" w:firstRow="1" w:lastRow="0" w:firstColumn="1" w:lastColumn="0" w:noHBand="0" w:noVBand="1"/>
      </w:tblPr>
      <w:tblGrid>
        <w:gridCol w:w="1838"/>
        <w:gridCol w:w="1346"/>
        <w:gridCol w:w="1347"/>
        <w:gridCol w:w="4485"/>
      </w:tblGrid>
      <w:tr w:rsidR="00691866" w:rsidRPr="002F7E70" w14:paraId="057B50BF" w14:textId="77777777" w:rsidTr="00632E31">
        <w:tc>
          <w:tcPr>
            <w:tcW w:w="1838" w:type="dxa"/>
          </w:tcPr>
          <w:p w14:paraId="5293F910" w14:textId="77777777" w:rsidR="00691866" w:rsidRPr="002F7E70" w:rsidRDefault="00691866" w:rsidP="00691866">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Risk</w:t>
            </w:r>
          </w:p>
        </w:tc>
        <w:tc>
          <w:tcPr>
            <w:tcW w:w="1346" w:type="dxa"/>
          </w:tcPr>
          <w:p w14:paraId="11C6B6D4" w14:textId="77777777" w:rsidR="00691866" w:rsidRPr="002F7E70" w:rsidRDefault="00691866" w:rsidP="00691866">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Likelihood</w:t>
            </w:r>
          </w:p>
        </w:tc>
        <w:tc>
          <w:tcPr>
            <w:tcW w:w="1347" w:type="dxa"/>
          </w:tcPr>
          <w:p w14:paraId="0F609898" w14:textId="77777777" w:rsidR="00691866" w:rsidRPr="002F7E70" w:rsidRDefault="00691866" w:rsidP="00691866">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Severity</w:t>
            </w:r>
          </w:p>
        </w:tc>
        <w:tc>
          <w:tcPr>
            <w:tcW w:w="4485" w:type="dxa"/>
          </w:tcPr>
          <w:p w14:paraId="07CAADD4" w14:textId="77777777" w:rsidR="00691866" w:rsidRPr="002F7E70" w:rsidRDefault="00691866" w:rsidP="00691866">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Contingency plan</w:t>
            </w:r>
          </w:p>
        </w:tc>
      </w:tr>
      <w:tr w:rsidR="00691866" w:rsidRPr="002F7E70" w14:paraId="0E045198" w14:textId="77777777" w:rsidTr="00632E31">
        <w:tc>
          <w:tcPr>
            <w:tcW w:w="1838" w:type="dxa"/>
          </w:tcPr>
          <w:p w14:paraId="66D561BD" w14:textId="77777777" w:rsidR="00691866" w:rsidRPr="002F7E70" w:rsidRDefault="0078587E" w:rsidP="00691866">
            <w:pPr>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 xml:space="preserve">Accessing </w:t>
            </w:r>
            <w:r w:rsidR="00691866" w:rsidRPr="002F7E70">
              <w:rPr>
                <w:rFonts w:ascii="Times New Roman" w:hAnsi="Times New Roman" w:cs="Times New Roman"/>
                <w:sz w:val="22"/>
                <w:szCs w:val="22"/>
                <w:lang w:val="en-GB"/>
              </w:rPr>
              <w:t>the Dataset due to the ongoing nature of the cohort</w:t>
            </w:r>
          </w:p>
        </w:tc>
        <w:tc>
          <w:tcPr>
            <w:tcW w:w="1346" w:type="dxa"/>
          </w:tcPr>
          <w:p w14:paraId="23136BE6" w14:textId="77777777" w:rsidR="00691866" w:rsidRPr="002F7E70" w:rsidRDefault="00691866" w:rsidP="00691866">
            <w:pPr>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High</w:t>
            </w:r>
          </w:p>
        </w:tc>
        <w:tc>
          <w:tcPr>
            <w:tcW w:w="1347" w:type="dxa"/>
          </w:tcPr>
          <w:p w14:paraId="3B1F2109" w14:textId="77777777" w:rsidR="00691866" w:rsidRPr="002F7E70" w:rsidRDefault="00691866" w:rsidP="00691866">
            <w:pPr>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Medium</w:t>
            </w:r>
          </w:p>
        </w:tc>
        <w:tc>
          <w:tcPr>
            <w:tcW w:w="4485" w:type="dxa"/>
          </w:tcPr>
          <w:p w14:paraId="34431EE0" w14:textId="77777777" w:rsidR="00691866" w:rsidRPr="002F7E70" w:rsidRDefault="0078587E" w:rsidP="0078587E">
            <w:pPr>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 xml:space="preserve">I have worked with my supervisor to fill in the data request sheet </w:t>
            </w:r>
            <w:proofErr w:type="gramStart"/>
            <w:r w:rsidRPr="002F7E70">
              <w:rPr>
                <w:rFonts w:ascii="Times New Roman" w:hAnsi="Times New Roman" w:cs="Times New Roman"/>
                <w:sz w:val="22"/>
                <w:szCs w:val="22"/>
                <w:lang w:val="en-GB"/>
              </w:rPr>
              <w:t>however,</w:t>
            </w:r>
            <w:proofErr w:type="gramEnd"/>
            <w:r w:rsidRPr="002F7E70">
              <w:rPr>
                <w:rFonts w:ascii="Times New Roman" w:hAnsi="Times New Roman" w:cs="Times New Roman"/>
                <w:sz w:val="22"/>
                <w:szCs w:val="22"/>
                <w:lang w:val="en-GB"/>
              </w:rPr>
              <w:t xml:space="preserve"> I acknowledge that this is going to be updated because validation is ongoing and may influence my variables</w:t>
            </w:r>
          </w:p>
        </w:tc>
      </w:tr>
      <w:tr w:rsidR="00691866" w:rsidRPr="002F7E70" w14:paraId="1760D775" w14:textId="77777777" w:rsidTr="00632E31">
        <w:trPr>
          <w:trHeight w:val="2419"/>
        </w:trPr>
        <w:tc>
          <w:tcPr>
            <w:tcW w:w="1838" w:type="dxa"/>
          </w:tcPr>
          <w:p w14:paraId="56BADC01" w14:textId="77777777" w:rsidR="00691866" w:rsidRPr="002F7E70" w:rsidRDefault="00691866" w:rsidP="00691866">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Insufficient knowledge to conduct appropriate statistical tests and data analysis</w:t>
            </w:r>
          </w:p>
        </w:tc>
        <w:tc>
          <w:tcPr>
            <w:tcW w:w="1346" w:type="dxa"/>
          </w:tcPr>
          <w:p w14:paraId="5996FD82" w14:textId="77777777" w:rsidR="00691866" w:rsidRPr="002F7E70" w:rsidRDefault="00691866" w:rsidP="00691866">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Low</w:t>
            </w:r>
          </w:p>
        </w:tc>
        <w:tc>
          <w:tcPr>
            <w:tcW w:w="1347" w:type="dxa"/>
          </w:tcPr>
          <w:p w14:paraId="10885AB1" w14:textId="77777777" w:rsidR="00691866" w:rsidRPr="002F7E70" w:rsidRDefault="00691866" w:rsidP="00691866">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Medium</w:t>
            </w:r>
          </w:p>
        </w:tc>
        <w:tc>
          <w:tcPr>
            <w:tcW w:w="4485" w:type="dxa"/>
          </w:tcPr>
          <w:p w14:paraId="5A0BF272" w14:textId="77777777" w:rsidR="00691866" w:rsidRPr="002F7E70" w:rsidRDefault="00691866"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 xml:space="preserve">Most of my intended statistical analysis techniques will be covered in the Advanced </w:t>
            </w:r>
            <w:r w:rsidR="0078587E" w:rsidRPr="002F7E70">
              <w:rPr>
                <w:rFonts w:ascii="Times New Roman" w:hAnsi="Times New Roman" w:cs="Times New Roman"/>
                <w:sz w:val="22"/>
                <w:szCs w:val="22"/>
                <w:lang w:val="en-GB"/>
              </w:rPr>
              <w:t>Biostatistics</w:t>
            </w:r>
            <w:r w:rsidRPr="002F7E70">
              <w:rPr>
                <w:rFonts w:ascii="Times New Roman" w:hAnsi="Times New Roman" w:cs="Times New Roman"/>
                <w:sz w:val="22"/>
                <w:szCs w:val="22"/>
                <w:lang w:val="en-GB"/>
              </w:rPr>
              <w:t xml:space="preserve"> for Epidemiology module later in the term. I will also be frequently checking with my supervisor</w:t>
            </w:r>
            <w:r w:rsidR="0078587E" w:rsidRPr="002F7E70">
              <w:rPr>
                <w:rFonts w:ascii="Times New Roman" w:hAnsi="Times New Roman" w:cs="Times New Roman"/>
                <w:sz w:val="22"/>
                <w:szCs w:val="22"/>
                <w:lang w:val="en-GB"/>
              </w:rPr>
              <w:t>,</w:t>
            </w:r>
            <w:r w:rsidRPr="002F7E70">
              <w:rPr>
                <w:rFonts w:ascii="Times New Roman" w:hAnsi="Times New Roman" w:cs="Times New Roman"/>
                <w:sz w:val="22"/>
                <w:szCs w:val="22"/>
                <w:lang w:val="en-GB"/>
              </w:rPr>
              <w:t xml:space="preserve"> who is a statistician on my statistical methods. </w:t>
            </w:r>
          </w:p>
        </w:tc>
      </w:tr>
      <w:tr w:rsidR="0078587E" w:rsidRPr="002F7E70" w14:paraId="48EC5C2A" w14:textId="77777777" w:rsidTr="00632E31">
        <w:trPr>
          <w:trHeight w:val="2419"/>
        </w:trPr>
        <w:tc>
          <w:tcPr>
            <w:tcW w:w="1838" w:type="dxa"/>
          </w:tcPr>
          <w:p w14:paraId="79366763"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lastRenderedPageBreak/>
              <w:t>Coding or software competency</w:t>
            </w:r>
          </w:p>
        </w:tc>
        <w:tc>
          <w:tcPr>
            <w:tcW w:w="1346" w:type="dxa"/>
          </w:tcPr>
          <w:p w14:paraId="37293089"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Low</w:t>
            </w:r>
          </w:p>
        </w:tc>
        <w:tc>
          <w:tcPr>
            <w:tcW w:w="1347" w:type="dxa"/>
          </w:tcPr>
          <w:p w14:paraId="4237BD14"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High</w:t>
            </w:r>
          </w:p>
        </w:tc>
        <w:tc>
          <w:tcPr>
            <w:tcW w:w="4485" w:type="dxa"/>
          </w:tcPr>
          <w:p w14:paraId="6F5D82C7"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I am self-studying on how to handle, clean large datasets with R.</w:t>
            </w:r>
          </w:p>
          <w:p w14:paraId="716EF650"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I have created a Git repository for my dissertation project and will ensure that code and other essential documents will always be backed.</w:t>
            </w:r>
          </w:p>
        </w:tc>
      </w:tr>
      <w:tr w:rsidR="0078587E" w:rsidRPr="002F7E70" w14:paraId="2AD65D35" w14:textId="77777777" w:rsidTr="00632E31">
        <w:trPr>
          <w:trHeight w:val="2419"/>
        </w:trPr>
        <w:tc>
          <w:tcPr>
            <w:tcW w:w="1838" w:type="dxa"/>
          </w:tcPr>
          <w:p w14:paraId="2E988FE6"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Data may not be sufficient to conduct the intended incident analysis</w:t>
            </w:r>
          </w:p>
        </w:tc>
        <w:tc>
          <w:tcPr>
            <w:tcW w:w="1346" w:type="dxa"/>
          </w:tcPr>
          <w:p w14:paraId="2DD53FD3"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Low-medium</w:t>
            </w:r>
          </w:p>
        </w:tc>
        <w:tc>
          <w:tcPr>
            <w:tcW w:w="1347" w:type="dxa"/>
          </w:tcPr>
          <w:p w14:paraId="68FE5040"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High</w:t>
            </w:r>
          </w:p>
        </w:tc>
        <w:tc>
          <w:tcPr>
            <w:tcW w:w="4485" w:type="dxa"/>
          </w:tcPr>
          <w:p w14:paraId="7F5995D7"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I have scheduled regular meetings with my supervisor to discuss data feasibility and adjustment of my research question</w:t>
            </w:r>
          </w:p>
        </w:tc>
      </w:tr>
      <w:tr w:rsidR="0078587E" w:rsidRPr="002F7E70" w14:paraId="4A07E96D" w14:textId="77777777" w:rsidTr="00632E31">
        <w:tc>
          <w:tcPr>
            <w:tcW w:w="1838" w:type="dxa"/>
          </w:tcPr>
          <w:p w14:paraId="7CC276B8"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Personal emergencies or illness</w:t>
            </w:r>
          </w:p>
        </w:tc>
        <w:tc>
          <w:tcPr>
            <w:tcW w:w="1346" w:type="dxa"/>
          </w:tcPr>
          <w:p w14:paraId="4B516116"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Low</w:t>
            </w:r>
          </w:p>
        </w:tc>
        <w:tc>
          <w:tcPr>
            <w:tcW w:w="1347" w:type="dxa"/>
          </w:tcPr>
          <w:p w14:paraId="0C0666BB"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Low</w:t>
            </w:r>
          </w:p>
        </w:tc>
        <w:tc>
          <w:tcPr>
            <w:tcW w:w="4485" w:type="dxa"/>
          </w:tcPr>
          <w:p w14:paraId="6C9FD053" w14:textId="77777777" w:rsidR="0078587E" w:rsidRPr="002F7E70" w:rsidRDefault="0078587E" w:rsidP="0078587E">
            <w:pPr>
              <w:spacing w:after="160"/>
              <w:jc w:val="both"/>
              <w:rPr>
                <w:rFonts w:ascii="Times New Roman" w:hAnsi="Times New Roman" w:cs="Times New Roman"/>
                <w:sz w:val="22"/>
                <w:szCs w:val="22"/>
                <w:lang w:val="en-GB"/>
              </w:rPr>
            </w:pPr>
            <w:r w:rsidRPr="002F7E70">
              <w:rPr>
                <w:rFonts w:ascii="Times New Roman" w:hAnsi="Times New Roman" w:cs="Times New Roman"/>
                <w:sz w:val="22"/>
                <w:szCs w:val="22"/>
                <w:lang w:val="en-GB"/>
              </w:rPr>
              <w:t>I am accounted for additional time for my dissertation as reflected in my Gantt chart</w:t>
            </w:r>
          </w:p>
        </w:tc>
      </w:tr>
    </w:tbl>
    <w:p w14:paraId="2C92DC61" w14:textId="77777777" w:rsidR="00691866" w:rsidRPr="002F7E70" w:rsidRDefault="00691866" w:rsidP="00B977FB">
      <w:pPr>
        <w:spacing w:line="240" w:lineRule="auto"/>
        <w:jc w:val="both"/>
        <w:rPr>
          <w:rFonts w:ascii="Times New Roman" w:hAnsi="Times New Roman" w:cs="Times New Roman"/>
          <w:b/>
          <w:bCs/>
          <w:lang w:val="en-GB"/>
        </w:rPr>
      </w:pPr>
    </w:p>
    <w:p w14:paraId="191D50A7" w14:textId="77777777" w:rsidR="004F08BF" w:rsidRPr="002F7E70" w:rsidRDefault="004F08BF" w:rsidP="00B977FB">
      <w:pPr>
        <w:spacing w:line="240" w:lineRule="auto"/>
        <w:jc w:val="both"/>
        <w:rPr>
          <w:rFonts w:ascii="Times New Roman" w:hAnsi="Times New Roman" w:cs="Times New Roman"/>
          <w:b/>
          <w:bCs/>
          <w:lang w:val="en-GB"/>
        </w:rPr>
      </w:pPr>
    </w:p>
    <w:p w14:paraId="14ABE139" w14:textId="77777777" w:rsidR="004F08BF" w:rsidRPr="002F7E70" w:rsidRDefault="004F08BF" w:rsidP="00B977FB">
      <w:pPr>
        <w:spacing w:line="240" w:lineRule="auto"/>
        <w:jc w:val="both"/>
        <w:rPr>
          <w:rFonts w:ascii="Times New Roman" w:hAnsi="Times New Roman" w:cs="Times New Roman"/>
          <w:b/>
          <w:bCs/>
          <w:lang w:val="en-GB"/>
        </w:rPr>
      </w:pPr>
    </w:p>
    <w:p w14:paraId="20EC1748" w14:textId="77777777" w:rsidR="004F08BF" w:rsidRPr="002F7E70" w:rsidRDefault="004F08BF" w:rsidP="00B977FB">
      <w:pPr>
        <w:spacing w:line="240" w:lineRule="auto"/>
        <w:jc w:val="both"/>
        <w:rPr>
          <w:rFonts w:ascii="Times New Roman" w:hAnsi="Times New Roman" w:cs="Times New Roman"/>
          <w:b/>
          <w:bCs/>
          <w:lang w:val="en-GB"/>
        </w:rPr>
      </w:pPr>
      <w:r w:rsidRPr="002F7E70">
        <w:rPr>
          <w:rFonts w:ascii="Times New Roman" w:hAnsi="Times New Roman" w:cs="Times New Roman"/>
          <w:b/>
          <w:bCs/>
          <w:lang w:val="en-GB"/>
        </w:rPr>
        <w:t>Timeline</w:t>
      </w:r>
    </w:p>
    <w:p w14:paraId="1C45FB40" w14:textId="77777777" w:rsidR="004F08BF" w:rsidRPr="002F7E70" w:rsidRDefault="004F08BF" w:rsidP="00B977FB">
      <w:pPr>
        <w:spacing w:line="240" w:lineRule="auto"/>
        <w:jc w:val="both"/>
        <w:rPr>
          <w:rFonts w:ascii="Times New Roman" w:hAnsi="Times New Roman" w:cs="Times New Roman"/>
          <w:b/>
          <w:bCs/>
          <w:lang w:val="en-GB"/>
        </w:rPr>
      </w:pPr>
    </w:p>
    <w:p w14:paraId="43C494C6" w14:textId="77777777" w:rsidR="004F08BF" w:rsidRPr="002F7E70" w:rsidRDefault="004F08BF" w:rsidP="00B977FB">
      <w:pPr>
        <w:spacing w:line="240" w:lineRule="auto"/>
        <w:jc w:val="both"/>
        <w:rPr>
          <w:rFonts w:ascii="Times New Roman" w:hAnsi="Times New Roman" w:cs="Times New Roman"/>
          <w:b/>
          <w:bCs/>
          <w:lang w:val="en-GB"/>
        </w:rPr>
      </w:pPr>
      <w:r w:rsidRPr="002F7E70">
        <w:rPr>
          <w:rFonts w:ascii="Times New Roman" w:hAnsi="Times New Roman" w:cs="Times New Roman"/>
          <w:noProof/>
        </w:rPr>
        <w:lastRenderedPageBreak/>
        <w:drawing>
          <wp:inline distT="0" distB="0" distL="0" distR="0" wp14:anchorId="678C578E" wp14:editId="0E07C472">
            <wp:extent cx="6708934" cy="456737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25920" cy="4578941"/>
                    </a:xfrm>
                    <a:prstGeom prst="rect">
                      <a:avLst/>
                    </a:prstGeom>
                    <a:noFill/>
                    <a:ln>
                      <a:noFill/>
                    </a:ln>
                  </pic:spPr>
                </pic:pic>
              </a:graphicData>
            </a:graphic>
          </wp:inline>
        </w:drawing>
      </w:r>
    </w:p>
    <w:sectPr w:rsidR="004F08BF" w:rsidRPr="002F7E7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K. Kaptoge" w:date="2026-01-08T18:04:00Z" w:initials="SK">
    <w:p w14:paraId="54C8DB22" w14:textId="77777777" w:rsidR="009E519C" w:rsidRDefault="009E519C" w:rsidP="009E519C">
      <w:pPr>
        <w:pStyle w:val="CommentText"/>
      </w:pPr>
      <w:r>
        <w:rPr>
          <w:rStyle w:val="CommentReference"/>
        </w:rPr>
        <w:annotationRef/>
      </w:r>
      <w:r>
        <w:t>Insert page numbers and ideally format text as at least 1.5 lines spacing and larger font size, e.g.  Verdana (10) or Arial (10) may be better than Times New Roman (11) for readability.</w:t>
      </w:r>
    </w:p>
  </w:comment>
  <w:comment w:id="2" w:author="S.K. Kaptoge" w:date="2026-01-08T17:51:00Z" w:initials="SK">
    <w:p w14:paraId="1143B0E4" w14:textId="7621B9A0" w:rsidR="00152E1D" w:rsidRDefault="00152E1D" w:rsidP="00152E1D">
      <w:pPr>
        <w:pStyle w:val="CommentText"/>
      </w:pPr>
      <w:r>
        <w:rPr>
          <w:rStyle w:val="CommentReference"/>
        </w:rPr>
        <w:annotationRef/>
      </w:r>
      <w:r>
        <w:t>Not universal, there are also Asian cut-offs that you may need to introduce.</w:t>
      </w:r>
    </w:p>
  </w:comment>
  <w:comment w:id="3" w:author="S.K. Kaptoge" w:date="2026-01-08T17:59:00Z" w:initials="SK">
    <w:p w14:paraId="04AEF487" w14:textId="77777777" w:rsidR="00C241E0" w:rsidRDefault="00C241E0" w:rsidP="00C241E0">
      <w:pPr>
        <w:pStyle w:val="CommentText"/>
      </w:pPr>
      <w:r>
        <w:rPr>
          <w:rStyle w:val="CommentReference"/>
        </w:rPr>
        <w:annotationRef/>
      </w:r>
      <w:r>
        <w:t>Find one or two Figures from publications to illustrate key concepts in the paragraph and break text.</w:t>
      </w:r>
    </w:p>
  </w:comment>
  <w:comment w:id="4" w:author="S.K. Kaptoge" w:date="2026-01-08T18:00:00Z" w:initials="SK">
    <w:p w14:paraId="1F140AEE" w14:textId="77777777" w:rsidR="00C241E0" w:rsidRDefault="00C241E0" w:rsidP="00C241E0">
      <w:pPr>
        <w:pStyle w:val="CommentText"/>
      </w:pPr>
      <w:r>
        <w:rPr>
          <w:rStyle w:val="CommentReference"/>
        </w:rPr>
        <w:annotationRef/>
      </w:r>
      <w:r>
        <w:t>Add one or two Figures on measurement aspects of BIA.</w:t>
      </w:r>
    </w:p>
  </w:comment>
  <w:comment w:id="8" w:author="S.K. Kaptoge" w:date="2026-01-08T18:17:00Z" w:initials="SK">
    <w:p w14:paraId="5985700E" w14:textId="77777777" w:rsidR="00F304D6" w:rsidRDefault="00F304D6" w:rsidP="00F304D6">
      <w:pPr>
        <w:pStyle w:val="CommentText"/>
      </w:pPr>
      <w:r>
        <w:rPr>
          <w:rStyle w:val="CommentReference"/>
        </w:rPr>
        <w:annotationRef/>
      </w:r>
      <w:r>
        <w:t>Briefly introduce one or two key features of BELIEVE at high level (e.g. large household-sampling based study of natives in Bangladesh across urban and rural settings with extensive epidemiological information recorded) and rephrase these to link with your aims. More details are below, I see.</w:t>
      </w:r>
    </w:p>
  </w:comment>
  <w:comment w:id="36" w:author="S.K. Kaptoge" w:date="2026-01-08T19:28:00Z" w:initials="SK">
    <w:p w14:paraId="0651B43A" w14:textId="77777777" w:rsidR="00901EB8" w:rsidRDefault="00901EB8" w:rsidP="00901EB8">
      <w:pPr>
        <w:pStyle w:val="CommentText"/>
      </w:pPr>
      <w:r>
        <w:rPr>
          <w:rStyle w:val="CommentReference"/>
        </w:rPr>
        <w:annotationRef/>
      </w:r>
      <w:r>
        <w:t>These may be far more than necessary</w:t>
      </w:r>
    </w:p>
  </w:comment>
  <w:comment w:id="40" w:author="S.K. Kaptoge" w:date="2026-01-08T19:37:00Z" w:initials="SK">
    <w:p w14:paraId="4E34AEEB" w14:textId="77777777" w:rsidR="00915AC6" w:rsidRDefault="00915AC6" w:rsidP="00915AC6">
      <w:pPr>
        <w:pStyle w:val="CommentText"/>
      </w:pPr>
      <w:r>
        <w:rPr>
          <w:rStyle w:val="CommentReference"/>
        </w:rPr>
        <w:annotationRef/>
      </w:r>
      <w:r>
        <w:t>Acronym already defined above</w:t>
      </w:r>
    </w:p>
  </w:comment>
  <w:comment w:id="41" w:author="S.K. Kaptoge" w:date="2026-01-08T19:38:00Z" w:initials="SK">
    <w:p w14:paraId="752F84BC" w14:textId="77777777" w:rsidR="00915AC6" w:rsidRDefault="00915AC6" w:rsidP="00915AC6">
      <w:pPr>
        <w:pStyle w:val="CommentText"/>
      </w:pPr>
      <w:r>
        <w:rPr>
          <w:rStyle w:val="CommentReference"/>
        </w:rPr>
        <w:annotationRef/>
      </w:r>
      <w:r>
        <w:t>Could add Map from protocol to give context</w:t>
      </w:r>
    </w:p>
  </w:comment>
  <w:comment w:id="42" w:author="S.K. Kaptoge" w:date="2026-01-08T19:46:00Z" w:initials="SK">
    <w:p w14:paraId="2A5DB7D7" w14:textId="77777777" w:rsidR="00786637" w:rsidRDefault="00786637" w:rsidP="00786637">
      <w:pPr>
        <w:pStyle w:val="CommentText"/>
      </w:pPr>
      <w:r>
        <w:rPr>
          <w:rStyle w:val="CommentReference"/>
        </w:rPr>
        <w:annotationRef/>
      </w:r>
      <w:r>
        <w:t>Long sentence , break here</w:t>
      </w:r>
    </w:p>
  </w:comment>
  <w:comment w:id="43" w:author="S.K. Kaptoge" w:date="2026-01-08T19:49:00Z" w:initials="SK">
    <w:p w14:paraId="0F31A80B" w14:textId="77777777" w:rsidR="00786637" w:rsidRDefault="00786637" w:rsidP="00786637">
      <w:pPr>
        <w:pStyle w:val="CommentText"/>
      </w:pPr>
      <w:r>
        <w:rPr>
          <w:rStyle w:val="CommentReference"/>
        </w:rPr>
        <w:annotationRef/>
      </w:r>
      <w:r>
        <w:t>Unclear detail, think you mean that you will conduct data checks to assess completeness of variables and determine what is reasonable to include?</w:t>
      </w:r>
    </w:p>
  </w:comment>
  <w:comment w:id="44" w:author="S.K. Kaptoge" w:date="2026-01-08T19:56:00Z" w:initials="SK">
    <w:p w14:paraId="617ADA5E" w14:textId="77777777" w:rsidR="00786637" w:rsidRDefault="00786637" w:rsidP="00786637">
      <w:pPr>
        <w:pStyle w:val="CommentText"/>
      </w:pPr>
      <w:r>
        <w:rPr>
          <w:rStyle w:val="CommentReference"/>
        </w:rPr>
        <w:annotationRef/>
      </w:r>
      <w:r>
        <w:t>Not sure of rationale for excluding “undiagnosed” because it would rely on measured HbA1c that would otherwise have been unknown till time of clinical diagnosis. Given use of self-report measures, would be reasonable to keep consistent by excluding only those with known prevalent T2DM. More detail than necessary for now.</w:t>
      </w:r>
    </w:p>
  </w:comment>
  <w:comment w:id="45" w:author="S.K. Kaptoge" w:date="2026-01-08T19:57:00Z" w:initials="SK">
    <w:p w14:paraId="1E242A94" w14:textId="77777777" w:rsidR="00126B2B" w:rsidRDefault="00126B2B" w:rsidP="00126B2B">
      <w:pPr>
        <w:pStyle w:val="CommentText"/>
      </w:pPr>
      <w:r>
        <w:rPr>
          <w:rStyle w:val="CommentReference"/>
        </w:rPr>
        <w:annotationRef/>
      </w:r>
      <w:r>
        <w:t>No need to redefine acronyms</w:t>
      </w:r>
    </w:p>
  </w:comment>
  <w:comment w:id="46" w:author="S.K. Kaptoge" w:date="2026-01-08T19:59:00Z" w:initials="SK">
    <w:p w14:paraId="66EC80BC" w14:textId="77777777" w:rsidR="00126B2B" w:rsidRDefault="00126B2B" w:rsidP="00126B2B">
      <w:pPr>
        <w:pStyle w:val="CommentText"/>
      </w:pPr>
      <w:r>
        <w:rPr>
          <w:rStyle w:val="CommentReference"/>
        </w:rPr>
        <w:annotationRef/>
      </w:r>
      <w:r>
        <w:t>There will be more BIA variables. Could include a Table of variables as Appendix alternatively</w:t>
      </w:r>
    </w:p>
  </w:comment>
  <w:comment w:id="48" w:author="S.K. Kaptoge" w:date="2026-01-08T23:54:00Z" w:initials="SK">
    <w:p w14:paraId="55194AD6" w14:textId="77777777" w:rsidR="00CA2762" w:rsidRDefault="00CA2762" w:rsidP="00CA2762">
      <w:pPr>
        <w:pStyle w:val="CommentText"/>
      </w:pPr>
      <w:r>
        <w:rPr>
          <w:rStyle w:val="CommentReference"/>
        </w:rPr>
        <w:annotationRef/>
      </w:r>
      <w:r>
        <w:t>Subtypes and hypertension may prove far too many, considering there are several BIA variables to analyse.</w:t>
      </w:r>
    </w:p>
  </w:comment>
  <w:comment w:id="59" w:author="S.K. Kaptoge" w:date="2026-01-09T13:45:00Z" w:initials="SK">
    <w:p w14:paraId="4F928A1B" w14:textId="77777777" w:rsidR="00B97A65" w:rsidRDefault="00B97A65" w:rsidP="00B97A65">
      <w:pPr>
        <w:pStyle w:val="CommentText"/>
      </w:pPr>
      <w:r>
        <w:rPr>
          <w:rStyle w:val="CommentReference"/>
        </w:rPr>
        <w:annotationRef/>
      </w:r>
      <w:r>
        <w:t>May not be helpful for large datasets when small deviations may result in small p-values. Best to go with graphical inspection and deal with extreme observations by transformation or truncation at 1</w:t>
      </w:r>
      <w:r>
        <w:rPr>
          <w:vertAlign w:val="superscript"/>
        </w:rPr>
        <w:t>st</w:t>
      </w:r>
      <w:r>
        <w:t xml:space="preserve"> and 99</w:t>
      </w:r>
      <w:r>
        <w:rPr>
          <w:vertAlign w:val="superscript"/>
        </w:rPr>
        <w:t>th</w:t>
      </w:r>
      <w:r>
        <w:t xml:space="preserve"> centiles.</w:t>
      </w:r>
    </w:p>
  </w:comment>
  <w:comment w:id="60" w:author="S.K. Kaptoge" w:date="2026-01-09T13:46:00Z" w:initials="SK">
    <w:p w14:paraId="6D437AE5" w14:textId="77777777" w:rsidR="00B97A65" w:rsidRDefault="00B97A65" w:rsidP="00B97A65">
      <w:pPr>
        <w:pStyle w:val="CommentText"/>
      </w:pPr>
      <w:r>
        <w:rPr>
          <w:rStyle w:val="CommentReference"/>
        </w:rPr>
        <w:annotationRef/>
      </w:r>
      <w:r>
        <w:t xml:space="preserve">Continuous variables </w:t>
      </w:r>
    </w:p>
  </w:comment>
  <w:comment w:id="61" w:author="S.K. Kaptoge" w:date="2026-01-09T13:48:00Z" w:initials="SK">
    <w:p w14:paraId="061A8E14" w14:textId="77777777" w:rsidR="00B97A65" w:rsidRDefault="00B97A65" w:rsidP="00B97A65">
      <w:pPr>
        <w:pStyle w:val="CommentText"/>
      </w:pPr>
      <w:r>
        <w:rPr>
          <w:rStyle w:val="CommentReference"/>
        </w:rPr>
        <w:annotationRef/>
      </w:r>
      <w:r>
        <w:t>Regression based inferences with appropriate transformations may be preferable, allowing adjustment for confounders.</w:t>
      </w:r>
    </w:p>
  </w:comment>
  <w:comment w:id="62" w:author="S.K. Kaptoge" w:date="2026-01-09T13:49:00Z" w:initials="SK">
    <w:p w14:paraId="6A2E3F7F" w14:textId="77777777" w:rsidR="00B97A65" w:rsidRDefault="00B97A65" w:rsidP="00B97A65">
      <w:pPr>
        <w:pStyle w:val="CommentText"/>
      </w:pPr>
      <w:r>
        <w:rPr>
          <w:rStyle w:val="CommentReference"/>
        </w:rPr>
        <w:annotationRef/>
      </w:r>
      <w:r>
        <w:t xml:space="preserve">List outcomes in consistent format as above, once decided </w:t>
      </w:r>
    </w:p>
  </w:comment>
  <w:comment w:id="63" w:author="S.K. Kaptoge" w:date="2026-01-09T13:51:00Z" w:initials="SK">
    <w:p w14:paraId="3B965240" w14:textId="77777777" w:rsidR="00B97A65" w:rsidRDefault="00B97A65" w:rsidP="00B97A65">
      <w:pPr>
        <w:pStyle w:val="CommentText"/>
      </w:pPr>
      <w:r>
        <w:rPr>
          <w:rStyle w:val="CommentReference"/>
        </w:rPr>
        <w:annotationRef/>
      </w:r>
      <w:r>
        <w:t>There will be dependence in household-based sampling, but you can anticipate that mixed effects models may be applied to account for household clustering</w:t>
      </w:r>
    </w:p>
  </w:comment>
  <w:comment w:id="75" w:author="S.K. Kaptoge" w:date="2026-01-09T14:00:00Z" w:initials="SK">
    <w:p w14:paraId="54095C0F" w14:textId="77777777" w:rsidR="00FA1E0E" w:rsidRDefault="00FA1E0E" w:rsidP="00FA1E0E">
      <w:pPr>
        <w:pStyle w:val="CommentText"/>
      </w:pPr>
      <w:r>
        <w:rPr>
          <w:rStyle w:val="CommentReference"/>
        </w:rPr>
        <w:annotationRef/>
      </w:r>
      <w:r>
        <w:t>You would be better off starting with complete case analyses in exploratory analyses then assess if multiple imputation would be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C8DB22" w15:done="0"/>
  <w15:commentEx w15:paraId="1143B0E4" w15:done="0"/>
  <w15:commentEx w15:paraId="04AEF487" w15:done="0"/>
  <w15:commentEx w15:paraId="1F140AEE" w15:done="0"/>
  <w15:commentEx w15:paraId="5985700E" w15:done="0"/>
  <w15:commentEx w15:paraId="0651B43A" w15:done="0"/>
  <w15:commentEx w15:paraId="4E34AEEB" w15:done="0"/>
  <w15:commentEx w15:paraId="752F84BC" w15:done="0"/>
  <w15:commentEx w15:paraId="2A5DB7D7" w15:done="0"/>
  <w15:commentEx w15:paraId="0F31A80B" w15:done="0"/>
  <w15:commentEx w15:paraId="617ADA5E" w15:done="0"/>
  <w15:commentEx w15:paraId="1E242A94" w15:done="0"/>
  <w15:commentEx w15:paraId="66EC80BC" w15:done="0"/>
  <w15:commentEx w15:paraId="55194AD6" w15:done="0"/>
  <w15:commentEx w15:paraId="4F928A1B" w15:done="0"/>
  <w15:commentEx w15:paraId="6D437AE5" w15:done="0"/>
  <w15:commentEx w15:paraId="061A8E14" w15:done="0"/>
  <w15:commentEx w15:paraId="6A2E3F7F" w15:done="0"/>
  <w15:commentEx w15:paraId="3B965240" w15:done="0"/>
  <w15:commentEx w15:paraId="54095C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05CB8" w16cex:dateUtc="2026-01-08T18:04:00Z"/>
  <w16cex:commentExtensible w16cex:durableId="11B79904" w16cex:dateUtc="2026-01-08T17:51:00Z"/>
  <w16cex:commentExtensible w16cex:durableId="2DA1B78E" w16cex:dateUtc="2026-01-08T17:59:00Z"/>
  <w16cex:commentExtensible w16cex:durableId="2C7BD946" w16cex:dateUtc="2026-01-08T18:00:00Z"/>
  <w16cex:commentExtensible w16cex:durableId="31897F6E" w16cex:dateUtc="2026-01-08T18:17:00Z"/>
  <w16cex:commentExtensible w16cex:durableId="54202F6C" w16cex:dateUtc="2026-01-08T19:28:00Z"/>
  <w16cex:commentExtensible w16cex:durableId="2BFBB0B0" w16cex:dateUtc="2026-01-08T19:37:00Z"/>
  <w16cex:commentExtensible w16cex:durableId="79AADE92" w16cex:dateUtc="2026-01-08T19:38:00Z"/>
  <w16cex:commentExtensible w16cex:durableId="27B4E139" w16cex:dateUtc="2026-01-08T19:46:00Z"/>
  <w16cex:commentExtensible w16cex:durableId="0E4FB0B1" w16cex:dateUtc="2026-01-08T19:49:00Z"/>
  <w16cex:commentExtensible w16cex:durableId="6C95D8CA" w16cex:dateUtc="2026-01-08T19:56:00Z"/>
  <w16cex:commentExtensible w16cex:durableId="006D9A40" w16cex:dateUtc="2026-01-08T19:57:00Z"/>
  <w16cex:commentExtensible w16cex:durableId="6FA4FE19" w16cex:dateUtc="2026-01-08T19:59:00Z"/>
  <w16cex:commentExtensible w16cex:durableId="0F521F95" w16cex:dateUtc="2026-01-08T23:54:00Z"/>
  <w16cex:commentExtensible w16cex:durableId="77DF3C60" w16cex:dateUtc="2026-01-09T13:45:00Z"/>
  <w16cex:commentExtensible w16cex:durableId="6A9A4C4E" w16cex:dateUtc="2026-01-09T13:46:00Z"/>
  <w16cex:commentExtensible w16cex:durableId="775728E5" w16cex:dateUtc="2026-01-09T13:48:00Z"/>
  <w16cex:commentExtensible w16cex:durableId="3AD90C52" w16cex:dateUtc="2026-01-09T13:49:00Z"/>
  <w16cex:commentExtensible w16cex:durableId="07605E23" w16cex:dateUtc="2026-01-09T13:51:00Z"/>
  <w16cex:commentExtensible w16cex:durableId="7897E18A" w16cex:dateUtc="2026-01-09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C8DB22" w16cid:durableId="10D05CB8"/>
  <w16cid:commentId w16cid:paraId="1143B0E4" w16cid:durableId="11B79904"/>
  <w16cid:commentId w16cid:paraId="04AEF487" w16cid:durableId="2DA1B78E"/>
  <w16cid:commentId w16cid:paraId="1F140AEE" w16cid:durableId="2C7BD946"/>
  <w16cid:commentId w16cid:paraId="5985700E" w16cid:durableId="31897F6E"/>
  <w16cid:commentId w16cid:paraId="0651B43A" w16cid:durableId="54202F6C"/>
  <w16cid:commentId w16cid:paraId="4E34AEEB" w16cid:durableId="2BFBB0B0"/>
  <w16cid:commentId w16cid:paraId="752F84BC" w16cid:durableId="79AADE92"/>
  <w16cid:commentId w16cid:paraId="2A5DB7D7" w16cid:durableId="27B4E139"/>
  <w16cid:commentId w16cid:paraId="0F31A80B" w16cid:durableId="0E4FB0B1"/>
  <w16cid:commentId w16cid:paraId="617ADA5E" w16cid:durableId="6C95D8CA"/>
  <w16cid:commentId w16cid:paraId="1E242A94" w16cid:durableId="006D9A40"/>
  <w16cid:commentId w16cid:paraId="66EC80BC" w16cid:durableId="6FA4FE19"/>
  <w16cid:commentId w16cid:paraId="55194AD6" w16cid:durableId="0F521F95"/>
  <w16cid:commentId w16cid:paraId="4F928A1B" w16cid:durableId="77DF3C60"/>
  <w16cid:commentId w16cid:paraId="6D437AE5" w16cid:durableId="6A9A4C4E"/>
  <w16cid:commentId w16cid:paraId="061A8E14" w16cid:durableId="775728E5"/>
  <w16cid:commentId w16cid:paraId="6A2E3F7F" w16cid:durableId="3AD90C52"/>
  <w16cid:commentId w16cid:paraId="3B965240" w16cid:durableId="07605E23"/>
  <w16cid:commentId w16cid:paraId="54095C0F" w16cid:durableId="7897E1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31F1"/>
    <w:multiLevelType w:val="hybridMultilevel"/>
    <w:tmpl w:val="502E8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A31E3"/>
    <w:multiLevelType w:val="hybridMultilevel"/>
    <w:tmpl w:val="2E12E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976F4"/>
    <w:multiLevelType w:val="hybridMultilevel"/>
    <w:tmpl w:val="F7F665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96A0E"/>
    <w:multiLevelType w:val="hybridMultilevel"/>
    <w:tmpl w:val="EBF60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7F38F5"/>
    <w:multiLevelType w:val="hybridMultilevel"/>
    <w:tmpl w:val="7736E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957034">
    <w:abstractNumId w:val="3"/>
  </w:num>
  <w:num w:numId="2" w16cid:durableId="1774127439">
    <w:abstractNumId w:val="1"/>
  </w:num>
  <w:num w:numId="3" w16cid:durableId="1759212002">
    <w:abstractNumId w:val="0"/>
  </w:num>
  <w:num w:numId="4" w16cid:durableId="30225006">
    <w:abstractNumId w:val="4"/>
  </w:num>
  <w:num w:numId="5" w16cid:durableId="17449905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 Kaptoge">
    <w15:presenceInfo w15:providerId="AD" w15:userId="S::skk22@cam.ac.uk::ca1820df-9a1e-4996-8112-39fca6c124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30A"/>
    <w:rsid w:val="0001255C"/>
    <w:rsid w:val="000208DE"/>
    <w:rsid w:val="00064EA3"/>
    <w:rsid w:val="00070829"/>
    <w:rsid w:val="000A0B81"/>
    <w:rsid w:val="000C4B4D"/>
    <w:rsid w:val="00126B2B"/>
    <w:rsid w:val="00152E1D"/>
    <w:rsid w:val="001B6710"/>
    <w:rsid w:val="001E050E"/>
    <w:rsid w:val="00245563"/>
    <w:rsid w:val="0026199A"/>
    <w:rsid w:val="002A62DE"/>
    <w:rsid w:val="002C2E16"/>
    <w:rsid w:val="002F7E70"/>
    <w:rsid w:val="00301573"/>
    <w:rsid w:val="00321794"/>
    <w:rsid w:val="003A4E72"/>
    <w:rsid w:val="003C14BA"/>
    <w:rsid w:val="003D1AD8"/>
    <w:rsid w:val="004347DB"/>
    <w:rsid w:val="004851EF"/>
    <w:rsid w:val="004F08BF"/>
    <w:rsid w:val="004F33CC"/>
    <w:rsid w:val="00504939"/>
    <w:rsid w:val="005068F9"/>
    <w:rsid w:val="00567B51"/>
    <w:rsid w:val="005B0C2F"/>
    <w:rsid w:val="005D3E2D"/>
    <w:rsid w:val="00691866"/>
    <w:rsid w:val="006B094D"/>
    <w:rsid w:val="00715801"/>
    <w:rsid w:val="00763969"/>
    <w:rsid w:val="0078587E"/>
    <w:rsid w:val="00786637"/>
    <w:rsid w:val="008A4629"/>
    <w:rsid w:val="008C7859"/>
    <w:rsid w:val="00901EB8"/>
    <w:rsid w:val="009126E5"/>
    <w:rsid w:val="00915AC6"/>
    <w:rsid w:val="00934F6F"/>
    <w:rsid w:val="00954517"/>
    <w:rsid w:val="00982853"/>
    <w:rsid w:val="009E519C"/>
    <w:rsid w:val="00A00FC5"/>
    <w:rsid w:val="00A031CA"/>
    <w:rsid w:val="00A20E5F"/>
    <w:rsid w:val="00AE6D74"/>
    <w:rsid w:val="00B21A4C"/>
    <w:rsid w:val="00B731E8"/>
    <w:rsid w:val="00B977FB"/>
    <w:rsid w:val="00B97A65"/>
    <w:rsid w:val="00BC3683"/>
    <w:rsid w:val="00C241E0"/>
    <w:rsid w:val="00C4030A"/>
    <w:rsid w:val="00C55AB4"/>
    <w:rsid w:val="00C74196"/>
    <w:rsid w:val="00C85355"/>
    <w:rsid w:val="00CA2762"/>
    <w:rsid w:val="00CE30E9"/>
    <w:rsid w:val="00DB771E"/>
    <w:rsid w:val="00DD4B5B"/>
    <w:rsid w:val="00F12EA4"/>
    <w:rsid w:val="00F304D6"/>
    <w:rsid w:val="00F416C0"/>
    <w:rsid w:val="00F929B1"/>
    <w:rsid w:val="00FA1E0E"/>
    <w:rsid w:val="00FB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032A"/>
  <w15:chartTrackingRefBased/>
  <w15:docId w15:val="{026E379F-1DC3-4CB4-A1D3-659C4641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0FC5"/>
    <w:pPr>
      <w:ind w:left="720"/>
      <w:contextualSpacing/>
    </w:pPr>
  </w:style>
  <w:style w:type="table" w:styleId="TableGrid">
    <w:name w:val="Table Grid"/>
    <w:basedOn w:val="TableNormal"/>
    <w:uiPriority w:val="39"/>
    <w:rsid w:val="00691866"/>
    <w:pPr>
      <w:spacing w:after="0" w:line="240" w:lineRule="auto"/>
    </w:pPr>
    <w:rPr>
      <w:rFonts w:eastAsiaTheme="minorEastAsia"/>
      <w:kern w:val="2"/>
      <w:sz w:val="24"/>
      <w:szCs w:val="24"/>
      <w:lang w:val="en-S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1573"/>
    <w:pPr>
      <w:spacing w:after="0" w:line="240" w:lineRule="auto"/>
    </w:pPr>
  </w:style>
  <w:style w:type="character" w:styleId="CommentReference">
    <w:name w:val="annotation reference"/>
    <w:basedOn w:val="DefaultParagraphFont"/>
    <w:uiPriority w:val="99"/>
    <w:semiHidden/>
    <w:unhideWhenUsed/>
    <w:rsid w:val="00152E1D"/>
    <w:rPr>
      <w:sz w:val="16"/>
      <w:szCs w:val="16"/>
    </w:rPr>
  </w:style>
  <w:style w:type="paragraph" w:styleId="CommentText">
    <w:name w:val="annotation text"/>
    <w:basedOn w:val="Normal"/>
    <w:link w:val="CommentTextChar"/>
    <w:uiPriority w:val="99"/>
    <w:unhideWhenUsed/>
    <w:rsid w:val="00152E1D"/>
    <w:pPr>
      <w:spacing w:line="240" w:lineRule="auto"/>
    </w:pPr>
    <w:rPr>
      <w:sz w:val="20"/>
      <w:szCs w:val="20"/>
    </w:rPr>
  </w:style>
  <w:style w:type="character" w:customStyle="1" w:styleId="CommentTextChar">
    <w:name w:val="Comment Text Char"/>
    <w:basedOn w:val="DefaultParagraphFont"/>
    <w:link w:val="CommentText"/>
    <w:uiPriority w:val="99"/>
    <w:rsid w:val="00152E1D"/>
    <w:rPr>
      <w:sz w:val="20"/>
      <w:szCs w:val="20"/>
    </w:rPr>
  </w:style>
  <w:style w:type="paragraph" w:styleId="CommentSubject">
    <w:name w:val="annotation subject"/>
    <w:basedOn w:val="CommentText"/>
    <w:next w:val="CommentText"/>
    <w:link w:val="CommentSubjectChar"/>
    <w:uiPriority w:val="99"/>
    <w:semiHidden/>
    <w:unhideWhenUsed/>
    <w:rsid w:val="00152E1D"/>
    <w:rPr>
      <w:b/>
      <w:bCs/>
    </w:rPr>
  </w:style>
  <w:style w:type="character" w:customStyle="1" w:styleId="CommentSubjectChar">
    <w:name w:val="Comment Subject Char"/>
    <w:basedOn w:val="CommentTextChar"/>
    <w:link w:val="CommentSubject"/>
    <w:uiPriority w:val="99"/>
    <w:semiHidden/>
    <w:rsid w:val="00152E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351692">
      <w:bodyDiv w:val="1"/>
      <w:marLeft w:val="0"/>
      <w:marRight w:val="0"/>
      <w:marTop w:val="0"/>
      <w:marBottom w:val="0"/>
      <w:divBdr>
        <w:top w:val="none" w:sz="0" w:space="0" w:color="auto"/>
        <w:left w:val="none" w:sz="0" w:space="0" w:color="auto"/>
        <w:bottom w:val="none" w:sz="0" w:space="0" w:color="auto"/>
        <w:right w:val="none" w:sz="0" w:space="0" w:color="auto"/>
      </w:divBdr>
      <w:divsChild>
        <w:div w:id="135346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4F54C-8EA9-4C73-B083-CA5E050BA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7</Pages>
  <Words>60547</Words>
  <Characters>345122</Characters>
  <Application>Microsoft Office Word</Application>
  <DocSecurity>0</DocSecurity>
  <Lines>2876</Lines>
  <Paragraphs>809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S.K. Kaptoge</cp:lastModifiedBy>
  <cp:revision>11</cp:revision>
  <dcterms:created xsi:type="dcterms:W3CDTF">2026-01-07T23:51:00Z</dcterms:created>
  <dcterms:modified xsi:type="dcterms:W3CDTF">2026-01-09T14:06:00Z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720045b0-0ece-4bb5-a898-264cc95ddd70</vt:lpwstr>
  </property>
  <property fmtid="{D5CDD505-2E9C-101B-9397-08002B2CF9AE}" pid="3" name="ZOTERO_PREF_1">
    <vt:lpwstr>&lt;data data-version="3" zotero-version="7.0.30"&gt;&lt;session id="ZpRiY7cq"/&gt;&lt;style id="http://www.zotero.org/styles/vancouver" locale="en-US" hasBibliography="1" bibliographyStyleHasBeenSet="0"/&gt;&lt;prefs&gt;&lt;pref name="fieldType" value="Field"/&gt;&lt;pref name="automati</vt:lpwstr>
  </property>
  <property fmtid="{D5CDD505-2E9C-101B-9397-08002B2CF9AE}" pid="4" name="ZOTERO_PREF_2">
    <vt:lpwstr>cJournalAbbreviations" value="true"/&gt;&lt;/prefs&gt;&lt;/data&gt;</vt:lpwstr>
  </property>
</Properties>
</file>