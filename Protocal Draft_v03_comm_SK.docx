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8403D0" w14:textId="71843A38" w:rsidR="00BC10BF" w:rsidRPr="00BC10BF" w:rsidRDefault="00BC10BF" w:rsidP="00920C99">
      <w:pPr>
        <w:spacing w:line="276" w:lineRule="auto"/>
        <w:jc w:val="both"/>
        <w:rPr>
          <w:rFonts w:ascii="Arial" w:hAnsi="Arial" w:cs="Arial"/>
          <w:b/>
        </w:rPr>
      </w:pPr>
    </w:p>
    <w:p w14:paraId="78BA5A12" w14:textId="4208EC4E" w:rsidR="00BC10BF" w:rsidRPr="00BC10BF" w:rsidRDefault="00BC10BF" w:rsidP="00920C99">
      <w:pPr>
        <w:spacing w:line="276" w:lineRule="auto"/>
        <w:jc w:val="both"/>
        <w:rPr>
          <w:rFonts w:ascii="Arial" w:hAnsi="Arial" w:cs="Arial"/>
        </w:rPr>
      </w:pPr>
      <w:r w:rsidRPr="00BC10BF">
        <w:rPr>
          <w:rFonts w:ascii="Arial" w:hAnsi="Arial" w:cs="Arial"/>
          <w:b/>
        </w:rPr>
        <w:t xml:space="preserve">AI Statement: </w:t>
      </w:r>
      <w:r w:rsidRPr="00BC10BF">
        <w:rPr>
          <w:rFonts w:ascii="Arial" w:hAnsi="Arial" w:cs="Arial"/>
        </w:rPr>
        <w:t>I did this work on my own</w:t>
      </w:r>
    </w:p>
    <w:p w14:paraId="7B2762C9" w14:textId="30B3E489" w:rsidR="00BC10BF" w:rsidRPr="00920C99" w:rsidRDefault="00BC10BF" w:rsidP="00920C99">
      <w:pPr>
        <w:spacing w:line="276" w:lineRule="auto"/>
        <w:jc w:val="both"/>
        <w:rPr>
          <w:rFonts w:ascii="Arial" w:hAnsi="Arial" w:cs="Arial"/>
        </w:rPr>
      </w:pPr>
      <w:r w:rsidRPr="00BC10BF">
        <w:rPr>
          <w:rFonts w:ascii="Arial" w:hAnsi="Arial" w:cs="Arial"/>
          <w:b/>
          <w:lang w:val="en-GB"/>
        </w:rPr>
        <w:t xml:space="preserve">Project title: </w:t>
      </w:r>
      <w:r w:rsidRPr="00920C99">
        <w:rPr>
          <w:rFonts w:ascii="Arial" w:hAnsi="Arial" w:cs="Arial"/>
        </w:rPr>
        <w:t>Body Composition and Cardiometabolic Health among South Asians: Distribution, Correlates, and Associations with Outcomes in the BELIEVE Cohort in Bangladesh</w:t>
      </w:r>
    </w:p>
    <w:p w14:paraId="78152694" w14:textId="77777777" w:rsidR="00BC10BF" w:rsidRPr="00BC10BF" w:rsidRDefault="00BC10BF" w:rsidP="00920C99">
      <w:pPr>
        <w:spacing w:line="276" w:lineRule="auto"/>
        <w:jc w:val="both"/>
        <w:rPr>
          <w:rFonts w:ascii="Arial" w:hAnsi="Arial" w:cs="Arial"/>
          <w:b/>
        </w:rPr>
      </w:pPr>
    </w:p>
    <w:p w14:paraId="6C4FA130" w14:textId="3015D6AC" w:rsidR="00BC10BF" w:rsidRPr="00BC10BF" w:rsidRDefault="00BC10BF" w:rsidP="00920C99">
      <w:pPr>
        <w:spacing w:line="276" w:lineRule="auto"/>
        <w:jc w:val="both"/>
        <w:rPr>
          <w:rFonts w:ascii="Arial" w:hAnsi="Arial" w:cs="Arial"/>
          <w:b/>
          <w:lang w:val="en-GB"/>
        </w:rPr>
      </w:pPr>
      <w:r w:rsidRPr="00BC10BF">
        <w:rPr>
          <w:rFonts w:ascii="Arial" w:hAnsi="Arial" w:cs="Arial"/>
          <w:b/>
          <w:lang w:val="en-GB"/>
        </w:rPr>
        <w:t>Questions for reflection</w:t>
      </w:r>
    </w:p>
    <w:p w14:paraId="0D75B8FF" w14:textId="6562A841" w:rsidR="00BC10BF" w:rsidRPr="00BC10BF" w:rsidRDefault="00BC10BF" w:rsidP="00920C99">
      <w:pPr>
        <w:numPr>
          <w:ilvl w:val="0"/>
          <w:numId w:val="11"/>
        </w:numPr>
        <w:spacing w:line="276" w:lineRule="auto"/>
        <w:jc w:val="both"/>
        <w:rPr>
          <w:rFonts w:ascii="Arial" w:hAnsi="Arial" w:cs="Arial"/>
          <w:b/>
          <w:lang w:val="en-GB"/>
        </w:rPr>
      </w:pPr>
      <w:r w:rsidRPr="00BC10BF">
        <w:rPr>
          <w:rFonts w:ascii="Arial" w:hAnsi="Arial" w:cs="Arial"/>
          <w:b/>
          <w:lang w:val="en-GB"/>
        </w:rPr>
        <w:t xml:space="preserve">Which aspects of this assignment are you most uncertain about and/or would most like to receive feedback on? </w:t>
      </w:r>
    </w:p>
    <w:p w14:paraId="6126FDB9" w14:textId="77777777" w:rsidR="00BC10BF" w:rsidRPr="00BC10BF" w:rsidRDefault="00BC10BF" w:rsidP="00920C99">
      <w:pPr>
        <w:spacing w:line="276" w:lineRule="auto"/>
        <w:jc w:val="both"/>
        <w:rPr>
          <w:rFonts w:ascii="Arial" w:hAnsi="Arial" w:cs="Arial"/>
          <w:b/>
          <w:lang w:val="en-GB"/>
        </w:rPr>
      </w:pPr>
    </w:p>
    <w:p w14:paraId="55DE8D97" w14:textId="463566A5" w:rsidR="00BC10BF" w:rsidRPr="00BC10BF" w:rsidRDefault="00BC10BF" w:rsidP="00920C99">
      <w:pPr>
        <w:numPr>
          <w:ilvl w:val="0"/>
          <w:numId w:val="11"/>
        </w:numPr>
        <w:spacing w:line="276" w:lineRule="auto"/>
        <w:jc w:val="both"/>
        <w:rPr>
          <w:rFonts w:ascii="Arial" w:hAnsi="Arial" w:cs="Arial"/>
          <w:b/>
          <w:lang w:val="en-GB"/>
        </w:rPr>
      </w:pPr>
      <w:r w:rsidRPr="00BC10BF">
        <w:rPr>
          <w:rFonts w:ascii="Arial" w:hAnsi="Arial" w:cs="Arial"/>
          <w:b/>
          <w:lang w:val="en-GB"/>
        </w:rPr>
        <w:t>What questions are you left pondering after this assignment that you would like to discuss further?</w:t>
      </w:r>
    </w:p>
    <w:p w14:paraId="564AD8C2" w14:textId="77777777" w:rsidR="00BC10BF" w:rsidRPr="00BC10BF" w:rsidRDefault="00BC10BF" w:rsidP="00920C99">
      <w:pPr>
        <w:spacing w:line="276" w:lineRule="auto"/>
        <w:jc w:val="both"/>
        <w:rPr>
          <w:rFonts w:ascii="Arial" w:hAnsi="Arial" w:cs="Arial"/>
          <w:b/>
          <w:lang w:val="en-GB"/>
        </w:rPr>
      </w:pPr>
    </w:p>
    <w:p w14:paraId="106A66A4" w14:textId="0D464C37" w:rsidR="00BC10BF" w:rsidRPr="00BC10BF" w:rsidRDefault="00BC10BF" w:rsidP="00920C99">
      <w:pPr>
        <w:numPr>
          <w:ilvl w:val="0"/>
          <w:numId w:val="11"/>
        </w:numPr>
        <w:spacing w:line="276" w:lineRule="auto"/>
        <w:jc w:val="both"/>
        <w:rPr>
          <w:rFonts w:ascii="Arial" w:hAnsi="Arial" w:cs="Arial"/>
          <w:b/>
          <w:lang w:val="en-GB"/>
        </w:rPr>
      </w:pPr>
      <w:r w:rsidRPr="00BC10BF">
        <w:rPr>
          <w:rFonts w:ascii="Arial" w:hAnsi="Arial" w:cs="Arial"/>
          <w:b/>
          <w:lang w:val="en-GB"/>
        </w:rPr>
        <w:t>How have you incorporated feedback from peers / supervisors into this assignment?</w:t>
      </w:r>
    </w:p>
    <w:p w14:paraId="33F94E4F" w14:textId="77777777" w:rsidR="00BC10BF" w:rsidRPr="00BC10BF" w:rsidRDefault="00BC10BF" w:rsidP="00920C99">
      <w:pPr>
        <w:pStyle w:val="ListParagraph"/>
        <w:spacing w:line="276" w:lineRule="auto"/>
        <w:jc w:val="both"/>
        <w:rPr>
          <w:rFonts w:ascii="Arial" w:hAnsi="Arial" w:cs="Arial"/>
          <w:b/>
          <w:lang w:val="en-GB"/>
        </w:rPr>
      </w:pPr>
    </w:p>
    <w:p w14:paraId="5CE6A4FB" w14:textId="71DBFF31" w:rsidR="00BC10BF" w:rsidRPr="00BC10BF" w:rsidRDefault="00BC10BF" w:rsidP="00920C99">
      <w:pPr>
        <w:pStyle w:val="ListParagraph"/>
        <w:numPr>
          <w:ilvl w:val="0"/>
          <w:numId w:val="12"/>
        </w:numPr>
        <w:spacing w:line="276" w:lineRule="auto"/>
        <w:jc w:val="both"/>
        <w:rPr>
          <w:rFonts w:ascii="Arial" w:hAnsi="Arial" w:cs="Arial"/>
          <w:lang w:val="en-GB"/>
        </w:rPr>
      </w:pPr>
      <w:r w:rsidRPr="00BC10BF">
        <w:rPr>
          <w:rFonts w:ascii="Arial" w:hAnsi="Arial" w:cs="Arial"/>
          <w:lang w:val="en-GB"/>
        </w:rPr>
        <w:t xml:space="preserve">I have had multiple discussion with my supervisor about </w:t>
      </w:r>
      <w:proofErr w:type="gramStart"/>
      <w:r w:rsidRPr="00BC10BF">
        <w:rPr>
          <w:rFonts w:ascii="Arial" w:hAnsi="Arial" w:cs="Arial"/>
          <w:lang w:val="en-GB"/>
        </w:rPr>
        <w:t>scope</w:t>
      </w:r>
      <w:proofErr w:type="gramEnd"/>
      <w:r w:rsidRPr="00BC10BF">
        <w:rPr>
          <w:rFonts w:ascii="Arial" w:hAnsi="Arial" w:cs="Arial"/>
          <w:lang w:val="en-GB"/>
        </w:rPr>
        <w:t xml:space="preserve"> and I have narrowed the focus of this dissertation to fit the timeline of my </w:t>
      </w:r>
      <w:proofErr w:type="spellStart"/>
      <w:r w:rsidRPr="00BC10BF">
        <w:rPr>
          <w:rFonts w:ascii="Arial" w:hAnsi="Arial" w:cs="Arial"/>
          <w:lang w:val="en-GB"/>
        </w:rPr>
        <w:t>Mphil</w:t>
      </w:r>
      <w:proofErr w:type="spellEnd"/>
      <w:r w:rsidRPr="00BC10BF">
        <w:rPr>
          <w:rFonts w:ascii="Arial" w:hAnsi="Arial" w:cs="Arial"/>
          <w:lang w:val="en-GB"/>
        </w:rPr>
        <w:t>. As opposed to focusing on 8 cardiometabolic outcomes I have chosen to focus on majorly one</w:t>
      </w:r>
    </w:p>
    <w:p w14:paraId="1FD9ED72" w14:textId="32B4CFC3" w:rsidR="00BC10BF" w:rsidRPr="00BC10BF" w:rsidRDefault="00BC10BF" w:rsidP="00920C99">
      <w:pPr>
        <w:pStyle w:val="ListParagraph"/>
        <w:numPr>
          <w:ilvl w:val="0"/>
          <w:numId w:val="12"/>
        </w:numPr>
        <w:spacing w:line="276" w:lineRule="auto"/>
        <w:jc w:val="both"/>
        <w:rPr>
          <w:rFonts w:ascii="Arial" w:hAnsi="Arial" w:cs="Arial"/>
          <w:lang w:val="en-GB"/>
        </w:rPr>
      </w:pPr>
      <w:r w:rsidRPr="00BC10BF">
        <w:rPr>
          <w:rFonts w:ascii="Arial" w:hAnsi="Arial" w:cs="Arial"/>
          <w:lang w:val="en-GB"/>
        </w:rPr>
        <w:t xml:space="preserve">Even if I have studied a number of </w:t>
      </w:r>
      <w:proofErr w:type="gramStart"/>
      <w:r w:rsidRPr="00BC10BF">
        <w:rPr>
          <w:rFonts w:ascii="Arial" w:hAnsi="Arial" w:cs="Arial"/>
          <w:lang w:val="en-GB"/>
        </w:rPr>
        <w:t>analysis</w:t>
      </w:r>
      <w:proofErr w:type="gramEnd"/>
      <w:r w:rsidRPr="00BC10BF">
        <w:rPr>
          <w:rFonts w:ascii="Arial" w:hAnsi="Arial" w:cs="Arial"/>
          <w:lang w:val="en-GB"/>
        </w:rPr>
        <w:t xml:space="preserve"> </w:t>
      </w:r>
      <w:proofErr w:type="gramStart"/>
      <w:r w:rsidRPr="00BC10BF">
        <w:rPr>
          <w:rFonts w:ascii="Arial" w:hAnsi="Arial" w:cs="Arial"/>
          <w:lang w:val="en-GB"/>
        </w:rPr>
        <w:t>model</w:t>
      </w:r>
      <w:proofErr w:type="gramEnd"/>
      <w:r w:rsidRPr="00BC10BF">
        <w:rPr>
          <w:rFonts w:ascii="Arial" w:hAnsi="Arial" w:cs="Arial"/>
          <w:lang w:val="en-GB"/>
        </w:rPr>
        <w:t xml:space="preserve"> I am going to use my supervisor has asked me guided questions that have framed my current approach that will be built on in my classes</w:t>
      </w:r>
    </w:p>
    <w:p w14:paraId="5CF06516" w14:textId="77777777" w:rsidR="00BC10BF" w:rsidRPr="00BC10BF" w:rsidRDefault="00BC10BF" w:rsidP="00920C99">
      <w:pPr>
        <w:spacing w:line="276" w:lineRule="auto"/>
        <w:jc w:val="both"/>
        <w:rPr>
          <w:rFonts w:ascii="Arial" w:hAnsi="Arial" w:cs="Arial"/>
          <w:b/>
          <w:lang w:val="en-GB"/>
        </w:rPr>
      </w:pPr>
    </w:p>
    <w:p w14:paraId="0D62F016" w14:textId="19117D6A" w:rsidR="00BC10BF" w:rsidRPr="00BC10BF" w:rsidRDefault="00BC10BF" w:rsidP="00920C99">
      <w:pPr>
        <w:numPr>
          <w:ilvl w:val="0"/>
          <w:numId w:val="11"/>
        </w:numPr>
        <w:spacing w:line="276" w:lineRule="auto"/>
        <w:jc w:val="both"/>
        <w:rPr>
          <w:rFonts w:ascii="Arial" w:hAnsi="Arial" w:cs="Arial"/>
          <w:b/>
          <w:lang w:val="en-GB"/>
        </w:rPr>
      </w:pPr>
      <w:r w:rsidRPr="00BC10BF">
        <w:rPr>
          <w:rFonts w:ascii="Arial" w:hAnsi="Arial" w:cs="Arial"/>
          <w:b/>
          <w:lang w:val="en-GB"/>
        </w:rPr>
        <w:t xml:space="preserve">How, and to what extent, have you been able to incorporate feedback on previous assignments into this assignment? </w:t>
      </w:r>
    </w:p>
    <w:p w14:paraId="50222B42" w14:textId="56023CE3" w:rsidR="00BC10BF" w:rsidRDefault="00BC10BF" w:rsidP="00920C99">
      <w:pPr>
        <w:pStyle w:val="TOCHeading"/>
        <w:spacing w:line="276" w:lineRule="auto"/>
        <w:jc w:val="both"/>
        <w:rPr>
          <w:rFonts w:eastAsiaTheme="minorHAnsi" w:cs="Arial"/>
          <w:b/>
          <w:color w:val="auto"/>
          <w:sz w:val="22"/>
          <w:szCs w:val="22"/>
          <w:lang w:val="en-GB"/>
        </w:rPr>
      </w:pPr>
    </w:p>
    <w:p w14:paraId="2EE6AB94" w14:textId="171904F0" w:rsidR="00BC10BF" w:rsidRDefault="00BC10BF" w:rsidP="00920C99">
      <w:pPr>
        <w:jc w:val="both"/>
        <w:rPr>
          <w:lang w:val="en-GB"/>
        </w:rPr>
      </w:pPr>
    </w:p>
    <w:p w14:paraId="35DF366B" w14:textId="380A635F" w:rsidR="00BC10BF" w:rsidRDefault="00BC10BF" w:rsidP="00920C99">
      <w:pPr>
        <w:jc w:val="both"/>
        <w:rPr>
          <w:lang w:val="en-GB"/>
        </w:rPr>
      </w:pPr>
    </w:p>
    <w:p w14:paraId="0193088F" w14:textId="356F8949" w:rsidR="00BC10BF" w:rsidRDefault="00BC10BF" w:rsidP="00920C99">
      <w:pPr>
        <w:jc w:val="both"/>
        <w:rPr>
          <w:lang w:val="en-GB"/>
        </w:rPr>
      </w:pPr>
    </w:p>
    <w:p w14:paraId="12F29701" w14:textId="14641299" w:rsidR="00BC10BF" w:rsidRDefault="00BC10BF" w:rsidP="00920C99">
      <w:pPr>
        <w:jc w:val="both"/>
        <w:rPr>
          <w:lang w:val="en-GB"/>
        </w:rPr>
      </w:pPr>
    </w:p>
    <w:p w14:paraId="5E2A255D" w14:textId="6C9DB5DF" w:rsidR="00BC10BF" w:rsidRDefault="00BC10BF" w:rsidP="00920C99">
      <w:pPr>
        <w:jc w:val="both"/>
        <w:rPr>
          <w:lang w:val="en-GB"/>
        </w:rPr>
      </w:pPr>
    </w:p>
    <w:p w14:paraId="79570DA4" w14:textId="77777777" w:rsidR="00920C99" w:rsidRDefault="00920C99" w:rsidP="00920C99">
      <w:pPr>
        <w:jc w:val="both"/>
        <w:rPr>
          <w:lang w:val="en-GB"/>
        </w:rPr>
      </w:pPr>
    </w:p>
    <w:p w14:paraId="0B201AAF" w14:textId="77777777" w:rsidR="00BC10BF" w:rsidRPr="00BC10BF" w:rsidRDefault="00BC10BF" w:rsidP="00920C99">
      <w:pPr>
        <w:jc w:val="both"/>
        <w:rPr>
          <w:lang w:val="en-GB"/>
        </w:rPr>
      </w:pPr>
    </w:p>
    <w:sdt>
      <w:sdtPr>
        <w:rPr>
          <w:rFonts w:asciiTheme="minorHAnsi" w:eastAsiaTheme="minorHAnsi" w:hAnsiTheme="minorHAnsi" w:cs="Arial"/>
          <w:color w:val="auto"/>
          <w:sz w:val="22"/>
          <w:szCs w:val="22"/>
        </w:rPr>
        <w:id w:val="-479075971"/>
        <w:docPartObj>
          <w:docPartGallery w:val="Table of Contents"/>
          <w:docPartUnique/>
        </w:docPartObj>
      </w:sdtPr>
      <w:sdtEndPr>
        <w:rPr>
          <w:b/>
          <w:bCs/>
          <w:noProof/>
        </w:rPr>
      </w:sdtEndPr>
      <w:sdtContent>
        <w:p w14:paraId="73E1B173" w14:textId="1BB1F38A" w:rsidR="00BC10BF" w:rsidRPr="00BC10BF" w:rsidRDefault="00C478FA" w:rsidP="00920C99">
          <w:pPr>
            <w:pStyle w:val="TOCHeading"/>
            <w:spacing w:line="360" w:lineRule="auto"/>
            <w:jc w:val="both"/>
            <w:rPr>
              <w:rFonts w:cs="Arial"/>
              <w:b/>
              <w:color w:val="auto"/>
              <w:sz w:val="22"/>
              <w:szCs w:val="22"/>
            </w:rPr>
          </w:pPr>
          <w:r w:rsidRPr="00BC10BF">
            <w:rPr>
              <w:rFonts w:cs="Arial"/>
              <w:b/>
              <w:color w:val="auto"/>
              <w:sz w:val="22"/>
              <w:szCs w:val="22"/>
            </w:rPr>
            <w:t>Table of Contents</w:t>
          </w:r>
        </w:p>
        <w:p w14:paraId="6CC23F6D" w14:textId="5A345586" w:rsidR="00BC10BF" w:rsidRPr="00BC10BF" w:rsidRDefault="00C478FA" w:rsidP="00920C99">
          <w:pPr>
            <w:pStyle w:val="TOC1"/>
            <w:tabs>
              <w:tab w:val="left" w:pos="440"/>
              <w:tab w:val="right" w:leader="dot" w:pos="9350"/>
            </w:tabs>
            <w:spacing w:line="360" w:lineRule="auto"/>
            <w:jc w:val="both"/>
            <w:rPr>
              <w:rFonts w:ascii="Arial" w:eastAsiaTheme="minorEastAsia" w:hAnsi="Arial" w:cs="Arial"/>
              <w:noProof/>
            </w:rPr>
          </w:pPr>
          <w:r w:rsidRPr="00BC10BF">
            <w:rPr>
              <w:rFonts w:ascii="Arial" w:hAnsi="Arial" w:cs="Arial"/>
            </w:rPr>
            <w:fldChar w:fldCharType="begin"/>
          </w:r>
          <w:r w:rsidRPr="00BC10BF">
            <w:rPr>
              <w:rFonts w:ascii="Arial" w:hAnsi="Arial" w:cs="Arial"/>
            </w:rPr>
            <w:instrText xml:space="preserve"> TOC \o "1-3" \h \z \u </w:instrText>
          </w:r>
          <w:r w:rsidRPr="00BC10BF">
            <w:rPr>
              <w:rFonts w:ascii="Arial" w:hAnsi="Arial" w:cs="Arial"/>
            </w:rPr>
            <w:fldChar w:fldCharType="separate"/>
          </w:r>
          <w:hyperlink w:anchor="_Toc219898700" w:history="1">
            <w:r w:rsidR="00BC10BF" w:rsidRPr="00BC10BF">
              <w:rPr>
                <w:rStyle w:val="Hyperlink"/>
                <w:rFonts w:ascii="Arial" w:hAnsi="Arial" w:cs="Arial"/>
                <w:noProof/>
                <w:color w:val="auto"/>
              </w:rPr>
              <w:t>1</w:t>
            </w:r>
            <w:r w:rsidR="00BC10BF" w:rsidRPr="00BC10BF">
              <w:rPr>
                <w:rFonts w:ascii="Arial" w:eastAsiaTheme="minorEastAsia" w:hAnsi="Arial" w:cs="Arial"/>
                <w:noProof/>
              </w:rPr>
              <w:tab/>
            </w:r>
            <w:r w:rsidR="00BC10BF" w:rsidRPr="00BC10BF">
              <w:rPr>
                <w:rStyle w:val="Hyperlink"/>
                <w:rFonts w:ascii="Arial" w:hAnsi="Arial" w:cs="Arial"/>
                <w:noProof/>
                <w:color w:val="auto"/>
              </w:rPr>
              <w:t>Introduction</w:t>
            </w:r>
            <w:r w:rsidR="00BC10BF" w:rsidRPr="00BC10BF">
              <w:rPr>
                <w:rFonts w:ascii="Arial" w:hAnsi="Arial" w:cs="Arial"/>
                <w:noProof/>
                <w:webHidden/>
              </w:rPr>
              <w:tab/>
            </w:r>
            <w:r w:rsidR="00BC10BF" w:rsidRPr="00BC10BF">
              <w:rPr>
                <w:rFonts w:ascii="Arial" w:hAnsi="Arial" w:cs="Arial"/>
                <w:noProof/>
                <w:webHidden/>
              </w:rPr>
              <w:fldChar w:fldCharType="begin"/>
            </w:r>
            <w:r w:rsidR="00BC10BF" w:rsidRPr="00BC10BF">
              <w:rPr>
                <w:rFonts w:ascii="Arial" w:hAnsi="Arial" w:cs="Arial"/>
                <w:noProof/>
                <w:webHidden/>
              </w:rPr>
              <w:instrText xml:space="preserve"> PAGEREF _Toc219898700 \h </w:instrText>
            </w:r>
            <w:r w:rsidR="00BC10BF" w:rsidRPr="00BC10BF">
              <w:rPr>
                <w:rFonts w:ascii="Arial" w:hAnsi="Arial" w:cs="Arial"/>
                <w:noProof/>
                <w:webHidden/>
              </w:rPr>
            </w:r>
            <w:r w:rsidR="00BC10BF" w:rsidRPr="00BC10BF">
              <w:rPr>
                <w:rFonts w:ascii="Arial" w:hAnsi="Arial" w:cs="Arial"/>
                <w:noProof/>
                <w:webHidden/>
              </w:rPr>
              <w:fldChar w:fldCharType="separate"/>
            </w:r>
            <w:r w:rsidR="00BC10BF" w:rsidRPr="00BC10BF">
              <w:rPr>
                <w:rFonts w:ascii="Arial" w:hAnsi="Arial" w:cs="Arial"/>
                <w:noProof/>
                <w:webHidden/>
              </w:rPr>
              <w:t>2</w:t>
            </w:r>
            <w:r w:rsidR="00BC10BF" w:rsidRPr="00BC10BF">
              <w:rPr>
                <w:rFonts w:ascii="Arial" w:hAnsi="Arial" w:cs="Arial"/>
                <w:noProof/>
                <w:webHidden/>
              </w:rPr>
              <w:fldChar w:fldCharType="end"/>
            </w:r>
          </w:hyperlink>
        </w:p>
        <w:p w14:paraId="73083161" w14:textId="0B13CD15" w:rsidR="00BC10BF" w:rsidRPr="00BC10BF" w:rsidRDefault="00BC10BF" w:rsidP="00920C99">
          <w:pPr>
            <w:pStyle w:val="TOC1"/>
            <w:tabs>
              <w:tab w:val="left" w:pos="440"/>
              <w:tab w:val="right" w:leader="dot" w:pos="9350"/>
            </w:tabs>
            <w:spacing w:line="360" w:lineRule="auto"/>
            <w:jc w:val="both"/>
            <w:rPr>
              <w:rFonts w:ascii="Arial" w:eastAsiaTheme="minorEastAsia" w:hAnsi="Arial" w:cs="Arial"/>
              <w:noProof/>
            </w:rPr>
          </w:pPr>
          <w:hyperlink w:anchor="_Toc219898701" w:history="1">
            <w:r w:rsidRPr="00BC10BF">
              <w:rPr>
                <w:rStyle w:val="Hyperlink"/>
                <w:rFonts w:ascii="Arial" w:hAnsi="Arial" w:cs="Arial"/>
                <w:noProof/>
                <w:color w:val="auto"/>
              </w:rPr>
              <w:t>2</w:t>
            </w:r>
            <w:r w:rsidRPr="00BC10BF">
              <w:rPr>
                <w:rFonts w:ascii="Arial" w:eastAsiaTheme="minorEastAsia" w:hAnsi="Arial" w:cs="Arial"/>
                <w:noProof/>
              </w:rPr>
              <w:tab/>
            </w:r>
            <w:r w:rsidRPr="00BC10BF">
              <w:rPr>
                <w:rStyle w:val="Hyperlink"/>
                <w:rFonts w:ascii="Arial" w:hAnsi="Arial" w:cs="Arial"/>
                <w:noProof/>
                <w:color w:val="auto"/>
              </w:rPr>
              <w:t>Overall Aim</w:t>
            </w:r>
            <w:r w:rsidRPr="00BC10BF">
              <w:rPr>
                <w:rFonts w:ascii="Arial" w:hAnsi="Arial" w:cs="Arial"/>
                <w:noProof/>
                <w:webHidden/>
              </w:rPr>
              <w:tab/>
            </w:r>
            <w:r w:rsidRPr="00BC10BF">
              <w:rPr>
                <w:rFonts w:ascii="Arial" w:hAnsi="Arial" w:cs="Arial"/>
                <w:noProof/>
                <w:webHidden/>
              </w:rPr>
              <w:fldChar w:fldCharType="begin"/>
            </w:r>
            <w:r w:rsidRPr="00BC10BF">
              <w:rPr>
                <w:rFonts w:ascii="Arial" w:hAnsi="Arial" w:cs="Arial"/>
                <w:noProof/>
                <w:webHidden/>
              </w:rPr>
              <w:instrText xml:space="preserve"> PAGEREF _Toc219898701 \h </w:instrText>
            </w:r>
            <w:r w:rsidRPr="00BC10BF">
              <w:rPr>
                <w:rFonts w:ascii="Arial" w:hAnsi="Arial" w:cs="Arial"/>
                <w:noProof/>
                <w:webHidden/>
              </w:rPr>
            </w:r>
            <w:r w:rsidRPr="00BC10BF">
              <w:rPr>
                <w:rFonts w:ascii="Arial" w:hAnsi="Arial" w:cs="Arial"/>
                <w:noProof/>
                <w:webHidden/>
              </w:rPr>
              <w:fldChar w:fldCharType="separate"/>
            </w:r>
            <w:r w:rsidRPr="00BC10BF">
              <w:rPr>
                <w:rFonts w:ascii="Arial" w:hAnsi="Arial" w:cs="Arial"/>
                <w:noProof/>
                <w:webHidden/>
              </w:rPr>
              <w:t>6</w:t>
            </w:r>
            <w:r w:rsidRPr="00BC10BF">
              <w:rPr>
                <w:rFonts w:ascii="Arial" w:hAnsi="Arial" w:cs="Arial"/>
                <w:noProof/>
                <w:webHidden/>
              </w:rPr>
              <w:fldChar w:fldCharType="end"/>
            </w:r>
          </w:hyperlink>
        </w:p>
        <w:p w14:paraId="1C5B4EF3" w14:textId="6D7BFE27" w:rsidR="00BC10BF" w:rsidRPr="00BC10BF" w:rsidRDefault="00BC10BF" w:rsidP="00920C99">
          <w:pPr>
            <w:pStyle w:val="TOC2"/>
            <w:tabs>
              <w:tab w:val="left" w:pos="880"/>
              <w:tab w:val="right" w:leader="dot" w:pos="9350"/>
            </w:tabs>
            <w:spacing w:line="360" w:lineRule="auto"/>
            <w:jc w:val="both"/>
            <w:rPr>
              <w:rFonts w:ascii="Arial" w:eastAsiaTheme="minorEastAsia" w:hAnsi="Arial" w:cs="Arial"/>
              <w:noProof/>
            </w:rPr>
          </w:pPr>
          <w:hyperlink w:anchor="_Toc219898702" w:history="1">
            <w:r w:rsidRPr="00BC10BF">
              <w:rPr>
                <w:rStyle w:val="Hyperlink"/>
                <w:rFonts w:ascii="Arial" w:hAnsi="Arial" w:cs="Arial"/>
                <w:noProof/>
                <w:color w:val="auto"/>
              </w:rPr>
              <w:t>2.1</w:t>
            </w:r>
            <w:r w:rsidRPr="00BC10BF">
              <w:rPr>
                <w:rFonts w:ascii="Arial" w:eastAsiaTheme="minorEastAsia" w:hAnsi="Arial" w:cs="Arial"/>
                <w:noProof/>
              </w:rPr>
              <w:tab/>
            </w:r>
            <w:r w:rsidRPr="00BC10BF">
              <w:rPr>
                <w:rStyle w:val="Hyperlink"/>
                <w:rFonts w:ascii="Arial" w:hAnsi="Arial" w:cs="Arial"/>
                <w:noProof/>
                <w:color w:val="auto"/>
              </w:rPr>
              <w:t>Research Objectives</w:t>
            </w:r>
            <w:r w:rsidRPr="00BC10BF">
              <w:rPr>
                <w:rFonts w:ascii="Arial" w:hAnsi="Arial" w:cs="Arial"/>
                <w:noProof/>
                <w:webHidden/>
              </w:rPr>
              <w:tab/>
            </w:r>
            <w:r w:rsidRPr="00BC10BF">
              <w:rPr>
                <w:rFonts w:ascii="Arial" w:hAnsi="Arial" w:cs="Arial"/>
                <w:noProof/>
                <w:webHidden/>
              </w:rPr>
              <w:fldChar w:fldCharType="begin"/>
            </w:r>
            <w:r w:rsidRPr="00BC10BF">
              <w:rPr>
                <w:rFonts w:ascii="Arial" w:hAnsi="Arial" w:cs="Arial"/>
                <w:noProof/>
                <w:webHidden/>
              </w:rPr>
              <w:instrText xml:space="preserve"> PAGEREF _Toc219898702 \h </w:instrText>
            </w:r>
            <w:r w:rsidRPr="00BC10BF">
              <w:rPr>
                <w:rFonts w:ascii="Arial" w:hAnsi="Arial" w:cs="Arial"/>
                <w:noProof/>
                <w:webHidden/>
              </w:rPr>
            </w:r>
            <w:r w:rsidRPr="00BC10BF">
              <w:rPr>
                <w:rFonts w:ascii="Arial" w:hAnsi="Arial" w:cs="Arial"/>
                <w:noProof/>
                <w:webHidden/>
              </w:rPr>
              <w:fldChar w:fldCharType="separate"/>
            </w:r>
            <w:r w:rsidRPr="00BC10BF">
              <w:rPr>
                <w:rFonts w:ascii="Arial" w:hAnsi="Arial" w:cs="Arial"/>
                <w:noProof/>
                <w:webHidden/>
              </w:rPr>
              <w:t>6</w:t>
            </w:r>
            <w:r w:rsidRPr="00BC10BF">
              <w:rPr>
                <w:rFonts w:ascii="Arial" w:hAnsi="Arial" w:cs="Arial"/>
                <w:noProof/>
                <w:webHidden/>
              </w:rPr>
              <w:fldChar w:fldCharType="end"/>
            </w:r>
          </w:hyperlink>
        </w:p>
        <w:p w14:paraId="75F08BBA" w14:textId="5B517FA1" w:rsidR="00BC10BF" w:rsidRPr="00BC10BF" w:rsidRDefault="00BC10BF" w:rsidP="00920C99">
          <w:pPr>
            <w:pStyle w:val="TOC1"/>
            <w:tabs>
              <w:tab w:val="left" w:pos="440"/>
              <w:tab w:val="right" w:leader="dot" w:pos="9350"/>
            </w:tabs>
            <w:spacing w:line="360" w:lineRule="auto"/>
            <w:jc w:val="both"/>
            <w:rPr>
              <w:rFonts w:ascii="Arial" w:eastAsiaTheme="minorEastAsia" w:hAnsi="Arial" w:cs="Arial"/>
              <w:noProof/>
            </w:rPr>
          </w:pPr>
          <w:hyperlink w:anchor="_Toc219898703" w:history="1">
            <w:r w:rsidRPr="00BC10BF">
              <w:rPr>
                <w:rStyle w:val="Hyperlink"/>
                <w:rFonts w:ascii="Arial" w:hAnsi="Arial" w:cs="Arial"/>
                <w:noProof/>
                <w:color w:val="auto"/>
              </w:rPr>
              <w:t>3</w:t>
            </w:r>
            <w:r w:rsidRPr="00BC10BF">
              <w:rPr>
                <w:rFonts w:ascii="Arial" w:eastAsiaTheme="minorEastAsia" w:hAnsi="Arial" w:cs="Arial"/>
                <w:noProof/>
              </w:rPr>
              <w:tab/>
            </w:r>
            <w:r w:rsidRPr="00BC10BF">
              <w:rPr>
                <w:rStyle w:val="Hyperlink"/>
                <w:rFonts w:ascii="Arial" w:hAnsi="Arial" w:cs="Arial"/>
                <w:noProof/>
                <w:color w:val="auto"/>
              </w:rPr>
              <w:t>Methods</w:t>
            </w:r>
            <w:r w:rsidRPr="00BC10BF">
              <w:rPr>
                <w:rFonts w:ascii="Arial" w:hAnsi="Arial" w:cs="Arial"/>
                <w:noProof/>
                <w:webHidden/>
              </w:rPr>
              <w:tab/>
            </w:r>
            <w:r w:rsidRPr="00BC10BF">
              <w:rPr>
                <w:rFonts w:ascii="Arial" w:hAnsi="Arial" w:cs="Arial"/>
                <w:noProof/>
                <w:webHidden/>
              </w:rPr>
              <w:fldChar w:fldCharType="begin"/>
            </w:r>
            <w:r w:rsidRPr="00BC10BF">
              <w:rPr>
                <w:rFonts w:ascii="Arial" w:hAnsi="Arial" w:cs="Arial"/>
                <w:noProof/>
                <w:webHidden/>
              </w:rPr>
              <w:instrText xml:space="preserve"> PAGEREF _Toc219898703 \h </w:instrText>
            </w:r>
            <w:r w:rsidRPr="00BC10BF">
              <w:rPr>
                <w:rFonts w:ascii="Arial" w:hAnsi="Arial" w:cs="Arial"/>
                <w:noProof/>
                <w:webHidden/>
              </w:rPr>
            </w:r>
            <w:r w:rsidRPr="00BC10BF">
              <w:rPr>
                <w:rFonts w:ascii="Arial" w:hAnsi="Arial" w:cs="Arial"/>
                <w:noProof/>
                <w:webHidden/>
              </w:rPr>
              <w:fldChar w:fldCharType="separate"/>
            </w:r>
            <w:r w:rsidRPr="00BC10BF">
              <w:rPr>
                <w:rFonts w:ascii="Arial" w:hAnsi="Arial" w:cs="Arial"/>
                <w:noProof/>
                <w:webHidden/>
              </w:rPr>
              <w:t>6</w:t>
            </w:r>
            <w:r w:rsidRPr="00BC10BF">
              <w:rPr>
                <w:rFonts w:ascii="Arial" w:hAnsi="Arial" w:cs="Arial"/>
                <w:noProof/>
                <w:webHidden/>
              </w:rPr>
              <w:fldChar w:fldCharType="end"/>
            </w:r>
          </w:hyperlink>
        </w:p>
        <w:p w14:paraId="282D5B67" w14:textId="1AD1459B" w:rsidR="00BC10BF" w:rsidRPr="00BC10BF" w:rsidRDefault="00BC10BF" w:rsidP="00920C99">
          <w:pPr>
            <w:pStyle w:val="TOC2"/>
            <w:tabs>
              <w:tab w:val="left" w:pos="880"/>
              <w:tab w:val="right" w:leader="dot" w:pos="9350"/>
            </w:tabs>
            <w:spacing w:line="360" w:lineRule="auto"/>
            <w:jc w:val="both"/>
            <w:rPr>
              <w:rFonts w:ascii="Arial" w:eastAsiaTheme="minorEastAsia" w:hAnsi="Arial" w:cs="Arial"/>
              <w:noProof/>
            </w:rPr>
          </w:pPr>
          <w:hyperlink w:anchor="_Toc219898704" w:history="1">
            <w:r w:rsidRPr="00BC10BF">
              <w:rPr>
                <w:rStyle w:val="Hyperlink"/>
                <w:rFonts w:ascii="Arial" w:hAnsi="Arial" w:cs="Arial"/>
                <w:noProof/>
                <w:color w:val="auto"/>
              </w:rPr>
              <w:t>3.1</w:t>
            </w:r>
            <w:r w:rsidRPr="00BC10BF">
              <w:rPr>
                <w:rFonts w:ascii="Arial" w:eastAsiaTheme="minorEastAsia" w:hAnsi="Arial" w:cs="Arial"/>
                <w:noProof/>
              </w:rPr>
              <w:tab/>
            </w:r>
            <w:r w:rsidRPr="00BC10BF">
              <w:rPr>
                <w:rStyle w:val="Hyperlink"/>
                <w:rFonts w:ascii="Arial" w:hAnsi="Arial" w:cs="Arial"/>
                <w:noProof/>
                <w:color w:val="auto"/>
              </w:rPr>
              <w:t>Study design and setting</w:t>
            </w:r>
            <w:r w:rsidRPr="00BC10BF">
              <w:rPr>
                <w:rFonts w:ascii="Arial" w:hAnsi="Arial" w:cs="Arial"/>
                <w:noProof/>
                <w:webHidden/>
              </w:rPr>
              <w:tab/>
            </w:r>
            <w:r w:rsidRPr="00BC10BF">
              <w:rPr>
                <w:rFonts w:ascii="Arial" w:hAnsi="Arial" w:cs="Arial"/>
                <w:noProof/>
                <w:webHidden/>
              </w:rPr>
              <w:fldChar w:fldCharType="begin"/>
            </w:r>
            <w:r w:rsidRPr="00BC10BF">
              <w:rPr>
                <w:rFonts w:ascii="Arial" w:hAnsi="Arial" w:cs="Arial"/>
                <w:noProof/>
                <w:webHidden/>
              </w:rPr>
              <w:instrText xml:space="preserve"> PAGEREF _Toc219898704 \h </w:instrText>
            </w:r>
            <w:r w:rsidRPr="00BC10BF">
              <w:rPr>
                <w:rFonts w:ascii="Arial" w:hAnsi="Arial" w:cs="Arial"/>
                <w:noProof/>
                <w:webHidden/>
              </w:rPr>
            </w:r>
            <w:r w:rsidRPr="00BC10BF">
              <w:rPr>
                <w:rFonts w:ascii="Arial" w:hAnsi="Arial" w:cs="Arial"/>
                <w:noProof/>
                <w:webHidden/>
              </w:rPr>
              <w:fldChar w:fldCharType="separate"/>
            </w:r>
            <w:r w:rsidRPr="00BC10BF">
              <w:rPr>
                <w:rFonts w:ascii="Arial" w:hAnsi="Arial" w:cs="Arial"/>
                <w:noProof/>
                <w:webHidden/>
              </w:rPr>
              <w:t>6</w:t>
            </w:r>
            <w:r w:rsidRPr="00BC10BF">
              <w:rPr>
                <w:rFonts w:ascii="Arial" w:hAnsi="Arial" w:cs="Arial"/>
                <w:noProof/>
                <w:webHidden/>
              </w:rPr>
              <w:fldChar w:fldCharType="end"/>
            </w:r>
          </w:hyperlink>
        </w:p>
        <w:p w14:paraId="6F184992" w14:textId="008DFBF1" w:rsidR="00BC10BF" w:rsidRPr="00BC10BF" w:rsidRDefault="00BC10BF" w:rsidP="00920C99">
          <w:pPr>
            <w:pStyle w:val="TOC2"/>
            <w:tabs>
              <w:tab w:val="left" w:pos="880"/>
              <w:tab w:val="right" w:leader="dot" w:pos="9350"/>
            </w:tabs>
            <w:spacing w:line="360" w:lineRule="auto"/>
            <w:jc w:val="both"/>
            <w:rPr>
              <w:rFonts w:ascii="Arial" w:eastAsiaTheme="minorEastAsia" w:hAnsi="Arial" w:cs="Arial"/>
              <w:noProof/>
            </w:rPr>
          </w:pPr>
          <w:hyperlink w:anchor="_Toc219898705" w:history="1">
            <w:r w:rsidRPr="00BC10BF">
              <w:rPr>
                <w:rStyle w:val="Hyperlink"/>
                <w:rFonts w:ascii="Arial" w:hAnsi="Arial" w:cs="Arial"/>
                <w:noProof/>
                <w:color w:val="auto"/>
              </w:rPr>
              <w:t>3.2</w:t>
            </w:r>
            <w:r w:rsidRPr="00BC10BF">
              <w:rPr>
                <w:rFonts w:ascii="Arial" w:eastAsiaTheme="minorEastAsia" w:hAnsi="Arial" w:cs="Arial"/>
                <w:noProof/>
              </w:rPr>
              <w:tab/>
            </w:r>
            <w:r w:rsidRPr="00BC10BF">
              <w:rPr>
                <w:rStyle w:val="Hyperlink"/>
                <w:rFonts w:ascii="Arial" w:hAnsi="Arial" w:cs="Arial"/>
                <w:noProof/>
                <w:color w:val="auto"/>
              </w:rPr>
              <w:t>Study population and follow-up</w:t>
            </w:r>
            <w:r w:rsidRPr="00BC10BF">
              <w:rPr>
                <w:rFonts w:ascii="Arial" w:hAnsi="Arial" w:cs="Arial"/>
                <w:noProof/>
                <w:webHidden/>
              </w:rPr>
              <w:tab/>
            </w:r>
            <w:r w:rsidRPr="00BC10BF">
              <w:rPr>
                <w:rFonts w:ascii="Arial" w:hAnsi="Arial" w:cs="Arial"/>
                <w:noProof/>
                <w:webHidden/>
              </w:rPr>
              <w:fldChar w:fldCharType="begin"/>
            </w:r>
            <w:r w:rsidRPr="00BC10BF">
              <w:rPr>
                <w:rFonts w:ascii="Arial" w:hAnsi="Arial" w:cs="Arial"/>
                <w:noProof/>
                <w:webHidden/>
              </w:rPr>
              <w:instrText xml:space="preserve"> PAGEREF _Toc219898705 \h </w:instrText>
            </w:r>
            <w:r w:rsidRPr="00BC10BF">
              <w:rPr>
                <w:rFonts w:ascii="Arial" w:hAnsi="Arial" w:cs="Arial"/>
                <w:noProof/>
                <w:webHidden/>
              </w:rPr>
            </w:r>
            <w:r w:rsidRPr="00BC10BF">
              <w:rPr>
                <w:rFonts w:ascii="Arial" w:hAnsi="Arial" w:cs="Arial"/>
                <w:noProof/>
                <w:webHidden/>
              </w:rPr>
              <w:fldChar w:fldCharType="separate"/>
            </w:r>
            <w:r w:rsidRPr="00BC10BF">
              <w:rPr>
                <w:rFonts w:ascii="Arial" w:hAnsi="Arial" w:cs="Arial"/>
                <w:noProof/>
                <w:webHidden/>
              </w:rPr>
              <w:t>7</w:t>
            </w:r>
            <w:r w:rsidRPr="00BC10BF">
              <w:rPr>
                <w:rFonts w:ascii="Arial" w:hAnsi="Arial" w:cs="Arial"/>
                <w:noProof/>
                <w:webHidden/>
              </w:rPr>
              <w:fldChar w:fldCharType="end"/>
            </w:r>
          </w:hyperlink>
        </w:p>
        <w:p w14:paraId="11CB4700" w14:textId="30B7A785" w:rsidR="00BC10BF" w:rsidRPr="00BC10BF" w:rsidRDefault="00BC10BF" w:rsidP="00920C99">
          <w:pPr>
            <w:pStyle w:val="TOC2"/>
            <w:tabs>
              <w:tab w:val="left" w:pos="880"/>
              <w:tab w:val="right" w:leader="dot" w:pos="9350"/>
            </w:tabs>
            <w:spacing w:line="360" w:lineRule="auto"/>
            <w:jc w:val="both"/>
            <w:rPr>
              <w:rFonts w:ascii="Arial" w:eastAsiaTheme="minorEastAsia" w:hAnsi="Arial" w:cs="Arial"/>
              <w:noProof/>
            </w:rPr>
          </w:pPr>
          <w:hyperlink w:anchor="_Toc219898706" w:history="1">
            <w:r w:rsidRPr="00BC10BF">
              <w:rPr>
                <w:rStyle w:val="Hyperlink"/>
                <w:rFonts w:ascii="Arial" w:hAnsi="Arial" w:cs="Arial"/>
                <w:noProof/>
                <w:color w:val="auto"/>
              </w:rPr>
              <w:t>3.3</w:t>
            </w:r>
            <w:r w:rsidRPr="00BC10BF">
              <w:rPr>
                <w:rFonts w:ascii="Arial" w:eastAsiaTheme="minorEastAsia" w:hAnsi="Arial" w:cs="Arial"/>
                <w:noProof/>
              </w:rPr>
              <w:tab/>
            </w:r>
            <w:r w:rsidRPr="00BC10BF">
              <w:rPr>
                <w:rStyle w:val="Hyperlink"/>
                <w:rFonts w:ascii="Arial" w:hAnsi="Arial" w:cs="Arial"/>
                <w:noProof/>
                <w:color w:val="auto"/>
              </w:rPr>
              <w:t>Exposures</w:t>
            </w:r>
            <w:r w:rsidRPr="00BC10BF">
              <w:rPr>
                <w:rFonts w:ascii="Arial" w:hAnsi="Arial" w:cs="Arial"/>
                <w:noProof/>
                <w:webHidden/>
              </w:rPr>
              <w:tab/>
            </w:r>
            <w:r w:rsidRPr="00BC10BF">
              <w:rPr>
                <w:rFonts w:ascii="Arial" w:hAnsi="Arial" w:cs="Arial"/>
                <w:noProof/>
                <w:webHidden/>
              </w:rPr>
              <w:fldChar w:fldCharType="begin"/>
            </w:r>
            <w:r w:rsidRPr="00BC10BF">
              <w:rPr>
                <w:rFonts w:ascii="Arial" w:hAnsi="Arial" w:cs="Arial"/>
                <w:noProof/>
                <w:webHidden/>
              </w:rPr>
              <w:instrText xml:space="preserve"> PAGEREF _Toc219898706 \h </w:instrText>
            </w:r>
            <w:r w:rsidRPr="00BC10BF">
              <w:rPr>
                <w:rFonts w:ascii="Arial" w:hAnsi="Arial" w:cs="Arial"/>
                <w:noProof/>
                <w:webHidden/>
              </w:rPr>
            </w:r>
            <w:r w:rsidRPr="00BC10BF">
              <w:rPr>
                <w:rFonts w:ascii="Arial" w:hAnsi="Arial" w:cs="Arial"/>
                <w:noProof/>
                <w:webHidden/>
              </w:rPr>
              <w:fldChar w:fldCharType="separate"/>
            </w:r>
            <w:r w:rsidRPr="00BC10BF">
              <w:rPr>
                <w:rFonts w:ascii="Arial" w:hAnsi="Arial" w:cs="Arial"/>
                <w:noProof/>
                <w:webHidden/>
              </w:rPr>
              <w:t>8</w:t>
            </w:r>
            <w:r w:rsidRPr="00BC10BF">
              <w:rPr>
                <w:rFonts w:ascii="Arial" w:hAnsi="Arial" w:cs="Arial"/>
                <w:noProof/>
                <w:webHidden/>
              </w:rPr>
              <w:fldChar w:fldCharType="end"/>
            </w:r>
          </w:hyperlink>
        </w:p>
        <w:p w14:paraId="3E6F8046" w14:textId="2E73AAAD" w:rsidR="00BC10BF" w:rsidRPr="00BC10BF" w:rsidRDefault="00BC10BF" w:rsidP="00920C99">
          <w:pPr>
            <w:pStyle w:val="TOC2"/>
            <w:tabs>
              <w:tab w:val="left" w:pos="880"/>
              <w:tab w:val="right" w:leader="dot" w:pos="9350"/>
            </w:tabs>
            <w:spacing w:line="360" w:lineRule="auto"/>
            <w:jc w:val="both"/>
            <w:rPr>
              <w:rFonts w:ascii="Arial" w:eastAsiaTheme="minorEastAsia" w:hAnsi="Arial" w:cs="Arial"/>
              <w:noProof/>
            </w:rPr>
          </w:pPr>
          <w:hyperlink w:anchor="_Toc219898707" w:history="1">
            <w:r w:rsidRPr="00BC10BF">
              <w:rPr>
                <w:rStyle w:val="Hyperlink"/>
                <w:rFonts w:ascii="Arial" w:hAnsi="Arial" w:cs="Arial"/>
                <w:noProof/>
                <w:color w:val="auto"/>
              </w:rPr>
              <w:t>3.4</w:t>
            </w:r>
            <w:r w:rsidRPr="00BC10BF">
              <w:rPr>
                <w:rFonts w:ascii="Arial" w:eastAsiaTheme="minorEastAsia" w:hAnsi="Arial" w:cs="Arial"/>
                <w:noProof/>
              </w:rPr>
              <w:tab/>
            </w:r>
            <w:r w:rsidRPr="00BC10BF">
              <w:rPr>
                <w:rStyle w:val="Hyperlink"/>
                <w:rFonts w:ascii="Arial" w:hAnsi="Arial" w:cs="Arial"/>
                <w:noProof/>
                <w:color w:val="auto"/>
              </w:rPr>
              <w:t>Outcomes</w:t>
            </w:r>
            <w:r w:rsidRPr="00BC10BF">
              <w:rPr>
                <w:rFonts w:ascii="Arial" w:hAnsi="Arial" w:cs="Arial"/>
                <w:noProof/>
                <w:webHidden/>
              </w:rPr>
              <w:tab/>
            </w:r>
            <w:r w:rsidRPr="00BC10BF">
              <w:rPr>
                <w:rFonts w:ascii="Arial" w:hAnsi="Arial" w:cs="Arial"/>
                <w:noProof/>
                <w:webHidden/>
              </w:rPr>
              <w:fldChar w:fldCharType="begin"/>
            </w:r>
            <w:r w:rsidRPr="00BC10BF">
              <w:rPr>
                <w:rFonts w:ascii="Arial" w:hAnsi="Arial" w:cs="Arial"/>
                <w:noProof/>
                <w:webHidden/>
              </w:rPr>
              <w:instrText xml:space="preserve"> PAGEREF _Toc219898707 \h </w:instrText>
            </w:r>
            <w:r w:rsidRPr="00BC10BF">
              <w:rPr>
                <w:rFonts w:ascii="Arial" w:hAnsi="Arial" w:cs="Arial"/>
                <w:noProof/>
                <w:webHidden/>
              </w:rPr>
            </w:r>
            <w:r w:rsidRPr="00BC10BF">
              <w:rPr>
                <w:rFonts w:ascii="Arial" w:hAnsi="Arial" w:cs="Arial"/>
                <w:noProof/>
                <w:webHidden/>
              </w:rPr>
              <w:fldChar w:fldCharType="separate"/>
            </w:r>
            <w:r w:rsidRPr="00BC10BF">
              <w:rPr>
                <w:rFonts w:ascii="Arial" w:hAnsi="Arial" w:cs="Arial"/>
                <w:noProof/>
                <w:webHidden/>
              </w:rPr>
              <w:t>8</w:t>
            </w:r>
            <w:r w:rsidRPr="00BC10BF">
              <w:rPr>
                <w:rFonts w:ascii="Arial" w:hAnsi="Arial" w:cs="Arial"/>
                <w:noProof/>
                <w:webHidden/>
              </w:rPr>
              <w:fldChar w:fldCharType="end"/>
            </w:r>
          </w:hyperlink>
        </w:p>
        <w:p w14:paraId="5698DCE3" w14:textId="0BB42296" w:rsidR="00BC10BF" w:rsidRPr="00BC10BF" w:rsidRDefault="00BC10BF" w:rsidP="00920C99">
          <w:pPr>
            <w:pStyle w:val="TOC2"/>
            <w:tabs>
              <w:tab w:val="left" w:pos="880"/>
              <w:tab w:val="right" w:leader="dot" w:pos="9350"/>
            </w:tabs>
            <w:spacing w:line="360" w:lineRule="auto"/>
            <w:jc w:val="both"/>
            <w:rPr>
              <w:rFonts w:ascii="Arial" w:eastAsiaTheme="minorEastAsia" w:hAnsi="Arial" w:cs="Arial"/>
              <w:noProof/>
            </w:rPr>
          </w:pPr>
          <w:hyperlink w:anchor="_Toc219898708" w:history="1">
            <w:r w:rsidRPr="00BC10BF">
              <w:rPr>
                <w:rStyle w:val="Hyperlink"/>
                <w:rFonts w:ascii="Arial" w:hAnsi="Arial" w:cs="Arial"/>
                <w:noProof/>
                <w:color w:val="auto"/>
              </w:rPr>
              <w:t>3.5</w:t>
            </w:r>
            <w:r w:rsidRPr="00BC10BF">
              <w:rPr>
                <w:rFonts w:ascii="Arial" w:eastAsiaTheme="minorEastAsia" w:hAnsi="Arial" w:cs="Arial"/>
                <w:noProof/>
              </w:rPr>
              <w:tab/>
            </w:r>
            <w:r w:rsidRPr="00BC10BF">
              <w:rPr>
                <w:rStyle w:val="Hyperlink"/>
                <w:rFonts w:ascii="Arial" w:hAnsi="Arial" w:cs="Arial"/>
                <w:noProof/>
                <w:color w:val="auto"/>
              </w:rPr>
              <w:t>Covariates and confounders</w:t>
            </w:r>
            <w:r w:rsidRPr="00BC10BF">
              <w:rPr>
                <w:rFonts w:ascii="Arial" w:hAnsi="Arial" w:cs="Arial"/>
                <w:noProof/>
                <w:webHidden/>
              </w:rPr>
              <w:tab/>
            </w:r>
            <w:r w:rsidRPr="00BC10BF">
              <w:rPr>
                <w:rFonts w:ascii="Arial" w:hAnsi="Arial" w:cs="Arial"/>
                <w:noProof/>
                <w:webHidden/>
              </w:rPr>
              <w:fldChar w:fldCharType="begin"/>
            </w:r>
            <w:r w:rsidRPr="00BC10BF">
              <w:rPr>
                <w:rFonts w:ascii="Arial" w:hAnsi="Arial" w:cs="Arial"/>
                <w:noProof/>
                <w:webHidden/>
              </w:rPr>
              <w:instrText xml:space="preserve"> PAGEREF _Toc219898708 \h </w:instrText>
            </w:r>
            <w:r w:rsidRPr="00BC10BF">
              <w:rPr>
                <w:rFonts w:ascii="Arial" w:hAnsi="Arial" w:cs="Arial"/>
                <w:noProof/>
                <w:webHidden/>
              </w:rPr>
            </w:r>
            <w:r w:rsidRPr="00BC10BF">
              <w:rPr>
                <w:rFonts w:ascii="Arial" w:hAnsi="Arial" w:cs="Arial"/>
                <w:noProof/>
                <w:webHidden/>
              </w:rPr>
              <w:fldChar w:fldCharType="separate"/>
            </w:r>
            <w:r w:rsidRPr="00BC10BF">
              <w:rPr>
                <w:rFonts w:ascii="Arial" w:hAnsi="Arial" w:cs="Arial"/>
                <w:noProof/>
                <w:webHidden/>
              </w:rPr>
              <w:t>8</w:t>
            </w:r>
            <w:r w:rsidRPr="00BC10BF">
              <w:rPr>
                <w:rFonts w:ascii="Arial" w:hAnsi="Arial" w:cs="Arial"/>
                <w:noProof/>
                <w:webHidden/>
              </w:rPr>
              <w:fldChar w:fldCharType="end"/>
            </w:r>
          </w:hyperlink>
        </w:p>
        <w:p w14:paraId="415EDA0A" w14:textId="461E76A2" w:rsidR="00BC10BF" w:rsidRPr="00BC10BF" w:rsidRDefault="00BC10BF" w:rsidP="00920C99">
          <w:pPr>
            <w:pStyle w:val="TOC2"/>
            <w:tabs>
              <w:tab w:val="left" w:pos="880"/>
              <w:tab w:val="right" w:leader="dot" w:pos="9350"/>
            </w:tabs>
            <w:spacing w:line="360" w:lineRule="auto"/>
            <w:jc w:val="both"/>
            <w:rPr>
              <w:rFonts w:ascii="Arial" w:eastAsiaTheme="minorEastAsia" w:hAnsi="Arial" w:cs="Arial"/>
              <w:noProof/>
            </w:rPr>
          </w:pPr>
          <w:hyperlink w:anchor="_Toc219898709" w:history="1">
            <w:r w:rsidRPr="00BC10BF">
              <w:rPr>
                <w:rStyle w:val="Hyperlink"/>
                <w:rFonts w:ascii="Arial" w:hAnsi="Arial" w:cs="Arial"/>
                <w:noProof/>
                <w:color w:val="auto"/>
              </w:rPr>
              <w:t>3.6</w:t>
            </w:r>
            <w:r w:rsidRPr="00BC10BF">
              <w:rPr>
                <w:rFonts w:ascii="Arial" w:eastAsiaTheme="minorEastAsia" w:hAnsi="Arial" w:cs="Arial"/>
                <w:noProof/>
              </w:rPr>
              <w:tab/>
            </w:r>
            <w:r w:rsidRPr="00BC10BF">
              <w:rPr>
                <w:rStyle w:val="Hyperlink"/>
                <w:rFonts w:ascii="Arial" w:hAnsi="Arial" w:cs="Arial"/>
                <w:noProof/>
                <w:color w:val="auto"/>
              </w:rPr>
              <w:t>Statistical analysis</w:t>
            </w:r>
            <w:r w:rsidRPr="00BC10BF">
              <w:rPr>
                <w:rFonts w:ascii="Arial" w:hAnsi="Arial" w:cs="Arial"/>
                <w:noProof/>
                <w:webHidden/>
              </w:rPr>
              <w:tab/>
            </w:r>
            <w:r w:rsidRPr="00BC10BF">
              <w:rPr>
                <w:rFonts w:ascii="Arial" w:hAnsi="Arial" w:cs="Arial"/>
                <w:noProof/>
                <w:webHidden/>
              </w:rPr>
              <w:fldChar w:fldCharType="begin"/>
            </w:r>
            <w:r w:rsidRPr="00BC10BF">
              <w:rPr>
                <w:rFonts w:ascii="Arial" w:hAnsi="Arial" w:cs="Arial"/>
                <w:noProof/>
                <w:webHidden/>
              </w:rPr>
              <w:instrText xml:space="preserve"> PAGEREF _Toc219898709 \h </w:instrText>
            </w:r>
            <w:r w:rsidRPr="00BC10BF">
              <w:rPr>
                <w:rFonts w:ascii="Arial" w:hAnsi="Arial" w:cs="Arial"/>
                <w:noProof/>
                <w:webHidden/>
              </w:rPr>
            </w:r>
            <w:r w:rsidRPr="00BC10BF">
              <w:rPr>
                <w:rFonts w:ascii="Arial" w:hAnsi="Arial" w:cs="Arial"/>
                <w:noProof/>
                <w:webHidden/>
              </w:rPr>
              <w:fldChar w:fldCharType="separate"/>
            </w:r>
            <w:r w:rsidRPr="00BC10BF">
              <w:rPr>
                <w:rFonts w:ascii="Arial" w:hAnsi="Arial" w:cs="Arial"/>
                <w:noProof/>
                <w:webHidden/>
              </w:rPr>
              <w:t>8</w:t>
            </w:r>
            <w:r w:rsidRPr="00BC10BF">
              <w:rPr>
                <w:rFonts w:ascii="Arial" w:hAnsi="Arial" w:cs="Arial"/>
                <w:noProof/>
                <w:webHidden/>
              </w:rPr>
              <w:fldChar w:fldCharType="end"/>
            </w:r>
          </w:hyperlink>
        </w:p>
        <w:p w14:paraId="6EDF88D9" w14:textId="4515B8C2" w:rsidR="00BC10BF" w:rsidRPr="00BC10BF" w:rsidRDefault="00BC10BF" w:rsidP="00920C99">
          <w:pPr>
            <w:pStyle w:val="TOC3"/>
            <w:tabs>
              <w:tab w:val="left" w:pos="1320"/>
              <w:tab w:val="right" w:leader="dot" w:pos="9350"/>
            </w:tabs>
            <w:spacing w:line="360" w:lineRule="auto"/>
            <w:jc w:val="both"/>
            <w:rPr>
              <w:rFonts w:ascii="Arial" w:eastAsiaTheme="minorEastAsia" w:hAnsi="Arial" w:cs="Arial"/>
              <w:noProof/>
            </w:rPr>
          </w:pPr>
          <w:hyperlink w:anchor="_Toc219898710" w:history="1">
            <w:r w:rsidRPr="00BC10BF">
              <w:rPr>
                <w:rStyle w:val="Hyperlink"/>
                <w:rFonts w:ascii="Arial" w:hAnsi="Arial" w:cs="Arial"/>
                <w:noProof/>
                <w:color w:val="auto"/>
              </w:rPr>
              <w:t>3.6.1</w:t>
            </w:r>
            <w:r w:rsidRPr="00BC10BF">
              <w:rPr>
                <w:rFonts w:ascii="Arial" w:eastAsiaTheme="minorEastAsia" w:hAnsi="Arial" w:cs="Arial"/>
                <w:noProof/>
              </w:rPr>
              <w:tab/>
            </w:r>
            <w:r w:rsidRPr="00BC10BF">
              <w:rPr>
                <w:rStyle w:val="Hyperlink"/>
                <w:rFonts w:ascii="Arial" w:hAnsi="Arial" w:cs="Arial"/>
                <w:noProof/>
                <w:color w:val="auto"/>
              </w:rPr>
              <w:t>Assessment of normality</w:t>
            </w:r>
            <w:r w:rsidRPr="00BC10BF">
              <w:rPr>
                <w:rFonts w:ascii="Arial" w:hAnsi="Arial" w:cs="Arial"/>
                <w:noProof/>
                <w:webHidden/>
              </w:rPr>
              <w:tab/>
            </w:r>
            <w:r w:rsidRPr="00BC10BF">
              <w:rPr>
                <w:rFonts w:ascii="Arial" w:hAnsi="Arial" w:cs="Arial"/>
                <w:noProof/>
                <w:webHidden/>
              </w:rPr>
              <w:fldChar w:fldCharType="begin"/>
            </w:r>
            <w:r w:rsidRPr="00BC10BF">
              <w:rPr>
                <w:rFonts w:ascii="Arial" w:hAnsi="Arial" w:cs="Arial"/>
                <w:noProof/>
                <w:webHidden/>
              </w:rPr>
              <w:instrText xml:space="preserve"> PAGEREF _Toc219898710 \h </w:instrText>
            </w:r>
            <w:r w:rsidRPr="00BC10BF">
              <w:rPr>
                <w:rFonts w:ascii="Arial" w:hAnsi="Arial" w:cs="Arial"/>
                <w:noProof/>
                <w:webHidden/>
              </w:rPr>
            </w:r>
            <w:r w:rsidRPr="00BC10BF">
              <w:rPr>
                <w:rFonts w:ascii="Arial" w:hAnsi="Arial" w:cs="Arial"/>
                <w:noProof/>
                <w:webHidden/>
              </w:rPr>
              <w:fldChar w:fldCharType="separate"/>
            </w:r>
            <w:r w:rsidRPr="00BC10BF">
              <w:rPr>
                <w:rFonts w:ascii="Arial" w:hAnsi="Arial" w:cs="Arial"/>
                <w:noProof/>
                <w:webHidden/>
              </w:rPr>
              <w:t>8</w:t>
            </w:r>
            <w:r w:rsidRPr="00BC10BF">
              <w:rPr>
                <w:rFonts w:ascii="Arial" w:hAnsi="Arial" w:cs="Arial"/>
                <w:noProof/>
                <w:webHidden/>
              </w:rPr>
              <w:fldChar w:fldCharType="end"/>
            </w:r>
          </w:hyperlink>
        </w:p>
        <w:p w14:paraId="1091D729" w14:textId="35BD2B4A" w:rsidR="00BC10BF" w:rsidRPr="00BC10BF" w:rsidRDefault="00BC10BF" w:rsidP="00920C99">
          <w:pPr>
            <w:pStyle w:val="TOC3"/>
            <w:tabs>
              <w:tab w:val="left" w:pos="1320"/>
              <w:tab w:val="right" w:leader="dot" w:pos="9350"/>
            </w:tabs>
            <w:spacing w:line="360" w:lineRule="auto"/>
            <w:jc w:val="both"/>
            <w:rPr>
              <w:rFonts w:ascii="Arial" w:eastAsiaTheme="minorEastAsia" w:hAnsi="Arial" w:cs="Arial"/>
              <w:noProof/>
            </w:rPr>
          </w:pPr>
          <w:hyperlink w:anchor="_Toc219898711" w:history="1">
            <w:r w:rsidRPr="00BC10BF">
              <w:rPr>
                <w:rStyle w:val="Hyperlink"/>
                <w:rFonts w:ascii="Arial" w:hAnsi="Arial" w:cs="Arial"/>
                <w:noProof/>
                <w:color w:val="auto"/>
              </w:rPr>
              <w:t>3.6.2</w:t>
            </w:r>
            <w:r w:rsidRPr="00BC10BF">
              <w:rPr>
                <w:rFonts w:ascii="Arial" w:eastAsiaTheme="minorEastAsia" w:hAnsi="Arial" w:cs="Arial"/>
                <w:noProof/>
              </w:rPr>
              <w:tab/>
            </w:r>
            <w:r w:rsidRPr="00BC10BF">
              <w:rPr>
                <w:rStyle w:val="Hyperlink"/>
                <w:rFonts w:ascii="Arial" w:hAnsi="Arial" w:cs="Arial"/>
                <w:noProof/>
                <w:color w:val="auto"/>
              </w:rPr>
              <w:t>Research aim 1: Descriptive analyses</w:t>
            </w:r>
            <w:r w:rsidRPr="00BC10BF">
              <w:rPr>
                <w:rFonts w:ascii="Arial" w:hAnsi="Arial" w:cs="Arial"/>
                <w:noProof/>
                <w:webHidden/>
              </w:rPr>
              <w:tab/>
            </w:r>
            <w:r w:rsidRPr="00BC10BF">
              <w:rPr>
                <w:rFonts w:ascii="Arial" w:hAnsi="Arial" w:cs="Arial"/>
                <w:noProof/>
                <w:webHidden/>
              </w:rPr>
              <w:fldChar w:fldCharType="begin"/>
            </w:r>
            <w:r w:rsidRPr="00BC10BF">
              <w:rPr>
                <w:rFonts w:ascii="Arial" w:hAnsi="Arial" w:cs="Arial"/>
                <w:noProof/>
                <w:webHidden/>
              </w:rPr>
              <w:instrText xml:space="preserve"> PAGEREF _Toc219898711 \h </w:instrText>
            </w:r>
            <w:r w:rsidRPr="00BC10BF">
              <w:rPr>
                <w:rFonts w:ascii="Arial" w:hAnsi="Arial" w:cs="Arial"/>
                <w:noProof/>
                <w:webHidden/>
              </w:rPr>
            </w:r>
            <w:r w:rsidRPr="00BC10BF">
              <w:rPr>
                <w:rFonts w:ascii="Arial" w:hAnsi="Arial" w:cs="Arial"/>
                <w:noProof/>
                <w:webHidden/>
              </w:rPr>
              <w:fldChar w:fldCharType="separate"/>
            </w:r>
            <w:r w:rsidRPr="00BC10BF">
              <w:rPr>
                <w:rFonts w:ascii="Arial" w:hAnsi="Arial" w:cs="Arial"/>
                <w:noProof/>
                <w:webHidden/>
              </w:rPr>
              <w:t>9</w:t>
            </w:r>
            <w:r w:rsidRPr="00BC10BF">
              <w:rPr>
                <w:rFonts w:ascii="Arial" w:hAnsi="Arial" w:cs="Arial"/>
                <w:noProof/>
                <w:webHidden/>
              </w:rPr>
              <w:fldChar w:fldCharType="end"/>
            </w:r>
          </w:hyperlink>
        </w:p>
        <w:p w14:paraId="45F7E9C8" w14:textId="61EBC248" w:rsidR="00BC10BF" w:rsidRPr="00BC10BF" w:rsidRDefault="00BC10BF" w:rsidP="00920C99">
          <w:pPr>
            <w:pStyle w:val="TOC3"/>
            <w:tabs>
              <w:tab w:val="left" w:pos="1320"/>
              <w:tab w:val="right" w:leader="dot" w:pos="9350"/>
            </w:tabs>
            <w:spacing w:line="360" w:lineRule="auto"/>
            <w:jc w:val="both"/>
            <w:rPr>
              <w:rFonts w:ascii="Arial" w:eastAsiaTheme="minorEastAsia" w:hAnsi="Arial" w:cs="Arial"/>
              <w:noProof/>
            </w:rPr>
          </w:pPr>
          <w:hyperlink w:anchor="_Toc219898712" w:history="1">
            <w:r w:rsidRPr="00BC10BF">
              <w:rPr>
                <w:rStyle w:val="Hyperlink"/>
                <w:rFonts w:ascii="Arial" w:hAnsi="Arial" w:cs="Arial"/>
                <w:noProof/>
                <w:color w:val="auto"/>
              </w:rPr>
              <w:t>3.6.3</w:t>
            </w:r>
            <w:r w:rsidRPr="00BC10BF">
              <w:rPr>
                <w:rFonts w:ascii="Arial" w:eastAsiaTheme="minorEastAsia" w:hAnsi="Arial" w:cs="Arial"/>
                <w:noProof/>
              </w:rPr>
              <w:tab/>
            </w:r>
            <w:r w:rsidRPr="00BC10BF">
              <w:rPr>
                <w:rStyle w:val="Hyperlink"/>
                <w:rFonts w:ascii="Arial" w:hAnsi="Arial" w:cs="Arial"/>
                <w:noProof/>
                <w:color w:val="auto"/>
              </w:rPr>
              <w:t>Research aim 2: Cross-sectional associations</w:t>
            </w:r>
            <w:r w:rsidRPr="00BC10BF">
              <w:rPr>
                <w:rFonts w:ascii="Arial" w:hAnsi="Arial" w:cs="Arial"/>
                <w:noProof/>
                <w:webHidden/>
              </w:rPr>
              <w:tab/>
            </w:r>
            <w:r w:rsidRPr="00BC10BF">
              <w:rPr>
                <w:rFonts w:ascii="Arial" w:hAnsi="Arial" w:cs="Arial"/>
                <w:noProof/>
                <w:webHidden/>
              </w:rPr>
              <w:fldChar w:fldCharType="begin"/>
            </w:r>
            <w:r w:rsidRPr="00BC10BF">
              <w:rPr>
                <w:rFonts w:ascii="Arial" w:hAnsi="Arial" w:cs="Arial"/>
                <w:noProof/>
                <w:webHidden/>
              </w:rPr>
              <w:instrText xml:space="preserve"> PAGEREF _Toc219898712 \h </w:instrText>
            </w:r>
            <w:r w:rsidRPr="00BC10BF">
              <w:rPr>
                <w:rFonts w:ascii="Arial" w:hAnsi="Arial" w:cs="Arial"/>
                <w:noProof/>
                <w:webHidden/>
              </w:rPr>
            </w:r>
            <w:r w:rsidRPr="00BC10BF">
              <w:rPr>
                <w:rFonts w:ascii="Arial" w:hAnsi="Arial" w:cs="Arial"/>
                <w:noProof/>
                <w:webHidden/>
              </w:rPr>
              <w:fldChar w:fldCharType="separate"/>
            </w:r>
            <w:r w:rsidRPr="00BC10BF">
              <w:rPr>
                <w:rFonts w:ascii="Arial" w:hAnsi="Arial" w:cs="Arial"/>
                <w:noProof/>
                <w:webHidden/>
              </w:rPr>
              <w:t>9</w:t>
            </w:r>
            <w:r w:rsidRPr="00BC10BF">
              <w:rPr>
                <w:rFonts w:ascii="Arial" w:hAnsi="Arial" w:cs="Arial"/>
                <w:noProof/>
                <w:webHidden/>
              </w:rPr>
              <w:fldChar w:fldCharType="end"/>
            </w:r>
          </w:hyperlink>
        </w:p>
        <w:p w14:paraId="52D065BD" w14:textId="5F0EA36E" w:rsidR="00BC10BF" w:rsidRPr="00BC10BF" w:rsidRDefault="00BC10BF" w:rsidP="00920C99">
          <w:pPr>
            <w:pStyle w:val="TOC3"/>
            <w:tabs>
              <w:tab w:val="left" w:pos="1320"/>
              <w:tab w:val="right" w:leader="dot" w:pos="9350"/>
            </w:tabs>
            <w:spacing w:line="360" w:lineRule="auto"/>
            <w:jc w:val="both"/>
            <w:rPr>
              <w:rFonts w:ascii="Arial" w:eastAsiaTheme="minorEastAsia" w:hAnsi="Arial" w:cs="Arial"/>
              <w:noProof/>
            </w:rPr>
          </w:pPr>
          <w:hyperlink w:anchor="_Toc219898713" w:history="1">
            <w:r w:rsidRPr="00BC10BF">
              <w:rPr>
                <w:rStyle w:val="Hyperlink"/>
                <w:rFonts w:ascii="Arial" w:hAnsi="Arial" w:cs="Arial"/>
                <w:noProof/>
                <w:color w:val="auto"/>
              </w:rPr>
              <w:t>3.6.4</w:t>
            </w:r>
            <w:r w:rsidRPr="00BC10BF">
              <w:rPr>
                <w:rFonts w:ascii="Arial" w:eastAsiaTheme="minorEastAsia" w:hAnsi="Arial" w:cs="Arial"/>
                <w:noProof/>
              </w:rPr>
              <w:tab/>
            </w:r>
            <w:r w:rsidRPr="00BC10BF">
              <w:rPr>
                <w:rStyle w:val="Hyperlink"/>
                <w:rFonts w:ascii="Arial" w:hAnsi="Arial" w:cs="Arial"/>
                <w:noProof/>
                <w:color w:val="auto"/>
              </w:rPr>
              <w:t>Model assumptions and effect modification</w:t>
            </w:r>
            <w:r w:rsidRPr="00BC10BF">
              <w:rPr>
                <w:rFonts w:ascii="Arial" w:hAnsi="Arial" w:cs="Arial"/>
                <w:noProof/>
                <w:webHidden/>
              </w:rPr>
              <w:tab/>
            </w:r>
            <w:r w:rsidRPr="00BC10BF">
              <w:rPr>
                <w:rFonts w:ascii="Arial" w:hAnsi="Arial" w:cs="Arial"/>
                <w:noProof/>
                <w:webHidden/>
              </w:rPr>
              <w:fldChar w:fldCharType="begin"/>
            </w:r>
            <w:r w:rsidRPr="00BC10BF">
              <w:rPr>
                <w:rFonts w:ascii="Arial" w:hAnsi="Arial" w:cs="Arial"/>
                <w:noProof/>
                <w:webHidden/>
              </w:rPr>
              <w:instrText xml:space="preserve"> PAGEREF _Toc219898713 \h </w:instrText>
            </w:r>
            <w:r w:rsidRPr="00BC10BF">
              <w:rPr>
                <w:rFonts w:ascii="Arial" w:hAnsi="Arial" w:cs="Arial"/>
                <w:noProof/>
                <w:webHidden/>
              </w:rPr>
            </w:r>
            <w:r w:rsidRPr="00BC10BF">
              <w:rPr>
                <w:rFonts w:ascii="Arial" w:hAnsi="Arial" w:cs="Arial"/>
                <w:noProof/>
                <w:webHidden/>
              </w:rPr>
              <w:fldChar w:fldCharType="separate"/>
            </w:r>
            <w:r w:rsidRPr="00BC10BF">
              <w:rPr>
                <w:rFonts w:ascii="Arial" w:hAnsi="Arial" w:cs="Arial"/>
                <w:noProof/>
                <w:webHidden/>
              </w:rPr>
              <w:t>9</w:t>
            </w:r>
            <w:r w:rsidRPr="00BC10BF">
              <w:rPr>
                <w:rFonts w:ascii="Arial" w:hAnsi="Arial" w:cs="Arial"/>
                <w:noProof/>
                <w:webHidden/>
              </w:rPr>
              <w:fldChar w:fldCharType="end"/>
            </w:r>
          </w:hyperlink>
        </w:p>
        <w:p w14:paraId="1FDBD376" w14:textId="0D644429" w:rsidR="00BC10BF" w:rsidRPr="00BC10BF" w:rsidRDefault="00BC10BF" w:rsidP="00920C99">
          <w:pPr>
            <w:pStyle w:val="TOC3"/>
            <w:tabs>
              <w:tab w:val="left" w:pos="1320"/>
              <w:tab w:val="right" w:leader="dot" w:pos="9350"/>
            </w:tabs>
            <w:spacing w:line="360" w:lineRule="auto"/>
            <w:jc w:val="both"/>
            <w:rPr>
              <w:rFonts w:ascii="Arial" w:eastAsiaTheme="minorEastAsia" w:hAnsi="Arial" w:cs="Arial"/>
              <w:noProof/>
            </w:rPr>
          </w:pPr>
          <w:hyperlink w:anchor="_Toc219898714" w:history="1">
            <w:r w:rsidRPr="00BC10BF">
              <w:rPr>
                <w:rStyle w:val="Hyperlink"/>
                <w:rFonts w:ascii="Arial" w:hAnsi="Arial" w:cs="Arial"/>
                <w:noProof/>
                <w:color w:val="auto"/>
              </w:rPr>
              <w:t>3.6.5</w:t>
            </w:r>
            <w:r w:rsidRPr="00BC10BF">
              <w:rPr>
                <w:rFonts w:ascii="Arial" w:eastAsiaTheme="minorEastAsia" w:hAnsi="Arial" w:cs="Arial"/>
                <w:noProof/>
              </w:rPr>
              <w:tab/>
            </w:r>
            <w:r w:rsidRPr="00BC10BF">
              <w:rPr>
                <w:rStyle w:val="Hyperlink"/>
                <w:rFonts w:ascii="Arial" w:hAnsi="Arial" w:cs="Arial"/>
                <w:noProof/>
                <w:color w:val="auto"/>
              </w:rPr>
              <w:t>Research aim 3: Longitudinal analyses</w:t>
            </w:r>
            <w:r w:rsidRPr="00BC10BF">
              <w:rPr>
                <w:rFonts w:ascii="Arial" w:hAnsi="Arial" w:cs="Arial"/>
                <w:noProof/>
                <w:webHidden/>
              </w:rPr>
              <w:tab/>
            </w:r>
            <w:r w:rsidRPr="00BC10BF">
              <w:rPr>
                <w:rFonts w:ascii="Arial" w:hAnsi="Arial" w:cs="Arial"/>
                <w:noProof/>
                <w:webHidden/>
              </w:rPr>
              <w:fldChar w:fldCharType="begin"/>
            </w:r>
            <w:r w:rsidRPr="00BC10BF">
              <w:rPr>
                <w:rFonts w:ascii="Arial" w:hAnsi="Arial" w:cs="Arial"/>
                <w:noProof/>
                <w:webHidden/>
              </w:rPr>
              <w:instrText xml:space="preserve"> PAGEREF _Toc219898714 \h </w:instrText>
            </w:r>
            <w:r w:rsidRPr="00BC10BF">
              <w:rPr>
                <w:rFonts w:ascii="Arial" w:hAnsi="Arial" w:cs="Arial"/>
                <w:noProof/>
                <w:webHidden/>
              </w:rPr>
            </w:r>
            <w:r w:rsidRPr="00BC10BF">
              <w:rPr>
                <w:rFonts w:ascii="Arial" w:hAnsi="Arial" w:cs="Arial"/>
                <w:noProof/>
                <w:webHidden/>
              </w:rPr>
              <w:fldChar w:fldCharType="separate"/>
            </w:r>
            <w:r w:rsidRPr="00BC10BF">
              <w:rPr>
                <w:rFonts w:ascii="Arial" w:hAnsi="Arial" w:cs="Arial"/>
                <w:noProof/>
                <w:webHidden/>
              </w:rPr>
              <w:t>10</w:t>
            </w:r>
            <w:r w:rsidRPr="00BC10BF">
              <w:rPr>
                <w:rFonts w:ascii="Arial" w:hAnsi="Arial" w:cs="Arial"/>
                <w:noProof/>
                <w:webHidden/>
              </w:rPr>
              <w:fldChar w:fldCharType="end"/>
            </w:r>
          </w:hyperlink>
        </w:p>
        <w:p w14:paraId="4F4C1A80" w14:textId="669C858A" w:rsidR="00BC10BF" w:rsidRPr="00BC10BF" w:rsidRDefault="00BC10BF" w:rsidP="00920C99">
          <w:pPr>
            <w:pStyle w:val="TOC3"/>
            <w:tabs>
              <w:tab w:val="left" w:pos="1320"/>
              <w:tab w:val="right" w:leader="dot" w:pos="9350"/>
            </w:tabs>
            <w:spacing w:line="360" w:lineRule="auto"/>
            <w:jc w:val="both"/>
            <w:rPr>
              <w:rFonts w:ascii="Arial" w:eastAsiaTheme="minorEastAsia" w:hAnsi="Arial" w:cs="Arial"/>
              <w:noProof/>
            </w:rPr>
          </w:pPr>
          <w:hyperlink w:anchor="_Toc219898715" w:history="1">
            <w:r w:rsidRPr="00BC10BF">
              <w:rPr>
                <w:rStyle w:val="Hyperlink"/>
                <w:rFonts w:ascii="Arial" w:hAnsi="Arial" w:cs="Arial"/>
                <w:noProof/>
                <w:color w:val="auto"/>
              </w:rPr>
              <w:t>3.6.6</w:t>
            </w:r>
            <w:r w:rsidRPr="00BC10BF">
              <w:rPr>
                <w:rFonts w:ascii="Arial" w:eastAsiaTheme="minorEastAsia" w:hAnsi="Arial" w:cs="Arial"/>
                <w:noProof/>
              </w:rPr>
              <w:tab/>
            </w:r>
            <w:r w:rsidRPr="00BC10BF">
              <w:rPr>
                <w:rStyle w:val="Hyperlink"/>
                <w:rFonts w:ascii="Arial" w:hAnsi="Arial" w:cs="Arial"/>
                <w:noProof/>
                <w:color w:val="auto"/>
              </w:rPr>
              <w:t>Cox Proportional Hazards Assumptions</w:t>
            </w:r>
            <w:r w:rsidRPr="00BC10BF">
              <w:rPr>
                <w:rFonts w:ascii="Arial" w:hAnsi="Arial" w:cs="Arial"/>
                <w:noProof/>
                <w:webHidden/>
              </w:rPr>
              <w:tab/>
            </w:r>
            <w:r w:rsidRPr="00BC10BF">
              <w:rPr>
                <w:rFonts w:ascii="Arial" w:hAnsi="Arial" w:cs="Arial"/>
                <w:noProof/>
                <w:webHidden/>
              </w:rPr>
              <w:fldChar w:fldCharType="begin"/>
            </w:r>
            <w:r w:rsidRPr="00BC10BF">
              <w:rPr>
                <w:rFonts w:ascii="Arial" w:hAnsi="Arial" w:cs="Arial"/>
                <w:noProof/>
                <w:webHidden/>
              </w:rPr>
              <w:instrText xml:space="preserve"> PAGEREF _Toc219898715 \h </w:instrText>
            </w:r>
            <w:r w:rsidRPr="00BC10BF">
              <w:rPr>
                <w:rFonts w:ascii="Arial" w:hAnsi="Arial" w:cs="Arial"/>
                <w:noProof/>
                <w:webHidden/>
              </w:rPr>
            </w:r>
            <w:r w:rsidRPr="00BC10BF">
              <w:rPr>
                <w:rFonts w:ascii="Arial" w:hAnsi="Arial" w:cs="Arial"/>
                <w:noProof/>
                <w:webHidden/>
              </w:rPr>
              <w:fldChar w:fldCharType="separate"/>
            </w:r>
            <w:r w:rsidRPr="00BC10BF">
              <w:rPr>
                <w:rFonts w:ascii="Arial" w:hAnsi="Arial" w:cs="Arial"/>
                <w:noProof/>
                <w:webHidden/>
              </w:rPr>
              <w:t>10</w:t>
            </w:r>
            <w:r w:rsidRPr="00BC10BF">
              <w:rPr>
                <w:rFonts w:ascii="Arial" w:hAnsi="Arial" w:cs="Arial"/>
                <w:noProof/>
                <w:webHidden/>
              </w:rPr>
              <w:fldChar w:fldCharType="end"/>
            </w:r>
          </w:hyperlink>
        </w:p>
        <w:p w14:paraId="35A18907" w14:textId="28C8EFBD" w:rsidR="00BC10BF" w:rsidRPr="00BC10BF" w:rsidRDefault="00BC10BF" w:rsidP="00920C99">
          <w:pPr>
            <w:pStyle w:val="TOC2"/>
            <w:tabs>
              <w:tab w:val="left" w:pos="880"/>
              <w:tab w:val="right" w:leader="dot" w:pos="9350"/>
            </w:tabs>
            <w:spacing w:line="360" w:lineRule="auto"/>
            <w:jc w:val="both"/>
            <w:rPr>
              <w:rFonts w:ascii="Arial" w:eastAsiaTheme="minorEastAsia" w:hAnsi="Arial" w:cs="Arial"/>
              <w:noProof/>
            </w:rPr>
          </w:pPr>
          <w:hyperlink w:anchor="_Toc219898716" w:history="1">
            <w:r w:rsidRPr="00BC10BF">
              <w:rPr>
                <w:rStyle w:val="Hyperlink"/>
                <w:rFonts w:ascii="Arial" w:hAnsi="Arial" w:cs="Arial"/>
                <w:noProof/>
                <w:color w:val="auto"/>
              </w:rPr>
              <w:t>3.7</w:t>
            </w:r>
            <w:r w:rsidRPr="00BC10BF">
              <w:rPr>
                <w:rFonts w:ascii="Arial" w:eastAsiaTheme="minorEastAsia" w:hAnsi="Arial" w:cs="Arial"/>
                <w:noProof/>
              </w:rPr>
              <w:tab/>
            </w:r>
            <w:r w:rsidRPr="00BC10BF">
              <w:rPr>
                <w:rStyle w:val="Hyperlink"/>
                <w:rFonts w:ascii="Arial" w:hAnsi="Arial" w:cs="Arial"/>
                <w:noProof/>
                <w:color w:val="auto"/>
              </w:rPr>
              <w:t>Handling of missing data</w:t>
            </w:r>
            <w:r w:rsidRPr="00BC10BF">
              <w:rPr>
                <w:rFonts w:ascii="Arial" w:hAnsi="Arial" w:cs="Arial"/>
                <w:noProof/>
                <w:webHidden/>
              </w:rPr>
              <w:tab/>
            </w:r>
            <w:r w:rsidRPr="00BC10BF">
              <w:rPr>
                <w:rFonts w:ascii="Arial" w:hAnsi="Arial" w:cs="Arial"/>
                <w:noProof/>
                <w:webHidden/>
              </w:rPr>
              <w:fldChar w:fldCharType="begin"/>
            </w:r>
            <w:r w:rsidRPr="00BC10BF">
              <w:rPr>
                <w:rFonts w:ascii="Arial" w:hAnsi="Arial" w:cs="Arial"/>
                <w:noProof/>
                <w:webHidden/>
              </w:rPr>
              <w:instrText xml:space="preserve"> PAGEREF _Toc219898716 \h </w:instrText>
            </w:r>
            <w:r w:rsidRPr="00BC10BF">
              <w:rPr>
                <w:rFonts w:ascii="Arial" w:hAnsi="Arial" w:cs="Arial"/>
                <w:noProof/>
                <w:webHidden/>
              </w:rPr>
            </w:r>
            <w:r w:rsidRPr="00BC10BF">
              <w:rPr>
                <w:rFonts w:ascii="Arial" w:hAnsi="Arial" w:cs="Arial"/>
                <w:noProof/>
                <w:webHidden/>
              </w:rPr>
              <w:fldChar w:fldCharType="separate"/>
            </w:r>
            <w:r w:rsidRPr="00BC10BF">
              <w:rPr>
                <w:rFonts w:ascii="Arial" w:hAnsi="Arial" w:cs="Arial"/>
                <w:noProof/>
                <w:webHidden/>
              </w:rPr>
              <w:t>10</w:t>
            </w:r>
            <w:r w:rsidRPr="00BC10BF">
              <w:rPr>
                <w:rFonts w:ascii="Arial" w:hAnsi="Arial" w:cs="Arial"/>
                <w:noProof/>
                <w:webHidden/>
              </w:rPr>
              <w:fldChar w:fldCharType="end"/>
            </w:r>
          </w:hyperlink>
        </w:p>
        <w:p w14:paraId="111293EF" w14:textId="0E429E33" w:rsidR="00BC10BF" w:rsidRPr="00BC10BF" w:rsidRDefault="00BC10BF" w:rsidP="00920C99">
          <w:pPr>
            <w:pStyle w:val="TOC1"/>
            <w:tabs>
              <w:tab w:val="left" w:pos="440"/>
              <w:tab w:val="right" w:leader="dot" w:pos="9350"/>
            </w:tabs>
            <w:spacing w:line="360" w:lineRule="auto"/>
            <w:jc w:val="both"/>
            <w:rPr>
              <w:rFonts w:ascii="Arial" w:eastAsiaTheme="minorEastAsia" w:hAnsi="Arial" w:cs="Arial"/>
              <w:noProof/>
            </w:rPr>
          </w:pPr>
          <w:hyperlink w:anchor="_Toc219898717" w:history="1">
            <w:r w:rsidRPr="00BC10BF">
              <w:rPr>
                <w:rStyle w:val="Hyperlink"/>
                <w:rFonts w:ascii="Arial" w:hAnsi="Arial" w:cs="Arial"/>
                <w:noProof/>
                <w:color w:val="auto"/>
              </w:rPr>
              <w:t>4</w:t>
            </w:r>
            <w:r w:rsidRPr="00BC10BF">
              <w:rPr>
                <w:rFonts w:ascii="Arial" w:eastAsiaTheme="minorEastAsia" w:hAnsi="Arial" w:cs="Arial"/>
                <w:noProof/>
              </w:rPr>
              <w:tab/>
            </w:r>
            <w:r w:rsidRPr="00BC10BF">
              <w:rPr>
                <w:rStyle w:val="Hyperlink"/>
                <w:rFonts w:ascii="Arial" w:hAnsi="Arial" w:cs="Arial"/>
                <w:noProof/>
                <w:color w:val="auto"/>
              </w:rPr>
              <w:t>Discussion</w:t>
            </w:r>
            <w:r w:rsidRPr="00BC10BF">
              <w:rPr>
                <w:rFonts w:ascii="Arial" w:hAnsi="Arial" w:cs="Arial"/>
                <w:noProof/>
                <w:webHidden/>
              </w:rPr>
              <w:tab/>
            </w:r>
            <w:r w:rsidRPr="00BC10BF">
              <w:rPr>
                <w:rFonts w:ascii="Arial" w:hAnsi="Arial" w:cs="Arial"/>
                <w:noProof/>
                <w:webHidden/>
              </w:rPr>
              <w:fldChar w:fldCharType="begin"/>
            </w:r>
            <w:r w:rsidRPr="00BC10BF">
              <w:rPr>
                <w:rFonts w:ascii="Arial" w:hAnsi="Arial" w:cs="Arial"/>
                <w:noProof/>
                <w:webHidden/>
              </w:rPr>
              <w:instrText xml:space="preserve"> PAGEREF _Toc219898717 \h </w:instrText>
            </w:r>
            <w:r w:rsidRPr="00BC10BF">
              <w:rPr>
                <w:rFonts w:ascii="Arial" w:hAnsi="Arial" w:cs="Arial"/>
                <w:noProof/>
                <w:webHidden/>
              </w:rPr>
            </w:r>
            <w:r w:rsidRPr="00BC10BF">
              <w:rPr>
                <w:rFonts w:ascii="Arial" w:hAnsi="Arial" w:cs="Arial"/>
                <w:noProof/>
                <w:webHidden/>
              </w:rPr>
              <w:fldChar w:fldCharType="separate"/>
            </w:r>
            <w:r w:rsidRPr="00BC10BF">
              <w:rPr>
                <w:rFonts w:ascii="Arial" w:hAnsi="Arial" w:cs="Arial"/>
                <w:noProof/>
                <w:webHidden/>
              </w:rPr>
              <w:t>10</w:t>
            </w:r>
            <w:r w:rsidRPr="00BC10BF">
              <w:rPr>
                <w:rFonts w:ascii="Arial" w:hAnsi="Arial" w:cs="Arial"/>
                <w:noProof/>
                <w:webHidden/>
              </w:rPr>
              <w:fldChar w:fldCharType="end"/>
            </w:r>
          </w:hyperlink>
        </w:p>
        <w:p w14:paraId="10C1E8C1" w14:textId="58D62587" w:rsidR="00BC10BF" w:rsidRPr="00BC10BF" w:rsidRDefault="00BC10BF" w:rsidP="00920C99">
          <w:pPr>
            <w:pStyle w:val="TOC1"/>
            <w:tabs>
              <w:tab w:val="left" w:pos="440"/>
              <w:tab w:val="right" w:leader="dot" w:pos="9350"/>
            </w:tabs>
            <w:spacing w:line="360" w:lineRule="auto"/>
            <w:jc w:val="both"/>
            <w:rPr>
              <w:rFonts w:ascii="Arial" w:eastAsiaTheme="minorEastAsia" w:hAnsi="Arial" w:cs="Arial"/>
              <w:noProof/>
            </w:rPr>
          </w:pPr>
          <w:hyperlink w:anchor="_Toc219898718" w:history="1">
            <w:r w:rsidRPr="00BC10BF">
              <w:rPr>
                <w:rStyle w:val="Hyperlink"/>
                <w:rFonts w:ascii="Arial" w:hAnsi="Arial" w:cs="Arial"/>
                <w:noProof/>
                <w:color w:val="auto"/>
              </w:rPr>
              <w:t>5</w:t>
            </w:r>
            <w:r w:rsidRPr="00BC10BF">
              <w:rPr>
                <w:rFonts w:ascii="Arial" w:eastAsiaTheme="minorEastAsia" w:hAnsi="Arial" w:cs="Arial"/>
                <w:noProof/>
              </w:rPr>
              <w:tab/>
            </w:r>
            <w:r w:rsidRPr="00BC10BF">
              <w:rPr>
                <w:rStyle w:val="Hyperlink"/>
                <w:rFonts w:ascii="Arial" w:hAnsi="Arial" w:cs="Arial"/>
                <w:noProof/>
                <w:color w:val="auto"/>
              </w:rPr>
              <w:t>Risk assessment and contingency plans</w:t>
            </w:r>
            <w:r w:rsidRPr="00BC10BF">
              <w:rPr>
                <w:rFonts w:ascii="Arial" w:hAnsi="Arial" w:cs="Arial"/>
                <w:noProof/>
                <w:webHidden/>
              </w:rPr>
              <w:tab/>
            </w:r>
            <w:r w:rsidRPr="00BC10BF">
              <w:rPr>
                <w:rFonts w:ascii="Arial" w:hAnsi="Arial" w:cs="Arial"/>
                <w:noProof/>
                <w:webHidden/>
              </w:rPr>
              <w:fldChar w:fldCharType="begin"/>
            </w:r>
            <w:r w:rsidRPr="00BC10BF">
              <w:rPr>
                <w:rFonts w:ascii="Arial" w:hAnsi="Arial" w:cs="Arial"/>
                <w:noProof/>
                <w:webHidden/>
              </w:rPr>
              <w:instrText xml:space="preserve"> PAGEREF _Toc219898718 \h </w:instrText>
            </w:r>
            <w:r w:rsidRPr="00BC10BF">
              <w:rPr>
                <w:rFonts w:ascii="Arial" w:hAnsi="Arial" w:cs="Arial"/>
                <w:noProof/>
                <w:webHidden/>
              </w:rPr>
            </w:r>
            <w:r w:rsidRPr="00BC10BF">
              <w:rPr>
                <w:rFonts w:ascii="Arial" w:hAnsi="Arial" w:cs="Arial"/>
                <w:noProof/>
                <w:webHidden/>
              </w:rPr>
              <w:fldChar w:fldCharType="separate"/>
            </w:r>
            <w:r w:rsidRPr="00BC10BF">
              <w:rPr>
                <w:rFonts w:ascii="Arial" w:hAnsi="Arial" w:cs="Arial"/>
                <w:noProof/>
                <w:webHidden/>
              </w:rPr>
              <w:t>11</w:t>
            </w:r>
            <w:r w:rsidRPr="00BC10BF">
              <w:rPr>
                <w:rFonts w:ascii="Arial" w:hAnsi="Arial" w:cs="Arial"/>
                <w:noProof/>
                <w:webHidden/>
              </w:rPr>
              <w:fldChar w:fldCharType="end"/>
            </w:r>
          </w:hyperlink>
        </w:p>
        <w:p w14:paraId="7A0AFF0A" w14:textId="4796C843" w:rsidR="00BC10BF" w:rsidRPr="00BC10BF" w:rsidRDefault="00BC10BF" w:rsidP="00920C99">
          <w:pPr>
            <w:pStyle w:val="TOC1"/>
            <w:tabs>
              <w:tab w:val="left" w:pos="440"/>
              <w:tab w:val="right" w:leader="dot" w:pos="9350"/>
            </w:tabs>
            <w:spacing w:line="360" w:lineRule="auto"/>
            <w:jc w:val="both"/>
            <w:rPr>
              <w:rFonts w:ascii="Arial" w:eastAsiaTheme="minorEastAsia" w:hAnsi="Arial" w:cs="Arial"/>
              <w:noProof/>
            </w:rPr>
          </w:pPr>
          <w:hyperlink w:anchor="_Toc219898719" w:history="1">
            <w:r w:rsidRPr="00BC10BF">
              <w:rPr>
                <w:rStyle w:val="Hyperlink"/>
                <w:rFonts w:ascii="Arial" w:hAnsi="Arial" w:cs="Arial"/>
                <w:noProof/>
                <w:color w:val="auto"/>
                <w:lang w:val="en-GB"/>
              </w:rPr>
              <w:t>6</w:t>
            </w:r>
            <w:r w:rsidRPr="00BC10BF">
              <w:rPr>
                <w:rFonts w:ascii="Arial" w:eastAsiaTheme="minorEastAsia" w:hAnsi="Arial" w:cs="Arial"/>
                <w:noProof/>
              </w:rPr>
              <w:tab/>
            </w:r>
            <w:r w:rsidRPr="00BC10BF">
              <w:rPr>
                <w:rStyle w:val="Hyperlink"/>
                <w:rFonts w:ascii="Arial" w:hAnsi="Arial" w:cs="Arial"/>
                <w:noProof/>
                <w:color w:val="auto"/>
                <w:lang w:val="en-GB"/>
              </w:rPr>
              <w:t>Timeline</w:t>
            </w:r>
            <w:r w:rsidRPr="00BC10BF">
              <w:rPr>
                <w:rFonts w:ascii="Arial" w:hAnsi="Arial" w:cs="Arial"/>
                <w:noProof/>
                <w:webHidden/>
              </w:rPr>
              <w:tab/>
            </w:r>
            <w:r w:rsidRPr="00BC10BF">
              <w:rPr>
                <w:rFonts w:ascii="Arial" w:hAnsi="Arial" w:cs="Arial"/>
                <w:noProof/>
                <w:webHidden/>
              </w:rPr>
              <w:fldChar w:fldCharType="begin"/>
            </w:r>
            <w:r w:rsidRPr="00BC10BF">
              <w:rPr>
                <w:rFonts w:ascii="Arial" w:hAnsi="Arial" w:cs="Arial"/>
                <w:noProof/>
                <w:webHidden/>
              </w:rPr>
              <w:instrText xml:space="preserve"> PAGEREF _Toc219898719 \h </w:instrText>
            </w:r>
            <w:r w:rsidRPr="00BC10BF">
              <w:rPr>
                <w:rFonts w:ascii="Arial" w:hAnsi="Arial" w:cs="Arial"/>
                <w:noProof/>
                <w:webHidden/>
              </w:rPr>
            </w:r>
            <w:r w:rsidRPr="00BC10BF">
              <w:rPr>
                <w:rFonts w:ascii="Arial" w:hAnsi="Arial" w:cs="Arial"/>
                <w:noProof/>
                <w:webHidden/>
              </w:rPr>
              <w:fldChar w:fldCharType="separate"/>
            </w:r>
            <w:r w:rsidRPr="00BC10BF">
              <w:rPr>
                <w:rFonts w:ascii="Arial" w:hAnsi="Arial" w:cs="Arial"/>
                <w:noProof/>
                <w:webHidden/>
              </w:rPr>
              <w:t>12</w:t>
            </w:r>
            <w:r w:rsidRPr="00BC10BF">
              <w:rPr>
                <w:rFonts w:ascii="Arial" w:hAnsi="Arial" w:cs="Arial"/>
                <w:noProof/>
                <w:webHidden/>
              </w:rPr>
              <w:fldChar w:fldCharType="end"/>
            </w:r>
          </w:hyperlink>
        </w:p>
        <w:p w14:paraId="12E7150D" w14:textId="2695F99D" w:rsidR="00BC10BF" w:rsidRPr="00BC10BF" w:rsidRDefault="00BC10BF" w:rsidP="00920C99">
          <w:pPr>
            <w:pStyle w:val="TOC1"/>
            <w:tabs>
              <w:tab w:val="left" w:pos="440"/>
              <w:tab w:val="right" w:leader="dot" w:pos="9350"/>
            </w:tabs>
            <w:spacing w:line="360" w:lineRule="auto"/>
            <w:jc w:val="both"/>
            <w:rPr>
              <w:rFonts w:ascii="Arial" w:eastAsiaTheme="minorEastAsia" w:hAnsi="Arial" w:cs="Arial"/>
              <w:noProof/>
            </w:rPr>
          </w:pPr>
          <w:hyperlink w:anchor="_Toc219898720" w:history="1">
            <w:r w:rsidRPr="00BC10BF">
              <w:rPr>
                <w:rStyle w:val="Hyperlink"/>
                <w:rFonts w:ascii="Arial" w:hAnsi="Arial" w:cs="Arial"/>
                <w:noProof/>
                <w:color w:val="auto"/>
              </w:rPr>
              <w:t>7</w:t>
            </w:r>
            <w:r w:rsidRPr="00BC10BF">
              <w:rPr>
                <w:rFonts w:ascii="Arial" w:eastAsiaTheme="minorEastAsia" w:hAnsi="Arial" w:cs="Arial"/>
                <w:noProof/>
              </w:rPr>
              <w:tab/>
            </w:r>
            <w:r w:rsidRPr="00BC10BF">
              <w:rPr>
                <w:rStyle w:val="Hyperlink"/>
                <w:rFonts w:ascii="Arial" w:hAnsi="Arial" w:cs="Arial"/>
                <w:noProof/>
                <w:color w:val="auto"/>
              </w:rPr>
              <w:t>Appendix</w:t>
            </w:r>
            <w:r w:rsidRPr="00BC10BF">
              <w:rPr>
                <w:rFonts w:ascii="Arial" w:hAnsi="Arial" w:cs="Arial"/>
                <w:noProof/>
                <w:webHidden/>
              </w:rPr>
              <w:tab/>
            </w:r>
            <w:r w:rsidRPr="00BC10BF">
              <w:rPr>
                <w:rFonts w:ascii="Arial" w:hAnsi="Arial" w:cs="Arial"/>
                <w:noProof/>
                <w:webHidden/>
              </w:rPr>
              <w:fldChar w:fldCharType="begin"/>
            </w:r>
            <w:r w:rsidRPr="00BC10BF">
              <w:rPr>
                <w:rFonts w:ascii="Arial" w:hAnsi="Arial" w:cs="Arial"/>
                <w:noProof/>
                <w:webHidden/>
              </w:rPr>
              <w:instrText xml:space="preserve"> PAGEREF _Toc219898720 \h </w:instrText>
            </w:r>
            <w:r w:rsidRPr="00BC10BF">
              <w:rPr>
                <w:rFonts w:ascii="Arial" w:hAnsi="Arial" w:cs="Arial"/>
                <w:noProof/>
                <w:webHidden/>
              </w:rPr>
            </w:r>
            <w:r w:rsidRPr="00BC10BF">
              <w:rPr>
                <w:rFonts w:ascii="Arial" w:hAnsi="Arial" w:cs="Arial"/>
                <w:noProof/>
                <w:webHidden/>
              </w:rPr>
              <w:fldChar w:fldCharType="separate"/>
            </w:r>
            <w:r w:rsidRPr="00BC10BF">
              <w:rPr>
                <w:rFonts w:ascii="Arial" w:hAnsi="Arial" w:cs="Arial"/>
                <w:noProof/>
                <w:webHidden/>
              </w:rPr>
              <w:t>13</w:t>
            </w:r>
            <w:r w:rsidRPr="00BC10BF">
              <w:rPr>
                <w:rFonts w:ascii="Arial" w:hAnsi="Arial" w:cs="Arial"/>
                <w:noProof/>
                <w:webHidden/>
              </w:rPr>
              <w:fldChar w:fldCharType="end"/>
            </w:r>
          </w:hyperlink>
        </w:p>
        <w:p w14:paraId="461F5549" w14:textId="17037FBD" w:rsidR="00BC10BF" w:rsidRPr="00BC10BF" w:rsidRDefault="00BC10BF" w:rsidP="00920C99">
          <w:pPr>
            <w:pStyle w:val="TOC1"/>
            <w:tabs>
              <w:tab w:val="left" w:pos="440"/>
              <w:tab w:val="right" w:leader="dot" w:pos="9350"/>
            </w:tabs>
            <w:spacing w:line="360" w:lineRule="auto"/>
            <w:jc w:val="both"/>
            <w:rPr>
              <w:rFonts w:ascii="Arial" w:eastAsiaTheme="minorEastAsia" w:hAnsi="Arial" w:cs="Arial"/>
              <w:noProof/>
            </w:rPr>
          </w:pPr>
          <w:hyperlink w:anchor="_Toc219898721" w:history="1">
            <w:r w:rsidRPr="00BC10BF">
              <w:rPr>
                <w:rStyle w:val="Hyperlink"/>
                <w:rFonts w:ascii="Arial" w:hAnsi="Arial" w:cs="Arial"/>
                <w:noProof/>
                <w:color w:val="auto"/>
                <w:lang w:val="en-GB"/>
              </w:rPr>
              <w:t>8</w:t>
            </w:r>
            <w:r w:rsidRPr="00BC10BF">
              <w:rPr>
                <w:rFonts w:ascii="Arial" w:eastAsiaTheme="minorEastAsia" w:hAnsi="Arial" w:cs="Arial"/>
                <w:noProof/>
              </w:rPr>
              <w:tab/>
            </w:r>
            <w:r w:rsidRPr="00BC10BF">
              <w:rPr>
                <w:rStyle w:val="Hyperlink"/>
                <w:rFonts w:ascii="Arial" w:hAnsi="Arial" w:cs="Arial"/>
                <w:noProof/>
                <w:color w:val="auto"/>
                <w:lang w:val="en-GB"/>
              </w:rPr>
              <w:t>References</w:t>
            </w:r>
            <w:r w:rsidRPr="00BC10BF">
              <w:rPr>
                <w:rFonts w:ascii="Arial" w:hAnsi="Arial" w:cs="Arial"/>
                <w:noProof/>
                <w:webHidden/>
              </w:rPr>
              <w:tab/>
            </w:r>
            <w:r w:rsidRPr="00BC10BF">
              <w:rPr>
                <w:rFonts w:ascii="Arial" w:hAnsi="Arial" w:cs="Arial"/>
                <w:noProof/>
                <w:webHidden/>
              </w:rPr>
              <w:fldChar w:fldCharType="begin"/>
            </w:r>
            <w:r w:rsidRPr="00BC10BF">
              <w:rPr>
                <w:rFonts w:ascii="Arial" w:hAnsi="Arial" w:cs="Arial"/>
                <w:noProof/>
                <w:webHidden/>
              </w:rPr>
              <w:instrText xml:space="preserve"> PAGEREF _Toc219898721 \h </w:instrText>
            </w:r>
            <w:r w:rsidRPr="00BC10BF">
              <w:rPr>
                <w:rFonts w:ascii="Arial" w:hAnsi="Arial" w:cs="Arial"/>
                <w:noProof/>
                <w:webHidden/>
              </w:rPr>
            </w:r>
            <w:r w:rsidRPr="00BC10BF">
              <w:rPr>
                <w:rFonts w:ascii="Arial" w:hAnsi="Arial" w:cs="Arial"/>
                <w:noProof/>
                <w:webHidden/>
              </w:rPr>
              <w:fldChar w:fldCharType="separate"/>
            </w:r>
            <w:r w:rsidRPr="00BC10BF">
              <w:rPr>
                <w:rFonts w:ascii="Arial" w:hAnsi="Arial" w:cs="Arial"/>
                <w:noProof/>
                <w:webHidden/>
              </w:rPr>
              <w:t>15</w:t>
            </w:r>
            <w:r w:rsidRPr="00BC10BF">
              <w:rPr>
                <w:rFonts w:ascii="Arial" w:hAnsi="Arial" w:cs="Arial"/>
                <w:noProof/>
                <w:webHidden/>
              </w:rPr>
              <w:fldChar w:fldCharType="end"/>
            </w:r>
          </w:hyperlink>
        </w:p>
        <w:p w14:paraId="76CD2210" w14:textId="77777777" w:rsidR="00BC10BF" w:rsidRDefault="00C478FA" w:rsidP="00920C99">
          <w:pPr>
            <w:spacing w:line="360" w:lineRule="auto"/>
            <w:jc w:val="both"/>
            <w:rPr>
              <w:rFonts w:ascii="Arial" w:hAnsi="Arial" w:cs="Arial"/>
              <w:b/>
              <w:bCs/>
              <w:noProof/>
            </w:rPr>
          </w:pPr>
          <w:r w:rsidRPr="00BC10BF">
            <w:rPr>
              <w:rFonts w:ascii="Arial" w:hAnsi="Arial" w:cs="Arial"/>
              <w:b/>
              <w:bCs/>
              <w:noProof/>
            </w:rPr>
            <w:fldChar w:fldCharType="end"/>
          </w:r>
        </w:p>
      </w:sdtContent>
    </w:sdt>
    <w:bookmarkStart w:id="0" w:name="_Toc219709468" w:displacedByCustomXml="prev"/>
    <w:p w14:paraId="6FA8A3CB" w14:textId="03E80324" w:rsidR="00EE2503" w:rsidRPr="00BC10BF" w:rsidRDefault="00BC10BF" w:rsidP="00920C99">
      <w:pPr>
        <w:spacing w:line="360" w:lineRule="auto"/>
        <w:jc w:val="both"/>
        <w:rPr>
          <w:rFonts w:ascii="Arial" w:hAnsi="Arial" w:cs="Arial"/>
          <w:b/>
          <w:bCs/>
          <w:noProof/>
        </w:rPr>
      </w:pPr>
      <w:r w:rsidRPr="00BC10BF">
        <w:rPr>
          <w:rFonts w:ascii="Arial" w:hAnsi="Arial" w:cs="Arial"/>
          <w:b/>
        </w:rPr>
        <w:t xml:space="preserve">Table of Figures </w:t>
      </w:r>
    </w:p>
    <w:p w14:paraId="0C8899D5" w14:textId="2E06C67D" w:rsidR="00BC10BF" w:rsidRPr="00BC10BF" w:rsidRDefault="00BC10BF" w:rsidP="00920C99">
      <w:pPr>
        <w:pStyle w:val="TableofFigures"/>
        <w:tabs>
          <w:tab w:val="right" w:leader="dot" w:pos="9350"/>
        </w:tabs>
        <w:spacing w:line="360" w:lineRule="auto"/>
        <w:jc w:val="both"/>
        <w:rPr>
          <w:rFonts w:ascii="Arial" w:eastAsiaTheme="minorEastAsia" w:hAnsi="Arial" w:cs="Arial"/>
          <w:noProof/>
        </w:rPr>
      </w:pPr>
      <w:r w:rsidRPr="00BC10BF">
        <w:rPr>
          <w:rFonts w:ascii="Arial" w:hAnsi="Arial" w:cs="Arial"/>
        </w:rPr>
        <w:fldChar w:fldCharType="begin"/>
      </w:r>
      <w:r w:rsidRPr="00BC10BF">
        <w:rPr>
          <w:rFonts w:ascii="Arial" w:hAnsi="Arial" w:cs="Arial"/>
        </w:rPr>
        <w:instrText xml:space="preserve"> TOC \h \z \c "Figure" </w:instrText>
      </w:r>
      <w:r w:rsidRPr="00BC10BF">
        <w:rPr>
          <w:rFonts w:ascii="Arial" w:hAnsi="Arial" w:cs="Arial"/>
        </w:rPr>
        <w:fldChar w:fldCharType="separate"/>
      </w:r>
      <w:hyperlink w:anchor="_Toc219898823" w:history="1">
        <w:r w:rsidRPr="00BC10BF">
          <w:rPr>
            <w:rStyle w:val="Hyperlink"/>
            <w:rFonts w:ascii="Arial" w:hAnsi="Arial" w:cs="Arial"/>
            <w:noProof/>
            <w:color w:val="auto"/>
          </w:rPr>
          <w:t>Figure 1</w:t>
        </w:r>
        <w:r w:rsidRPr="00BC10BF">
          <w:rPr>
            <w:rStyle w:val="Hyperlink"/>
            <w:rFonts w:ascii="Arial" w:hAnsi="Arial" w:cs="Arial"/>
            <w:bCs/>
            <w:noProof/>
            <w:color w:val="auto"/>
            <w:lang w:val="en-GB"/>
          </w:rPr>
          <w:t xml:space="preserve">: </w:t>
        </w:r>
        <w:r w:rsidRPr="00BC10BF">
          <w:rPr>
            <w:rStyle w:val="Hyperlink"/>
            <w:rFonts w:ascii="Arial" w:eastAsiaTheme="majorEastAsia" w:hAnsi="Arial" w:cs="Arial"/>
            <w:noProof/>
            <w:color w:val="auto"/>
          </w:rPr>
          <w:t>Multidimensional drivers of cardiometablic disease in South Asians</w:t>
        </w:r>
        <w:r w:rsidRPr="00BC10BF">
          <w:rPr>
            <w:rFonts w:ascii="Arial" w:hAnsi="Arial" w:cs="Arial"/>
            <w:noProof/>
            <w:webHidden/>
          </w:rPr>
          <w:tab/>
        </w:r>
        <w:r w:rsidRPr="00BC10BF">
          <w:rPr>
            <w:rFonts w:ascii="Arial" w:hAnsi="Arial" w:cs="Arial"/>
            <w:noProof/>
            <w:webHidden/>
          </w:rPr>
          <w:fldChar w:fldCharType="begin"/>
        </w:r>
        <w:r w:rsidRPr="00BC10BF">
          <w:rPr>
            <w:rFonts w:ascii="Arial" w:hAnsi="Arial" w:cs="Arial"/>
            <w:noProof/>
            <w:webHidden/>
          </w:rPr>
          <w:instrText xml:space="preserve"> PAGEREF _Toc219898823 \h </w:instrText>
        </w:r>
        <w:r w:rsidRPr="00BC10BF">
          <w:rPr>
            <w:rFonts w:ascii="Arial" w:hAnsi="Arial" w:cs="Arial"/>
            <w:noProof/>
            <w:webHidden/>
          </w:rPr>
        </w:r>
        <w:r w:rsidRPr="00BC10BF">
          <w:rPr>
            <w:rFonts w:ascii="Arial" w:hAnsi="Arial" w:cs="Arial"/>
            <w:noProof/>
            <w:webHidden/>
          </w:rPr>
          <w:fldChar w:fldCharType="separate"/>
        </w:r>
        <w:r w:rsidRPr="00BC10BF">
          <w:rPr>
            <w:rFonts w:ascii="Arial" w:hAnsi="Arial" w:cs="Arial"/>
            <w:noProof/>
            <w:webHidden/>
          </w:rPr>
          <w:t>3</w:t>
        </w:r>
        <w:r w:rsidRPr="00BC10BF">
          <w:rPr>
            <w:rFonts w:ascii="Arial" w:hAnsi="Arial" w:cs="Arial"/>
            <w:noProof/>
            <w:webHidden/>
          </w:rPr>
          <w:fldChar w:fldCharType="end"/>
        </w:r>
      </w:hyperlink>
    </w:p>
    <w:p w14:paraId="6F82313B" w14:textId="349F61DC" w:rsidR="00BC10BF" w:rsidRPr="00BC10BF" w:rsidRDefault="00BC10BF" w:rsidP="00920C99">
      <w:pPr>
        <w:pStyle w:val="TableofFigures"/>
        <w:tabs>
          <w:tab w:val="right" w:leader="dot" w:pos="9350"/>
        </w:tabs>
        <w:spacing w:line="360" w:lineRule="auto"/>
        <w:jc w:val="both"/>
        <w:rPr>
          <w:rFonts w:ascii="Arial" w:eastAsiaTheme="minorEastAsia" w:hAnsi="Arial" w:cs="Arial"/>
          <w:noProof/>
        </w:rPr>
      </w:pPr>
      <w:hyperlink w:anchor="_Toc219898824" w:history="1">
        <w:r w:rsidRPr="00BC10BF">
          <w:rPr>
            <w:rStyle w:val="Hyperlink"/>
            <w:rFonts w:ascii="Arial" w:hAnsi="Arial" w:cs="Arial"/>
            <w:noProof/>
            <w:color w:val="auto"/>
          </w:rPr>
          <w:t>Figure 2:</w:t>
        </w:r>
        <w:r w:rsidRPr="00BC10BF">
          <w:rPr>
            <w:rStyle w:val="Hyperlink"/>
            <w:rFonts w:ascii="Arial" w:hAnsi="Arial" w:cs="Arial"/>
            <w:bCs/>
            <w:noProof/>
            <w:color w:val="auto"/>
            <w:lang w:val="en-GB"/>
          </w:rPr>
          <w:t xml:space="preserve"> Body composition measures using BIA</w:t>
        </w:r>
        <w:r w:rsidRPr="00BC10BF">
          <w:rPr>
            <w:rFonts w:ascii="Arial" w:hAnsi="Arial" w:cs="Arial"/>
            <w:noProof/>
            <w:webHidden/>
          </w:rPr>
          <w:tab/>
        </w:r>
        <w:r w:rsidRPr="00BC10BF">
          <w:rPr>
            <w:rFonts w:ascii="Arial" w:hAnsi="Arial" w:cs="Arial"/>
            <w:noProof/>
            <w:webHidden/>
          </w:rPr>
          <w:fldChar w:fldCharType="begin"/>
        </w:r>
        <w:r w:rsidRPr="00BC10BF">
          <w:rPr>
            <w:rFonts w:ascii="Arial" w:hAnsi="Arial" w:cs="Arial"/>
            <w:noProof/>
            <w:webHidden/>
          </w:rPr>
          <w:instrText xml:space="preserve"> PAGEREF _Toc219898824 \h </w:instrText>
        </w:r>
        <w:r w:rsidRPr="00BC10BF">
          <w:rPr>
            <w:rFonts w:ascii="Arial" w:hAnsi="Arial" w:cs="Arial"/>
            <w:noProof/>
            <w:webHidden/>
          </w:rPr>
        </w:r>
        <w:r w:rsidRPr="00BC10BF">
          <w:rPr>
            <w:rFonts w:ascii="Arial" w:hAnsi="Arial" w:cs="Arial"/>
            <w:noProof/>
            <w:webHidden/>
          </w:rPr>
          <w:fldChar w:fldCharType="separate"/>
        </w:r>
        <w:r w:rsidRPr="00BC10BF">
          <w:rPr>
            <w:rFonts w:ascii="Arial" w:hAnsi="Arial" w:cs="Arial"/>
            <w:noProof/>
            <w:webHidden/>
          </w:rPr>
          <w:t>4</w:t>
        </w:r>
        <w:r w:rsidRPr="00BC10BF">
          <w:rPr>
            <w:rFonts w:ascii="Arial" w:hAnsi="Arial" w:cs="Arial"/>
            <w:noProof/>
            <w:webHidden/>
          </w:rPr>
          <w:fldChar w:fldCharType="end"/>
        </w:r>
      </w:hyperlink>
    </w:p>
    <w:p w14:paraId="70A78EC1" w14:textId="62DA2568" w:rsidR="00BC10BF" w:rsidRPr="00BC10BF" w:rsidRDefault="00BC10BF" w:rsidP="00920C99">
      <w:pPr>
        <w:pStyle w:val="TableofFigures"/>
        <w:tabs>
          <w:tab w:val="right" w:leader="dot" w:pos="9350"/>
        </w:tabs>
        <w:spacing w:line="360" w:lineRule="auto"/>
        <w:jc w:val="both"/>
        <w:rPr>
          <w:rFonts w:ascii="Arial" w:eastAsiaTheme="minorEastAsia" w:hAnsi="Arial" w:cs="Arial"/>
          <w:noProof/>
        </w:rPr>
      </w:pPr>
      <w:hyperlink w:anchor="_Toc219898825" w:history="1">
        <w:r w:rsidRPr="00BC10BF">
          <w:rPr>
            <w:rStyle w:val="Hyperlink"/>
            <w:rFonts w:ascii="Arial" w:hAnsi="Arial" w:cs="Arial"/>
            <w:noProof/>
            <w:color w:val="auto"/>
          </w:rPr>
          <w:t>Figure 3</w:t>
        </w:r>
        <w:r w:rsidRPr="00BC10BF">
          <w:rPr>
            <w:rStyle w:val="Hyperlink"/>
            <w:rFonts w:ascii="Arial" w:hAnsi="Arial" w:cs="Arial"/>
            <w:bCs/>
            <w:noProof/>
            <w:color w:val="auto"/>
            <w:lang w:val="en-GB"/>
          </w:rPr>
          <w:t>: BELIEVE Study design and procedures</w:t>
        </w:r>
        <w:r w:rsidRPr="00BC10BF">
          <w:rPr>
            <w:rFonts w:ascii="Arial" w:hAnsi="Arial" w:cs="Arial"/>
            <w:noProof/>
            <w:webHidden/>
          </w:rPr>
          <w:tab/>
        </w:r>
        <w:r w:rsidRPr="00BC10BF">
          <w:rPr>
            <w:rFonts w:ascii="Arial" w:hAnsi="Arial" w:cs="Arial"/>
            <w:noProof/>
            <w:webHidden/>
          </w:rPr>
          <w:fldChar w:fldCharType="begin"/>
        </w:r>
        <w:r w:rsidRPr="00BC10BF">
          <w:rPr>
            <w:rFonts w:ascii="Arial" w:hAnsi="Arial" w:cs="Arial"/>
            <w:noProof/>
            <w:webHidden/>
          </w:rPr>
          <w:instrText xml:space="preserve"> PAGEREF _Toc219898825 \h </w:instrText>
        </w:r>
        <w:r w:rsidRPr="00BC10BF">
          <w:rPr>
            <w:rFonts w:ascii="Arial" w:hAnsi="Arial" w:cs="Arial"/>
            <w:noProof/>
            <w:webHidden/>
          </w:rPr>
        </w:r>
        <w:r w:rsidRPr="00BC10BF">
          <w:rPr>
            <w:rFonts w:ascii="Arial" w:hAnsi="Arial" w:cs="Arial"/>
            <w:noProof/>
            <w:webHidden/>
          </w:rPr>
          <w:fldChar w:fldCharType="separate"/>
        </w:r>
        <w:r w:rsidRPr="00BC10BF">
          <w:rPr>
            <w:rFonts w:ascii="Arial" w:hAnsi="Arial" w:cs="Arial"/>
            <w:noProof/>
            <w:webHidden/>
          </w:rPr>
          <w:t>6</w:t>
        </w:r>
        <w:r w:rsidRPr="00BC10BF">
          <w:rPr>
            <w:rFonts w:ascii="Arial" w:hAnsi="Arial" w:cs="Arial"/>
            <w:noProof/>
            <w:webHidden/>
          </w:rPr>
          <w:fldChar w:fldCharType="end"/>
        </w:r>
      </w:hyperlink>
    </w:p>
    <w:p w14:paraId="671C78B9" w14:textId="74D455CB" w:rsidR="00BC10BF" w:rsidRPr="00BC10BF" w:rsidRDefault="00BC10BF" w:rsidP="00920C99">
      <w:pPr>
        <w:pStyle w:val="TableofFigures"/>
        <w:tabs>
          <w:tab w:val="right" w:leader="dot" w:pos="9350"/>
        </w:tabs>
        <w:spacing w:line="360" w:lineRule="auto"/>
        <w:jc w:val="both"/>
        <w:rPr>
          <w:rFonts w:ascii="Arial" w:eastAsiaTheme="minorEastAsia" w:hAnsi="Arial" w:cs="Arial"/>
          <w:noProof/>
        </w:rPr>
      </w:pPr>
      <w:hyperlink w:anchor="_Toc219898826" w:history="1">
        <w:r w:rsidRPr="00BC10BF">
          <w:rPr>
            <w:rStyle w:val="Hyperlink"/>
            <w:rFonts w:ascii="Arial" w:hAnsi="Arial" w:cs="Arial"/>
            <w:noProof/>
            <w:color w:val="auto"/>
          </w:rPr>
          <w:t>Figure 4</w:t>
        </w:r>
        <w:r w:rsidRPr="00BC10BF">
          <w:rPr>
            <w:rStyle w:val="Hyperlink"/>
            <w:rFonts w:ascii="Arial" w:hAnsi="Arial" w:cs="Arial"/>
            <w:bCs/>
            <w:noProof/>
            <w:color w:val="auto"/>
            <w:lang w:val="en-GB"/>
          </w:rPr>
          <w:t xml:space="preserve">: </w:t>
        </w:r>
        <w:r w:rsidRPr="00BC10BF">
          <w:rPr>
            <w:rStyle w:val="Hyperlink"/>
            <w:rFonts w:ascii="Arial" w:hAnsi="Arial" w:cs="Arial"/>
            <w:bCs/>
            <w:noProof/>
            <w:color w:val="auto"/>
          </w:rPr>
          <w:t>Location of the BELIEVE study sites.</w:t>
        </w:r>
        <w:r w:rsidRPr="00BC10BF">
          <w:rPr>
            <w:rFonts w:ascii="Arial" w:hAnsi="Arial" w:cs="Arial"/>
            <w:noProof/>
            <w:webHidden/>
          </w:rPr>
          <w:tab/>
        </w:r>
        <w:r w:rsidRPr="00BC10BF">
          <w:rPr>
            <w:rFonts w:ascii="Arial" w:hAnsi="Arial" w:cs="Arial"/>
            <w:noProof/>
            <w:webHidden/>
          </w:rPr>
          <w:fldChar w:fldCharType="begin"/>
        </w:r>
        <w:r w:rsidRPr="00BC10BF">
          <w:rPr>
            <w:rFonts w:ascii="Arial" w:hAnsi="Arial" w:cs="Arial"/>
            <w:noProof/>
            <w:webHidden/>
          </w:rPr>
          <w:instrText xml:space="preserve"> PAGEREF _Toc219898826 \h </w:instrText>
        </w:r>
        <w:r w:rsidRPr="00BC10BF">
          <w:rPr>
            <w:rFonts w:ascii="Arial" w:hAnsi="Arial" w:cs="Arial"/>
            <w:noProof/>
            <w:webHidden/>
          </w:rPr>
        </w:r>
        <w:r w:rsidRPr="00BC10BF">
          <w:rPr>
            <w:rFonts w:ascii="Arial" w:hAnsi="Arial" w:cs="Arial"/>
            <w:noProof/>
            <w:webHidden/>
          </w:rPr>
          <w:fldChar w:fldCharType="separate"/>
        </w:r>
        <w:r w:rsidRPr="00BC10BF">
          <w:rPr>
            <w:rFonts w:ascii="Arial" w:hAnsi="Arial" w:cs="Arial"/>
            <w:noProof/>
            <w:webHidden/>
          </w:rPr>
          <w:t>7</w:t>
        </w:r>
        <w:r w:rsidRPr="00BC10BF">
          <w:rPr>
            <w:rFonts w:ascii="Arial" w:hAnsi="Arial" w:cs="Arial"/>
            <w:noProof/>
            <w:webHidden/>
          </w:rPr>
          <w:fldChar w:fldCharType="end"/>
        </w:r>
      </w:hyperlink>
    </w:p>
    <w:p w14:paraId="3C6E91B8" w14:textId="63A18350" w:rsidR="00BC10BF" w:rsidRDefault="00BC10BF" w:rsidP="00920C99">
      <w:pPr>
        <w:spacing w:line="360" w:lineRule="auto"/>
        <w:jc w:val="both"/>
        <w:rPr>
          <w:rFonts w:ascii="Arial" w:hAnsi="Arial" w:cs="Arial"/>
        </w:rPr>
      </w:pPr>
      <w:r w:rsidRPr="00BC10BF">
        <w:rPr>
          <w:rFonts w:ascii="Arial" w:hAnsi="Arial" w:cs="Arial"/>
        </w:rPr>
        <w:fldChar w:fldCharType="end"/>
      </w:r>
    </w:p>
    <w:p w14:paraId="463775C5" w14:textId="703F2A4B" w:rsidR="00BC10BF" w:rsidRDefault="00BC10BF" w:rsidP="00920C99">
      <w:pPr>
        <w:spacing w:line="360" w:lineRule="auto"/>
        <w:jc w:val="both"/>
        <w:rPr>
          <w:rFonts w:ascii="Arial" w:hAnsi="Arial" w:cs="Arial"/>
        </w:rPr>
      </w:pPr>
    </w:p>
    <w:p w14:paraId="424684D8" w14:textId="69745AEC" w:rsidR="00BC10BF" w:rsidRDefault="00BC10BF" w:rsidP="00920C99">
      <w:pPr>
        <w:spacing w:line="360" w:lineRule="auto"/>
        <w:jc w:val="both"/>
        <w:rPr>
          <w:rFonts w:ascii="Arial" w:hAnsi="Arial" w:cs="Arial"/>
        </w:rPr>
      </w:pPr>
    </w:p>
    <w:p w14:paraId="2FD0F1F8" w14:textId="7A49DEA5" w:rsidR="00BC10BF" w:rsidRDefault="00BC10BF" w:rsidP="00920C99">
      <w:pPr>
        <w:spacing w:line="360" w:lineRule="auto"/>
        <w:jc w:val="both"/>
        <w:rPr>
          <w:rFonts w:ascii="Arial" w:hAnsi="Arial" w:cs="Arial"/>
        </w:rPr>
      </w:pPr>
    </w:p>
    <w:p w14:paraId="7EEF48EA" w14:textId="3B3F49DF" w:rsidR="00BC10BF" w:rsidRDefault="00BC10BF" w:rsidP="00920C99">
      <w:pPr>
        <w:spacing w:line="360" w:lineRule="auto"/>
        <w:jc w:val="both"/>
        <w:rPr>
          <w:rFonts w:ascii="Arial" w:hAnsi="Arial" w:cs="Arial"/>
        </w:rPr>
      </w:pPr>
    </w:p>
    <w:p w14:paraId="0601B4A6" w14:textId="00B36B25" w:rsidR="00BC10BF" w:rsidRDefault="00BC10BF" w:rsidP="00920C99">
      <w:pPr>
        <w:spacing w:line="360" w:lineRule="auto"/>
        <w:jc w:val="both"/>
        <w:rPr>
          <w:rFonts w:ascii="Arial" w:hAnsi="Arial" w:cs="Arial"/>
        </w:rPr>
      </w:pPr>
    </w:p>
    <w:p w14:paraId="7E22185E" w14:textId="69A9130F" w:rsidR="00BC10BF" w:rsidRDefault="00BC10BF" w:rsidP="00920C99">
      <w:pPr>
        <w:spacing w:line="360" w:lineRule="auto"/>
        <w:jc w:val="both"/>
        <w:rPr>
          <w:rFonts w:ascii="Arial" w:hAnsi="Arial" w:cs="Arial"/>
        </w:rPr>
      </w:pPr>
    </w:p>
    <w:p w14:paraId="164D0F47" w14:textId="7127ED7C" w:rsidR="00BC10BF" w:rsidRDefault="00BC10BF" w:rsidP="00920C99">
      <w:pPr>
        <w:spacing w:line="360" w:lineRule="auto"/>
        <w:jc w:val="both"/>
        <w:rPr>
          <w:rFonts w:ascii="Arial" w:hAnsi="Arial" w:cs="Arial"/>
        </w:rPr>
      </w:pPr>
    </w:p>
    <w:p w14:paraId="23CEB30C" w14:textId="665CE367" w:rsidR="00BC10BF" w:rsidRDefault="00BC10BF" w:rsidP="00920C99">
      <w:pPr>
        <w:spacing w:line="360" w:lineRule="auto"/>
        <w:jc w:val="both"/>
        <w:rPr>
          <w:rFonts w:ascii="Arial" w:hAnsi="Arial" w:cs="Arial"/>
        </w:rPr>
      </w:pPr>
    </w:p>
    <w:p w14:paraId="148CC175" w14:textId="6FFBA929" w:rsidR="00BC10BF" w:rsidRDefault="00BC10BF" w:rsidP="00920C99">
      <w:pPr>
        <w:spacing w:line="360" w:lineRule="auto"/>
        <w:jc w:val="both"/>
        <w:rPr>
          <w:rFonts w:ascii="Arial" w:hAnsi="Arial" w:cs="Arial"/>
        </w:rPr>
      </w:pPr>
    </w:p>
    <w:p w14:paraId="24956DED" w14:textId="42D420B8" w:rsidR="00BC10BF" w:rsidRDefault="00BC10BF" w:rsidP="00920C99">
      <w:pPr>
        <w:spacing w:line="360" w:lineRule="auto"/>
        <w:jc w:val="both"/>
        <w:rPr>
          <w:rFonts w:ascii="Arial" w:hAnsi="Arial" w:cs="Arial"/>
        </w:rPr>
      </w:pPr>
    </w:p>
    <w:p w14:paraId="5EF81992" w14:textId="6E810F78" w:rsidR="00BC10BF" w:rsidRDefault="00BC10BF" w:rsidP="00920C99">
      <w:pPr>
        <w:spacing w:line="360" w:lineRule="auto"/>
        <w:jc w:val="both"/>
        <w:rPr>
          <w:rFonts w:ascii="Arial" w:hAnsi="Arial" w:cs="Arial"/>
        </w:rPr>
      </w:pPr>
    </w:p>
    <w:p w14:paraId="683B70D1" w14:textId="367B864F" w:rsidR="00BC10BF" w:rsidRDefault="00BC10BF" w:rsidP="00920C99">
      <w:pPr>
        <w:spacing w:line="360" w:lineRule="auto"/>
        <w:jc w:val="both"/>
        <w:rPr>
          <w:rFonts w:ascii="Arial" w:hAnsi="Arial" w:cs="Arial"/>
        </w:rPr>
      </w:pPr>
    </w:p>
    <w:p w14:paraId="3BDC5027" w14:textId="18509D83" w:rsidR="00BC10BF" w:rsidRDefault="00BC10BF" w:rsidP="00920C99">
      <w:pPr>
        <w:spacing w:line="360" w:lineRule="auto"/>
        <w:jc w:val="both"/>
        <w:rPr>
          <w:rFonts w:ascii="Arial" w:hAnsi="Arial" w:cs="Arial"/>
        </w:rPr>
      </w:pPr>
    </w:p>
    <w:p w14:paraId="67B76A94" w14:textId="693DCA2F" w:rsidR="00BC10BF" w:rsidRDefault="00BC10BF" w:rsidP="00920C99">
      <w:pPr>
        <w:spacing w:line="360" w:lineRule="auto"/>
        <w:jc w:val="both"/>
        <w:rPr>
          <w:rFonts w:ascii="Arial" w:hAnsi="Arial" w:cs="Arial"/>
        </w:rPr>
      </w:pPr>
    </w:p>
    <w:p w14:paraId="02824D5C" w14:textId="7190A5CE" w:rsidR="00BC10BF" w:rsidRDefault="00BC10BF" w:rsidP="00920C99">
      <w:pPr>
        <w:spacing w:line="360" w:lineRule="auto"/>
        <w:jc w:val="both"/>
        <w:rPr>
          <w:rFonts w:ascii="Arial" w:hAnsi="Arial" w:cs="Arial"/>
        </w:rPr>
      </w:pPr>
    </w:p>
    <w:p w14:paraId="5535C83F" w14:textId="01D652F6" w:rsidR="00BC10BF" w:rsidRDefault="00BC10BF" w:rsidP="00920C99">
      <w:pPr>
        <w:spacing w:line="360" w:lineRule="auto"/>
        <w:jc w:val="both"/>
        <w:rPr>
          <w:rFonts w:ascii="Arial" w:hAnsi="Arial" w:cs="Arial"/>
        </w:rPr>
      </w:pPr>
    </w:p>
    <w:p w14:paraId="1639517B" w14:textId="1C0D51CD" w:rsidR="00BC10BF" w:rsidRDefault="00BC10BF" w:rsidP="00920C99">
      <w:pPr>
        <w:spacing w:line="360" w:lineRule="auto"/>
        <w:jc w:val="both"/>
        <w:rPr>
          <w:rFonts w:ascii="Arial" w:hAnsi="Arial" w:cs="Arial"/>
        </w:rPr>
      </w:pPr>
    </w:p>
    <w:p w14:paraId="4607E0D1" w14:textId="7A14018D" w:rsidR="00BC10BF" w:rsidRDefault="00BC10BF" w:rsidP="00920C99">
      <w:pPr>
        <w:spacing w:line="360" w:lineRule="auto"/>
        <w:jc w:val="both"/>
        <w:rPr>
          <w:rFonts w:ascii="Arial" w:hAnsi="Arial" w:cs="Arial"/>
        </w:rPr>
      </w:pPr>
    </w:p>
    <w:p w14:paraId="605E36F9" w14:textId="3F8358B2" w:rsidR="00BC10BF" w:rsidRDefault="00BC10BF" w:rsidP="00920C99">
      <w:pPr>
        <w:spacing w:line="360" w:lineRule="auto"/>
        <w:jc w:val="both"/>
        <w:rPr>
          <w:rFonts w:ascii="Arial" w:hAnsi="Arial" w:cs="Arial"/>
        </w:rPr>
      </w:pPr>
    </w:p>
    <w:p w14:paraId="2CEE821A" w14:textId="77777777" w:rsidR="00BC10BF" w:rsidRPr="00BC10BF" w:rsidRDefault="00BC10BF" w:rsidP="00920C99">
      <w:pPr>
        <w:spacing w:line="360" w:lineRule="auto"/>
        <w:jc w:val="both"/>
        <w:rPr>
          <w:rFonts w:ascii="Arial" w:hAnsi="Arial" w:cs="Arial"/>
        </w:rPr>
      </w:pPr>
    </w:p>
    <w:p w14:paraId="7A623AC5" w14:textId="5FF69C94" w:rsidR="007549DF" w:rsidRPr="00BC10BF" w:rsidRDefault="002F7E70" w:rsidP="00920C99">
      <w:pPr>
        <w:pStyle w:val="Heading1"/>
        <w:spacing w:line="360" w:lineRule="auto"/>
        <w:jc w:val="both"/>
        <w:rPr>
          <w:rFonts w:cs="Arial"/>
        </w:rPr>
      </w:pPr>
      <w:bookmarkStart w:id="1" w:name="_Toc219898700"/>
      <w:r w:rsidRPr="00BC10BF">
        <w:rPr>
          <w:rFonts w:cs="Arial"/>
        </w:rPr>
        <w:lastRenderedPageBreak/>
        <w:t>Introduction</w:t>
      </w:r>
      <w:bookmarkEnd w:id="1"/>
      <w:bookmarkEnd w:id="0"/>
      <w:r w:rsidR="00BD2A8B" w:rsidRPr="00BC10BF">
        <w:rPr>
          <w:rFonts w:cs="Arial"/>
        </w:rPr>
        <w:t xml:space="preserve"> </w:t>
      </w:r>
    </w:p>
    <w:p w14:paraId="79E0B94F" w14:textId="54B7CFC2" w:rsidR="00C478FA" w:rsidRPr="00BC10BF" w:rsidRDefault="00FD1E2C" w:rsidP="00920C99">
      <w:pPr>
        <w:spacing w:line="360" w:lineRule="auto"/>
        <w:jc w:val="both"/>
        <w:rPr>
          <w:rFonts w:ascii="Arial" w:hAnsi="Arial" w:cs="Arial"/>
        </w:rPr>
      </w:pPr>
      <w:r w:rsidRPr="00BC10BF">
        <w:rPr>
          <w:rFonts w:ascii="Arial" w:hAnsi="Arial" w:cs="Arial"/>
        </w:rPr>
        <w:t>South Asia bears</w:t>
      </w:r>
      <w:r w:rsidR="008E0375" w:rsidRPr="00BC10BF">
        <w:rPr>
          <w:rFonts w:ascii="Arial" w:hAnsi="Arial" w:cs="Arial"/>
        </w:rPr>
        <w:t xml:space="preserve"> a disproportionate burden of cardiovascular disease, type 2 diabetes, and metabolic syndrome </w:t>
      </w:r>
      <w:r w:rsidR="008E0375" w:rsidRPr="00BC10BF">
        <w:rPr>
          <w:rFonts w:ascii="Arial" w:hAnsi="Arial" w:cs="Arial"/>
        </w:rPr>
        <w:fldChar w:fldCharType="begin"/>
      </w:r>
      <w:r w:rsidR="00920C99">
        <w:rPr>
          <w:rFonts w:ascii="Arial" w:hAnsi="Arial" w:cs="Arial"/>
        </w:rPr>
        <w:instrText xml:space="preserve"> ADDIN ZOTERO_ITEM CSL_CITATION {"citationID":"jNwQkJY8","properties":{"formattedCitation":"(1\\uc0\\u8211{}3)","plainCitation":"(1–3)","noteIndex":0},"citationItems":[{"id":497,"uris":["http://zotero.org/users/19172719/items/P7F649T5"],"itemData":{"id":497,"type":"article-journal","abstract":"Noncommunicable diseases (NCD) now account for more than one-half of the global burden of disease. Cardiovascular diseases account for about one-half of NCD deaths, and the majority of cardiovascular disease deaths occur in low- and middle-income countries. The GBD (Global Burden of Disease) study measures and benchmarks health loss from death or disability from more than 300 diseases in over 100 countries. According to GBD analyses, the rise of NCD is in part due to increased life expectancy due to reduced premature mortality from communicable, child, and maternal illnesses, but preventable risk factors also contribute and present targets for NCD control efforts. In addition to traditional NCD risk factors, like tobacco smoking, high blood pressure, and unhealthful diet, nontraditional risk factors like air pollution and unhealthful alcohol consumption also play a role. The GBD study continues to grow by gathering more data from country partners than ever before, and by measuring health at the national and subnational levels and in smaller time increments. The GBD study will continue to provide the data to set priorities for and measure progress in the global effort to control the rising burden of NCD.HighlightsNoncommunicable diseases (NCD), including cardiovascular diseases, account for the majority of the potentially preventable disease burden worldwide.National governments and international organizations have committed themselves to NCD risk factor control and mortality reduction goals for the year 2025.The GBD (Global Burden of Disease) is an ongoing study that systematically and comprehensively estimates health loss from more than 300 diseases in &amp;gt;100 countries worldwide.As global health promotion shifts focus to NCD, the GBD study will highlight high-priority prevention opportunities and monitor progress in NCD control.","container-title":"Global Heart","DOI":"10.1016/j.gheart.2016.10.024","ISSN":"2211-8160","issue":"4","language":"en","source":"globalheartjournal.com","title":"The Global Burden of Disease Study and the Preventable Burden of NCD","URL":"https://globalheartjournal.com/articles/10.1016/j.gheart.2016.10.024","volume":"11","author":[{"family":"Benziger","given":"Catherine P."},{"family":"Roth","given":"Gregory A."},{"family":"Moran","given":"Andrew E."}],"accessed":{"date-parts":[["2025",12,29]]},"issued":{"date-parts":[["2016",12,1]]}}},{"id":499,"uris":["http://zotero.org/users/19172719/items/SUGYPL8K"],"itemData":{"id":499,"type":"article-journal","abstract":"Background\nCardiovascular diseases (CVDs) are the leading cause of mortality and are among the foremost causes of disability globally. CVD burden has continued to increase in most countries since 1990, with trends driven by changing exposures to harmful risk factors, population growth, and population aging.\nObjectives\nWe report estimates of global, national, and subnational CVD burden, including 18 subdiseases and 12 associated modifiable risk factors. We analyzed change in CVD burden from 1990 to 2023 and identified drivers of change including population growth, population aging, and risk factor exposure.\nMethods\nThe Global Burden of Disease (GBD) 2023 study, a multinational collaborative research study, quantified burden due to 375 diseases including CVD burden and identified drivers of change from 1990 to 2023 using all available data and statistical models. GBD 2023 estimated the population-level burden of diseases in 204 countries and territories from 1990 to 2023.\nResults\nCVDs were the leading cause of disability-adjusted life years (DALYs) and deaths estimated in the GBD. As of 2023, there were 437 million (95% UI: 401 to 465 million) CVD DALYs globally, a 1.4-fold increase from the number in 1990 of 320 million (292 to 344 million). Ischemic heart disease, intracerebral hemorrhage, ischemic stroke, and hypertensive heart disease were the leading cardiovascular causes of DALYs in 2023 globally. As of 2023, age-standardized CVD DALY rates were highest in low and low-middle Socio-demographic Index (SDI) settings and lowest in high SDI settings. The number of CVD deaths increased globally from 13.1 million (95% UI: 12.2 to 14.0 million) in 1990 to 19.2 million (95% UI: 17.4 to 20.4 million) in 2023. The number of prevalent cases of CVD more than doubled since 1990, with 311 million (95% UI: 294 to 333 million) prevalent cases of CVD in 1990 and 626 million (95% UI: 591 to 672 million) prevalent cases in 2023 globally. A total of 79.6% (95% UI: 75.7% to 82.5%) of CVD burden is attributable to modifiable risk factors 347 million [95% UI: 318 to 373 million] DALYs in 2023). Globally, high systolic blood pressure, dietary risks, high low-density lipoprotein cholesterol, and air pollution were the modifiable risks responsible for most attributable CVD burden in 2023. Since 1990, changes in exposure to modifiable risk factors have had mixed effects on CVD burden, with increases in high body mass index, high fasting plasma glucose, and low physical activity leading to higher burden, while reductions in tobacco usage have mitigated some of these increases. Population growth and population aging were the main drivers of the increasing burden since 1990, adding 128 million (95% UI: 115 to 139 million) and 139 million (95% UI: 126 to 151 million) CVD DALYs to the increase in CVD burden since 1990.\nConclusions\nCVD remains the leading cause of disease burden and death worldwide with the greatest burden in low, low-middle, and middle SDI regions. Large variation exists in CVD burden even for countries at similar levels of development, a gap explained substantially by known, modifiable risk factors that are inadequately controlled. The decades-long increase in CVD burden was the result of population growth, population aging, and increased exposure to a subset of risk factors led by metabolic risks. Countries will need to adopt effective health system and public health strategies if they are to progress in achieving global goals to reduce the burden of CVD.","collection-title":"Focus Issue: Global Burden Of Disease Spotlight","container-title":"JACC","DOI":"10.1016/j.jacc.2025.08.015","ISSN":"0735-1097","issue":"22","journalAbbreviation":"JACC","page":"2167-2243","source":"ScienceDirect","title":"Global, Regional, and National Burden of Cardiovascular Diseases and Risk Factors in 204 Countries and Territories, 1990-2023","volume":"86","author":[{"family":"Stark","given":"Benjamin A."},{"family":"DeCleene","given":"Nicole K."},{"family":"Desai","given":"Emily C."},{"family":"Hsu","given":"Johnathan M."},{"family":"Johnson","given":"Catherine O."},{"family":"Lara-Castor","given":"Laura"},{"family":"LeGrand","given":"Kate E."},{"family":"A","given":"Prof Bhoomadevi"},{"family":"Aalipour","given":"Mohammad Amin"},{"family":"Aalruz","given":"Hasan"},{"family":"Abafita","given":"Bedru J."},{"family":"Abaraogu","given":"Ukachukwu O."},{"family":"Abavisani","given":"Mohammad"},{"family":"Abbas","given":"Nasir"},{"family":"Abbasi","given":"Madineh"},{"family":"Abbasian","given":"Mohammadreza"},{"family":"Abbastabar","given":"Hedayat"},{"family":"Abd Al Magied","given":"Abdallah H. A."},{"family":"ElHafeez","given":"Samar Abd"},{"family":"Abdelalim","given":"Prof Ahmed"},{"family":"Abdelfattah","given":"Omar M."},{"family":"Abdel-Hameed","given":"Prof Reda"},{"family":"Abdelnabi","given":"Mahmoud"},{"family":"Wael M Abdel-Rahman","given":"Prof"},{"family":"Abdi","given":"Parsa"},{"family":"Abdisa","given":"Wakgari Mosisa"},{"family":"Abdissa","given":"Daba"},{"family":"Abdous","given":"Arman"},{"family":"Abdullah","given":"Mujahid"},{"family":"Abdullahi","given":"Auwal"},{"family":"Abdykerimova","given":"Kulmira"},{"family":"Abebe","given":"Mesfin"},{"family":"Abedi","given":"Aidin"},{"family":"Abedi","given":"Armita"},{"family":"Abejew","given":"Asrat Agalu"},{"family":"Abhilash","given":"E. S."},{"family":"Abiodun","given":"Olugbenga Olusola"},{"family":"Abiodun","given":"Prof Olumide"},{"family":"Kasem","given":"Rahim Abo"},{"family":"Aboagye","given":"Richard Gyan"},{"family":"Abohashem","given":"Shady"},{"family":"Abolhassani","given":"Hassan"},{"family":"Abonie","given":"Ulric Sena"},{"family":"Aborode","given":"Abdullahi Tunde"},{"family":"Abourashed","given":"Nagah Mohamed"},{"family":"Abramov","given":"Dmitry"},{"family":"Abreu","given":"Lucas Guimarães"},{"family":"Abtahi","given":"Dariush"},{"family":"Abu Farha","given":"Rana Kamal"},{"family":"Kende Abubakar","given":"Aminu Kende"},{"family":"Abubakar","given":"Ibrahim Jatau"},{"family":"Abu-Elala","given":"Nermeen"},{"family":"Abu-Gharbieh","given":"Eman"},{"family":"Abukhadijah","given":"Hana J."},{"family":"Aburuz","given":"Salahdein"},{"family":"Abushanab","given":"Dina"},{"family":"Acharya","given":"Anirudh Balakrishna"},{"family":"Acharya","given":"Apurba"},{"family":"Acharya","given":"Swetha"},{"family":"Achore","given":"Meshack"},{"family":"Adal","given":"Ousman"},{"family":"Adams","given":"Lisa C."},{"family":"Adamu","given":"Lawan Hassan"},{"family":"Adão","given":"Rui"},{"family":"Addo","given":"Isaac Yeboah"},{"family":"Adebayo","given":"Oladimeji Muritala"},{"family":"Adebisi","given":"Tajudeen Adesanmi"},{"family":"Adedia","given":"David"},{"family":"Adedokun","given":"Kamoru Ademola"},{"family":"Adegbile","given":"Oluwatobi E."},{"family":"Adegboye","given":"Oyelola A."},{"family":"Adegoke","given":"Nurudeen A."},{"family":"Adekanmbi","given":"Victor"},{"family":"Adeleke","given":"Olumide Thomas"},{"family":"Oluwaseun Adetunji","given":"Charles"},{"family":"Adeyomoye","given":"Olorunsola Israel"},{"family":"Adha","given":"Rishan"},{"family":"Adhikari","given":"Kishor"},{"family":"Adhikary","given":"Ripon Kumar"},{"family":"Adikusuma","given":"Wirawan"},{"family":"Parvar","given":"Tanin Adl"},{"family":"Adnan","given":"Mohd"},{"family":"Sakilah Adnani","given":"Qorinah Estiningtyas"},{"family":"Adoma","given":"Prince Owusu"},{"family":"Adzigbli","given":"Leticia Akua"},{"family":"Adzrago","given":"David"},{"family":"Afifi","given":"Ahmed M."},{"family":"Afolabi","given":"Habeeb Abiodun"},{"family":"Afrashteh","given":"Fatemeh"},{"family":"Afrooghe","given":"Arya"},{"family":"Afzal","given":"Muhammad Sohail"},{"family":"Afzal","given":"Saira"},{"family":"Agampodi","given":"Suneth Buddhika"},{"family":"Agarwal","given":"Dhiraj Motilal"},{"family":"Agarwal","given":"Gina"},{"family":"Agarwal","given":"Prerna"},{"family":"Ageru","given":"Temesgen Anjulo"},{"family":"Aggarwal","given":"Navidha"},{"family":"Aghajanian","given":"Sepehr"},{"family":"Sobrinho","given":"César Agostinis"},{"family":"Agyemang-Duah","given":"Williams"},{"family":"Ahadi","given":"Mahsa"},{"family":"Ahammed","given":"Benojir"},{"family":"Ahinkorah","given":"Bright Opoku"},{"family":"Ahmad","given":"Aqeel"},{"family":"Ahmad","given":"Fuzail"},{"family":"Ahmad","given":"Khurshid"},{"family":"Ahmad","given":"Muayyad M."},{"family":"Ahmad","given":"Sajjad"},{"family":"Ahmad","given":"Shoaib"},{"family":"Ahmad","given":"Tauseef"},{"family":"Ahmadzadeh","given":"Koohyar"},{"family":"Ahmed","given":"Ali"},{"family":"Ahmed","given":"Anisuddin"},{"family":"Ahmed","given":"Ayman"},{"family":"Ahmed","given":"Gasha Salih"},{"family":"Ahmed","given":"Haroon"},{"family":"Ahmed","given":"Junaid"},{"family":"Ahmed","given":"Luai A."},{"family":"Ahmed","given":"Mehrunnisha Sharif"},{"family":"Ahmed","given":"Meqdad Saleh"},{"family":"Ahmed","given":"Muktar Beshir"},{"family":"Ahmed","given":"Mushood"},{"family":"Ahmed","given":"Naveed"},{"family":"Ahmed","given":"Nesredin"},{"family":"Ahmed","given":"Shabbir"},{"family":"Ahmed","given":"Syed Anees"},{"family":"Ajakwe","given":"Simeon Okechukwu"},{"family":"Ajami","given":"Marjan"},{"family":"Aji","given":"Budi"},{"family":"Akalu","given":"Yonas"},{"family":"Akeju","given":"Oluwasefunmi"},{"family":"Akhigbe","given":"Roland Eghoghosoa"},{"family":"Akhmedullin","given":"Ruslan"},{"family":"Oyeniran Akindele","given":"Mukadas"},{"family":"Akinosoglou","given":"Karolina"},{"family":"Akiska","given":"Yagiz Matthew"},{"family":"Akkaif","given":"Mohammed Ahmed"},{"family":"Akram","given":"Hammad"},{"family":"Akrami","given":"Ashley E."},{"family":"Awaidy","given":"Salah Al"},{"family":"Hamad","given":"Hanadi Al"},{"family":"Al Hasan","given":"Syed Mahfuz"},{"family":"Omari","given":"Omar Al"},{"family":"Qadire","given":"Mohammad Al"},{"family":"Thaher","given":"Yazan Al"},{"family":"Mahmoud Al Zoubi","given":"Mohammad Ahmmad"},{"family":"Al-Ajlouni","given":"Yazan"},{"family":"Alalwan","given":"Tariq A."},{"family":"Al-Aly","given":"Ziyad"},{"family":"Alam","given":"Khurshid"},{"family":"Alam","given":"Mohammad Khursheed"},{"family":"Alam","given":"Mostafa"},{"family":"Alam","given":"Zufishan"},{"family":"Al-amer","given":"Rasmieh Mustafa"},{"family":"Alansari","given":"Amani"},{"family":"Alanzi","given":"Turki M."},{"family":"Alarifi","given":"Abdullah"},{"family":"Al-Ashwal","given":"Fahmi Y."},{"family":"Alavi","given":"Rashid"},{"family":"Albashtawy","given":"Mohammed"},{"family":"Al-Daken","given":"Laila Ismael"},{"family":"Aldawsari","given":"Khalifah A."},{"family":"Aldhahir","given":"Abdulelah Mastour"},{"family":"Aldossary","given":"Mohammed S."},{"family":"Aleidi","given":"Shereen M."},{"family":"Alemayehu","given":"Bezawit Abeje"},{"family":"Alemayehu","given":"Tekletsadik Tekleslassie"},{"family":"Alemi","given":"Hediyeh"},{"family":"Abdelazeem M Algammal","given":"Prof"},{"family":"Saeed Al-Gheethi","given":"Adel Ali"},{"family":"Alhajri","given":"Noora"},{"family":"Alhalaiqa","given":"Fadwa Naji"},{"family":"Al-Hanawi","given":"Mohammed Khaled"},{"family":"Alharrasi","given":"Maryam"},{"family":"Alhumaidi","given":"Ashraf"},{"family":"Ali","given":"Akhtar"},{"family":"Ali","given":"Endale Alemayehu"},{"family":"Ali","given":"Kamran"},{"family":"Ali","given":"Mohammad Daud"},{"family":"Ali","given":"Mohammed Usman"},{"family":"Ali","given":"Rafat"},{"family":"Ali","given":"Sameer A."},{"family":"Ali","given":"Syed Shujait"},{"family":"Ali","given":"Syed Yusuf"},{"family":"Al-Ibraheem","given":"Akram"},{"family":"Al-Iede","given":"Montaha"},{"family":"Alif","given":"Sheikh Mohammad"},{"family":"Rokny","given":"Hamid Alinejad"},{"family":"Al-Jabi","given":"Samah W."},{"family":"Aljawadi","given":"Mohammad Hasan"},{"family":"Aljofan","given":"Mohamad"},{"family":"Aljunid","given":"Syed Mohamed"},{"family":"Alkhatib","given":"Ahmad"},{"family":"Alkousheh","given":"Hazim"},{"family":"Alla","given":"François"},{"family":"Al-Mamun","given":"Md"},{"family":"Al-Marwani","given":"Sabah"},{"family":"Almasri","given":"Nihad A."},{"family":"Almazan","given":"Joseph Uy"},{"family":"Almidani","given":"Omar"},{"family":"Almobayed","given":"Amr"},{"family":"Alnaeem","given":"Mohmmad Minwer"},{"family":"Al-Naqeb","given":"Ghanya Naji"},{"family":"Alniss","given":"Hasan Yaser"},{"family":"Alomari","given":"Mahmoud A."},{"family":"Alosta","given":"Mohammad R."},{"family":"Alqahtani","given":"Jaber S."},{"family":"Alqudimat","given":"Mohammad R."},{"family":"Alrawashdeh","given":"Ahmad"},{"family":"Alrimawi","given":"Intima"},{"family":"Alrousan","given":"Sahel Majed"},{"family":"Alsabri","given":"Mohammed A."},{"family":"Alsakarneh","given":"Saqr"},{"family":"Alshehri","given":"Mansour Abdullah"},{"family":"Altaany","given":"Zaid"},{"family":"Altaf","given":"Awais"},{"family":"Al-Tammemi","given":"Alaa B."},{"family":"Al-Tawfiq","given":"Jaffar A."},{"family":"Alvis-Guzman","given":"Nelson"},{"family":"Alvis-Zakzuk","given":"Nelson J."},{"family":"Alwafi","given":"Hassan"},{"family":"Al-Wardat","given":"Mohammad"},{"family":"Al-Worafi","given":"Yaser Mohammed"},{"family":"Aly","given":"Hany"},{"family":"AlZahmi","given":"Amal"},{"family":"Alzahrani","given":"Hosam"},{"family":"Alzoubi","given":"Abdallah"},{"family":"Alzoubi","given":"Karem H."},{"family":"Al-Zubayer","given":"Md Akib"},{"family":"Amafah","given":"Ekiyor Joseph"},{"family":"Amafah","given":"Joy"},{"family":"Amani-Beni","given":"Reza"},{"family":"Amanollahi","given":"Mobina"},{"family":"Amaravadi","given":"Sampath Kumar"},{"family":"Amegah","given":"Adeladza Kofi"},{"family":"Amegbor","given":"Prince M."},{"family":"Amenah","given":"Michel Adurayi"},{"family":"Amidi","given":"Bardia"},{"family":"Amin","given":"Tarek Tawfik"},{"family":"Amindarolzarbi","given":"Alireza"},{"family":"Amini-Rarani","given":"Mostafa"},{"family":"Amini-Salehi","given":"Ehsan"},{"family":"Aminorroaya","given":"Arya"},{"family":"Aminzare","given":"Majid"},{"family":"Amiri","given":"Sohrab"},{"family":"Ammirati","given":"Enrico"},{"family":"Amobonye","given":"Ayodeji"},{"family":"Ampon-Wireko","given":"Sabina"},{"family":"Amu","given":"Hubert"},{"family":"Amugsi","given":"Dickson A."},{"family":"Amusa","given":"Ganiyu Adeniyi"},{"family":"Anagnostakis","given":"Filippos"},{"family":"Ananda","given":"Roshan A."},{"family":"Anaraki","given":"Nazanin"},{"family":"Ancuceanu","given":"Robert"},{"family":"Anderlini","given":"Deanna"},{"family":"Anderson","given":"David B."},{"family":"Anderson","given":"Jason A."},{"family":"Andrei","given":"Catalina Liliana"},{"family":"Ang","given":"Song Peng"},{"family":"Angappan","given":"Santhalakshmi"},{"family":"Anh","given":"Nguyen Hoang"},{"family":"Anil","given":"Abhishek"},{"family":"Ansari","given":"Sumbul"},{"family":"Ansariadi","given":"Ansariadi"},{"family":"Anteneh","given":"Rahel Mulatie"},{"family":"Anuoluwa","given":"Boluwatife Stephen"},{"family":"Anuoluwa","given":"Iyadunni Adesola"},{"family":"Anvari","given":"Saeid"},{"family":"Anwar","given":"Saleha"},{"family":"Anwar","given":"Sumadi Lukman"},{"family":"Anwer","given":"Razique"},{"family":"Anyasodor","given":"Anayochukwu Edward"},{"family":"Appiah","given":"Francis"},{"family":"Arab","given":"Juan Pablo"},{"family":"Arabloo","given":"Jalal"},{"family":"Arafa","given":"Elshaimaa A."},{"family":"Arafat","given":"Mosab"},{"family":"Aravkin","given":"Aleksandr Y."},{"family":"Areda","given":"Demelash"},{"family":"Aremu","given":"Olatunde"},{"family":"Arias de la Torre","given":"Jorge"},{"family":"Armocida","given":"Benedetta"},{"family":"Arockiaraj","given":"Jesu"},{"family":"Arooj","given":"Mahwish"},{"family":"Arshadi","given":"Mahdi"},{"family":"Artamonov","given":"Anton A."},{"family":"Arumugam","given":"Ashokan"},{"family":"Asaduzzaman","given":"Muhammad"},{"family":"Basheeruddin Asdaq","given":"Syed Mohammed"},{"family":"Melaku Asefa","given":"Shewatatek Melaku"},{"family":"Asgary","given":"Amirhossein"},{"family":"Asghari-Jafarabadi","given":"Mohammad"},{"family":"Ashagre","given":"Alebachew Fasil"},{"family":"Ashames","given":"Akram"},{"family":"Ashfaq","given":"Muhammad"},{"family":"Ashraf","given":"Hamza"},{"family":"Basit Ashraf","given":"Muhammad Abdul"},{"family":"Ashraf","given":"Tahira"},{"family":"ashrafi","given":"mitra"},{"family":"Aslam","given":"Muhammad Shahzad"},{"family":"Asrat","given":"Anemaw A."},{"family":"Asri","given":"Yuni"},{"family":"Assefa","given":"Dereje Zewdu"},{"family":"Assembekov","given":"Batyrbek"},{"family":"Astell-Burt","given":"Prof Thomas"},{"family":"Athari","given":"Seyyed Shamsadin"},{"family":"Wahbi Atout","given":"Maha Moh'd"},{"family":"Atreya","given":"Alok"},{"family":"Atta","given":"Julie Alaere"},{"family":"Aurangzeb","given":"Khursheed"},{"family":"Ausloos","given":"Marcel"},{"family":"Avula","given":"Sreekant"},{"family":"Awedew","given":"Atalel Fentahun"},{"family":"Awoke","given":"Mamaru Ayenew"},{"family":"Awotidebe","given":"Adedapo Wasiu"},{"family":"Awoyomi","given":"Oluwabusayo Olufunke"},{"family":"Axame","given":"Wisdom Kudzo"},{"family":"Ayele","given":"Belete Achamyelew"},{"family":"Ayyad","given":"Mohammed"},{"family":"Azadnajafabad","given":"Sina"},{"family":"Azadnia","given":"Arian"},{"family":"Azami","given":"Hiva"},{"family":"Azarboo","given":"Alireza"},{"family":"Azhar","given":"Masood"},{"family":"Aziz","given":"Mohd Yusmaidie"},{"family":"Aziz","given":"Sadat Abdulla"},{"family":"Azizan","given":"Amin"},{"family":"Azizi","given":"Hosein"},{"family":"Azzam","given":"Ahmed Y."},{"family":"Azzolino","given":"Domenico"},{"family":"Babatope","given":"Abisola Esther"},{"family":"Babu","given":"Abraham Samuel"},{"family":"Babu","given":"Giridhara Rathnaiah"},{"family":"Badar","given":"Muhammad"},{"family":"Badran","given":"Alaa Aboelnour"},{"family":"Bagga","given":"Arvind"},{"family":"Baghcheghi","given":"Nayereh"},{"family":"Bagheri","given":"Nasser"},{"family":"Bagheri","given":"Sara"},{"family":"Baghizadeh","given":"Elahe"},{"family":"Baghizadeh","given":"Fereshteh"},{"family":"Baghizadeh","given":"Sana"},{"family":"Taghanaki","given":"Pegah Bahrami"},{"family":"Bahreini","given":"Razieh"},{"family":"Bai","given":"Ruhai"},{"family":"Bains","given":"Lovenish"},{"family":"Bakkannavar","given":"Shankar M."},{"family":"Bako","given":"Abdulaziz T."},{"family":"Balakrishnan","given":"Senthilkumar"},{"family":"Balasubramanian","given":"Madhan"},{"family":"Balcha","given":"Wondu Feyisa"},{"family":"Baldereschi","given":"Marzia"},{"family":"Balkis","given":"Maher"},{"family":"Baloch","given":"Farhala"},{"family":"Balogun","given":"Saliu A."},{"family":"Hasankhani","given":"Mohammadreza Balooch"},{"family":"Baltatu","given":"Ovidiu Constantin"},{"family":"Bam","given":"Kiran"},{"family":"Banda","given":"Kondwani Joseph"},{"family":"Reddy Bandaru","given":"Praneeth Kumar"},{"family":"Chandra Banik","given":"Palash"},{"family":"Banik","given":"Rajon"},{"family":"Bansal","given":"Hansi"},{"family":"Bansal","given":"Kannu"},{"family":"Barati","given":"Shirin"},{"family":"Barbic","given":"Franca"},{"family":"Bardhan","given":"Mainak"},{"family":"Barengo","given":"Noel C."},{"family":"Barker-Collo","given":"Suzanne Lyn"},{"family":"Barqawi","given":"Hiba Jawdat"},{"family":"Barteit","given":"Sandra"},{"family":"Barua","given":"Lingkan"},{"family":"Abu Bashar","given":"MD"},{"family":"Bashir","given":"Shahid"},{"family":"Bashiri","given":"Azadeh"},{"family":"Aliabadi","given":"Somaye Bashiri"},{"family":"Basri","given":"Rehana"},{"family":"Bastan","given":"Mohammad-Mahdi"},{"family":"Basu","given":"Saurav"},{"family":"Batra","given":"Kavita"},{"family":"Bauckneht","given":"Matteo"},{"family":"Bayat","given":"Mahdis"},{"family":"Bayat","given":"Reza"},{"family":"Bayih","given":"Mulat Tirfie"},{"family":"Bayisa","given":"Feyisa Shasho"},{"family":"Beeraka","given":"Narasimha M."},{"family":"Behnoush","given":"Amir Hossein"},{"family":"Bekele","given":"Alehegn"},{"family":"Belayneh","given":"Asnake Gashaw"},{"family":"Belete","given":"Abebe Gedefaw"},{"family":"Belete","given":"Abel Cherkos"},{"family":"Bilgin","given":"Gokce Belge"},{"family":"Bello","given":"Bashir"},{"family":"Bello","given":"Olorunjuwon Omolaja"},{"family":"Bello","given":"Umar Muhammad"},{"family":"Belo","given":"Luis"},{"family":"Belsti","given":"Yitayeh"},{"family":"Benfor","given":"Bright"},{"family":"Bennett","given":"Derrick A."},{"family":"Bensenor","given":"Isabela M."},{"family":"Bente Kamal Tune","given":"Samiun Nazrin"},{"family":"Benziger","given":"Catherine P."},{"family":"Bera","given":"Om Prakash"},{"family":"Berezvai","given":"Zombor"},{"family":"Bergami","given":"Maria"},{"family":"Berhe","given":"Kenfe Tesfay"},{"family":"Berhie","given":"Alemshet Yirga"},{"family":"Berihun","given":"Abiye Assefa"},{"family":"Nazer C Bermudez","given":"Amiel"},{"family":"Bernstein","given":"Robert S."},{"family":"Bhadoria","given":"Ajeet Singh"},{"family":"Bhagavathula","given":"Akshaya Srikanth"},{"family":"Bhandari","given":"Buna"},{"family":"Bhardwaj","given":"Nikha"},{"family":"Bhardwaj","given":"Pankaj"},{"family":"Bhaskar","given":"Sonu"},{"family":"Bhattacharjee","given":"Priyadarshini"},{"family":"Bhattacharjee","given":"Shuvarthi"},{"family":"Kaur Bhatti","given":"Gurjit"},{"family":"Singh Bhatti","given":"Jasvinder"},{"family":"Bhatti","given":"Rajbir"},{"family":"Bhuyan","given":"Soumitra S."},{"family":"Biadgilign","given":"Sibhatu Kassa"},{"family":"Bilgin","given":"Can"},{"family":"Bilgin","given":"Cem"},{"family":"Birck","given":"Marina G."},{"family":"Birhan","given":"Mekuriaw Mesfin"},{"family":"Birru","given":"Eshetie Melese"},{"family":"Biswas","given":"Bijit"},{"family":"Biswas","given":"Mohammad Shahangir"},{"family":"Biswas","given":"Monirujjaman"},{"family":"Biswas","given":"Raaj Kishore"},{"family":"Bizzozero-Peroni","given":"Bruno"},{"family":"Bjørge","given":"Tone"},{"family":"Bodhare","given":"Trupti"},{"family":"Bodunrin","given":"Aadam Olalekan"},{"family":"Bogale","given":"Sitotaw Kerie"},{"family":"Bohn","given":"Lucimere"},{"family":"Bolarinwa","given":"Obasanjo Afolabi"},{"family":"Boloor","given":"Archith"},{"family":"Hashemi","given":"Milad Bonakdar"},{"family":"Bonakdarhashemi","given":"Moein"},{"family":"Basara","given":"Berrak Bora"},{"family":"Borhany","given":"Hamed"},{"family":"Borran","given":"Mina"},{"family":"Bosoka","given":"Samuel Adolf"},{"family":"Carvajal","given":"Alejandro Botero"},{"family":"Boyko","given":"Edward J."},{"family":"Bozic","given":"Marija M."},{"family":"Braithwaite","given":"Dejana"},{"family":"Brant","given":"Luisa C."},{"family":"Brauer","given":"Michael"},{"family":"Breitner","given":"Susanne"},{"family":"Brenner","given":"Hermann"},{"family":"Bressem","given":"Keno K."},{"family":"Britton","given":"Gabrielle"},{"family":"Bugiardini","given":"Raffaele"},{"family":"Bui","given":"Linh Phuong"},{"family":"Bulamu","given":"Norma B."},{"family":"Bulto","given":"Lemma N."},{"family":"Burhan","given":"Asmat"},{"family":"Burley","given":"Claire V."},{"family":"Burns","given":"Richard A."},{"family":"Busch","given":"Felix"},{"family":"Bustanji","given":"Yasser"},{"family":"Butt","given":"Nadeem Shafique"},{"family":"Butt","given":"Zahid A."},{"family":"J","given":"Sanjay C."},{"family":"Cabral","given":"Lucas Scotta"},{"family":"Cairns","given":"Rose"},{"family":"Barsbay","given":"Mehtap Çakmak"},{"family":"Calina","given":"Daniela"},{"family":"Cámera","given":"Luis Alberto"},{"family":"Campos","given":"Luciana Aparecida"},{"family":"Campos-Nonato","given":"Ismael"},{"family":"Canales","given":"Robert A."},{"family":"Cao","given":"Si"},{"family":"Capodici","given":"Angelo"},{"family":"Caravaca-Morera","given":"Jaime Alonso"},{"family":"Cárdenas","given":"Rosario"},{"family":"Carletti","given":"Claudia"},{"family":"Carreras","given":"Giulia"},{"family":"Carugno","given":"Andrea"},{"family":"Carvalho","given":"Felix"},{"family":"Carvalho","given":"Márcia"},{"family":"Carvalho-e-Silva","given":"Ana Paula"},{"family":"Castaldelli-Maia","given":"Joao Mauricio"},{"family":"Catapano","given":"Alberico L."},{"family":"Cattaruzza","given":"Maria Sofia"},{"family":"Cegolon","given":"Luca"},{"family":"Cembranel","given":"Francieli"},{"family":"Cenderadewi","given":"Muthia"},{"family":"Cenko","given":"Edina"},{"family":"Cerin","given":"Ester"},{"family":"Cerovac","given":"Anis"},{"family":"Cerrai","given":"Sonia"},{"family":"Chadwick","given":"Joshua"},{"family":"Shivamadhu","given":"Madhu Chakkere"},{"family":"Chakraborty","given":"Aditya"},{"family":"Chakraborty","given":"Chiranjib"},{"family":"Chakraborty","given":"Sandip"},{"family":"Kai Chan","given":"Jeffrey Shi"},{"family":"Chandika","given":"Rama Mohan"},{"family":"Chandradasa","given":"Miyuru"},{"family":"Chandramouli Bellur","given":"Vinay"},{"family":"Chandrasekar","given":"Eeshwar K."},{"family":"Chang","given":"Qinghua"},{"family":"Charan","given":"Jaykaran"},{"family":"Chattu","given":"Vijay Kumar"},{"family":"Chaudhary","given":"Anis Ahmad"},{"family":"Chaudhuri","given":"Sirshendu"},{"family":"Chavoshi","given":"Mohammadreza"},{"family":"Chen","given":"An-Tian"},{"family":"Chen","given":"Guangjin"},{"family":"Chen","given":"Haiyan"},{"family":"Chen","given":"Hana"},{"family":"Chen","given":"Haowei"},{"family":"Chen","given":"Meng Xuan"},{"family":"Chen","given":"Simiao"},{"family":"Chen","given":"Xiang"},{"family":"Cheung","given":"Ka Ching"},{"family":"Chew","given":"Derek S."},{"family":"Chew","given":"Nicholas WS."},{"family":"Chhabra","given":"Ravindresh"},{"family":"Chi","given":"Gerald"},{"family":"Chichagi","given":"Fatemeh"},{"family":"Chimoriya","given":"Ritesh"},{"family":"Ching","given":"Patrick R."},{"family":"Chiriacò","given":"Martina"},{"family":"Chirinos-Caceres","given":"Jesus Lorenzo"},{"family":"Chitheer","given":"Abdulaal"},{"family":"Jemma Cho","given":"So Mi"},{"family":"Cho","given":"William C. S."},{"family":"Chong","given":"Bryan"},{"family":"Chong","given":"Yuen Yu"},{"family":"Chopra","given":"Hitesh"},{"family":"Chopra","given":"Shivani"},{"family":"Chou","given":"Hou In"},{"family":"Choudhari","given":"Sonali Gajanan"},{"family":"Chowdhury","given":"Enayet Karim"},{"family":"Chowdhury","given":"Rajiv"},{"family":"Chowdhury","given":"Sreshtha"},{"family":"Christensen","given":"Hanne"},{"family":"Christopher","given":"Devasahayam J."},{"family":"Chu","given":"Dinh-Toi"},{"family":"Chukwu","given":"Isaac Sunday"},{"family":"Chung","given":"Sheng-Chia"},{"family":"Chung","given":"Sunghyun"},{"family":"Cioffi","given":"Iolanda"},{"family":"Cohen","given":"Aaron J."},{"family":"Columbus","given":"Alyssa"},{"family":"Conde","given":"Joao"},{"family":"Congly","given":"Stephen E."},{"family":"Conrad","given":"Nathalie"},{"family":"Conti","given":"Sara"},{"family":"Cortesi","given":"Paolo Angelo"},{"family":"Cosma","given":"Claudia"},{"family":"Costa","given":"Vera Marisa"},{"family":"Criqui","given":"Michael H."},{"family":"Cruz-Martins","given":"Natalia"},{"family":"Silva","given":"Alanna Gomes","non-dropping-particle":"da"},{"family":"Dababo","given":"Nour"},{"family":"Dabbagh","given":"Ali"},{"family":"Dabo","given":"Bashir"},{"family":"Dadras","given":"Omid"},{"family":"Dai","given":"Xiaochen"},{"family":"Dai","given":"Zhaoli"},{"family":"Dalakoti","given":"Mayank"},{"family":"Moura Damasceno","given":"Albertino Antonio"},{"family":"D'Amico","given":"Emanuele"},{"family":"Danaei","given":"Bardia"},{"family":"Dandona","given":"Lalit"},{"family":"Dandona","given":"Rakhi"},{"family":"Dang","given":"Anh Kim"},{"family":"D'Anna","given":"Lucio"},{"family":"Danpanichkul","given":"Pojsakorn"},{"family":"Danso","given":"Samuel E."},{"family":"Darcho","given":"Samuel Demissie"},{"family":"Darouei","given":"Bahar"},{"family":"Cheshmeh Soltani","given":"Reza Darvishi"},{"family":"Das","given":"Saswati"},{"family":"Dashtkoohi","given":"Mohadese"},{"family":"Davletov","given":"Dimash"},{"family":"Davletov","given":"Kairat"},{"family":"Dayasiri","given":"Kavinda"},{"family":"De la Hoz","given":"Fernando Pio"},{"family":"Deb","given":"Novonil"},{"family":"Dehadrai","given":"Aniket"},{"family":"Del Bo'","given":"Cristian"},{"family":"Del Riccio","given":"Marco"},{"family":"Delsoz","given":"Mohammad"},{"family":"Demeke","given":"Dessalegn"},{"family":"Deng","given":"Ke"},{"family":"Denova-Gutiérrez","given":"Edgar"},{"family":"Molla","given":"Meseret Derbew"},{"family":"Dergaa","given":"Ismail"},{"family":"Derseh","given":"Hunegnaw Almaw"},{"family":"Dervišević","given":"Emina"},{"family":"Desai","given":"Hardik Dineshbhai"},{"family":"Desai","given":"Rupak"},{"family":"Desta","given":"Abraham Aregay"},{"family":"Deuba","given":"Keshab"},{"family":"Devarakonda","given":"Pradeep Kumar"},{"family":"Devegowda","given":"Devananda"},{"family":"Rahman Dewan","given":"Syed Masudur"},{"family":"Dhali","given":"Arkadeep"},{"family":"Dhama","given":"Kuldeep"},{"family":"Rajinder K K Dhamija","given":"Prof"},{"family":"Dhimal","given":"Meghnath"},{"family":"Dhungel","given":"Bibha"},{"family":"Bella","given":"Stefano Di"},{"family":"Pumpo","given":"Marcello Di"},{"family":"Silva","given":"Diana Dias","non-dropping-particle":"da"},{"family":"Diaz","given":"Luis Antonio"},{"family":"Dima","given":"Adriana"},{"family":"Ding","given":"Xueting"},{"family":"Do","given":"Huyen"},{"family":"Phuong Do","given":"Thao Huynh"},{"family":"Luiz do Amaral do Amaral Júnior","given":"Orlando Luiz"},{"family":"Doegah","given":"Phidelia Theresa"},{"family":"Dohare","given":"Sushil"},{"family":"Dokova","given":"Klara Georgieva"},{"family":"Dondi","given":"Francesco"},{"family":"D'Oria","given":"Mario"},{"family":"Dorostkar","given":"Fariba"},{"family":"Santos","given":"Wendel Mombaque","non-dropping-particle":"dos"},{"family":"Doshi","given":"Ojas Prakashbhai"},{"family":"Dowou","given":"Robert Kokou"},{"family":"Dresse","given":"Menayit Tamrat"},{"family":"Dsouza","given":"Viola Savy"},{"family":"Du","given":"Mi"},{"family":"Dube","given":"John"},{"family":"Dumbili","given":"Emeka W."},{"family":"Duncan","given":"Bruce B."},{"family":"Dunne","given":"Jennifer"},{"family":"Duraes","given":"Andre Rodrigues"},{"family":"Durojaiye","given":"Oyewole Christopher"},{"family":"Dutta","given":"Siddhartha"},{"family":"Dutta","given":"Sulagna"},{"family":"E’mar","given":"Abdel Rahman"},{"family":"Ebohon","given":"Osamudiamen"},{"family":"Mahmoud Ebraheim","given":"Lamiaa Labieb"},{"family":"Ebrahimi","given":"Alireza"},{"family":"Ebrahimi","given":"Mohammad Hossein"},{"family":"Ebrahimi","given":"Rasoul"},{"family":"Ebrahimi","given":"Sara"},{"family":"Edinur","given":"Hisham Atan"},{"family":"Efendi","given":"Ferry"},{"family":"Eftekhari","given":"Behrad"},{"family":"Eghbali","given":"Foolad"},{"family":"Eghdami","given":"Shayan"},{"family":"Sedeh","given":"Ashkan Eighaei"},{"family":"Eini","given":"Ebrahim"},{"family":"Ekholuenetale","given":"Michael"},{"family":"Ekundayo","given":"Temitope Cyrus"},{"family":"El Arab","given":"Rabie Adel"},{"family":"Wahab El Morsi","given":"Doaa Abdel"},{"family":"Sayed Zaki","given":"Maysaa El"},{"family":"Eladl","given":"Mohamed Ahmed"},{"family":"Mustafa Elagali","given":"Ahmed Elabbas"},{"family":"Elalfy","given":"Aya"},{"family":"El-Ashker","given":"Said"},{"family":"El-Dahiyat","given":"Faris"},{"family":"Elgendy","given":"Islam Y."},{"family":"Elhadi","given":"Muhammed"},{"family":"El-Huneidi","given":"Waseem"},{"family":"Elkannishy","given":"Sherif"},{"family":"Elmonem","given":"Mohamed A."},{"family":"Elmoselhi","given":"Adel B."},{"family":"Elnaem","given":"Mohamed Hassan"},{"family":"Elsohaby","given":"Ibrahim"},{"family":"Eltahir","given":"Mohd Elmagzoub"},{"family":"Zeydi","given":"Amir Emami"},{"family":"Emeto","given":"Theophilus I."},{"family":"Emran","given":"Talha Bin"},{"family":"Eshraghi","given":"Reza"},{"family":"Eskandari","given":"Khalil"},{"family":"Eskandarieh","given":"Sharareh"},{"family":"Eyawo","given":"Oghenowede"},{"family":"Fabin","given":"Natalia"},{"family":"Fadavian","given":"Heidar"},{"family":"Fagbamigbe","given":"Adeniyi Francis"},{"family":"Fahim","given":"Ayesha"},{"family":"Fahimi","given":"Saman"},{"family":"Fahira","given":"Aamir"},{"family":"Faiz","given":"Razana"},{"family":"Fakhradiyev","given":"Ildar Ravisovich"},{"family":"Falzone","given":"Luca"},{"family":"Fan","given":"Qiping"},{"family":"Farahani","given":"Alireza"},{"family":"Farahmand","given":"Mohammad"},{"family":"Faraji","given":"Seyed Nooreddin"},{"family":"Faramarzpour","given":"Mahsa"},{"family":"Aquino Faraon","given":"Emerito Jose"},{"family":"Fareed","given":"Mohammad"},{"family":"Farina","given":"Jacopo"},{"family":"Mahmoud Faris","given":"MoezAlIslam Ezzat"},{"family":"Faro","given":"Andre"},{"family":"Yousaf Farooq","given":"Syed Muhammad"},{"family":"Farooqui","given":"Maryam"},{"family":"Farrokhpour","given":"Hossein"},{"family":"Farshad","given":"Fatemeh"},{"family":"Farsi","given":"Farima"},{"family":"Fatima","given":"Zareen"},{"family":"Fazeli","given":"Pooria"},{"family":"Feili","given":"Afrooz"},{"family":"Feizkhah","given":"Alireza"},{"family":"Fekadu","given":"Ginenus"},{"family":"Feng","given":"Xiaoqi"},{"family":"Fereshtehnejad","given":"Seyed-Mohammad"},{"family":"Fernandez-Jimenez","given":"Rodrigo"},{"family":"Feroze","given":"Abdullah H."},{"family":"Ferrara","given":"Pietro"},{"family":"Ferreira","given":"Nuno"},{"family":"Feter","given":"Natan"},{"family":"Feyisa","given":"Bikila Regassa"},{"family":"Fiorilla","given":"Claudio"},{"family":"Fischer","given":"Florian"},{"family":"Fleszar","given":"Laura"},{"family":"Flor","given":"Luisa S."},{"family":"Fogacci","given":"Federica"},{"family":"Foigt","given":"Nataliya A."},{"family":"Fonzo","given":"Marco"},{"family":"Fornari","given":"Arianna"},{"family":"Fornari","given":"Carla"},{"family":"Forray","given":"Alina Ioana"},{"family":"Fortuna","given":"Daniela"},{"family":"Foschi","given":"Matteo"},{"family":"Fotouhi","given":"Maryam"},{"family":"Francis-Oliviero","given":"Florence"},{"family":"Fukumoto","given":"Takeshi"},{"family":"Fux","given":"Blima"},{"family":"Gaal","given":"Peter Andras"},{"family":"Gadeka","given":"Dominic Dormenyo"},{"family":"Gafane-Matemane","given":"Lebo Francina"},{"family":"Gaidhane","given":"Abhay Motiramji"},{"family":"Gaipov","given":"Abduzhappar"},{"family":"Gajdács","given":"Márió"},{"family":"Gakidou","given":"Emmanuela"},{"family":"Galali","given":"Yaseen"},{"family":"Gallus","given":"Silvano"},{"family":"Ganesan","given":"Balasankar"},{"family":"Gangachannaiah","given":"Shivaprakash"},{"family":"Gao","given":"Xiang"},{"family":"Garcia","given":"Fernando Barroga"},{"family":"Garcia-Azorin","given":"David"},{"family":"Garg","given":"Ravindra Kumar"},{"family":"Garg","given":"Vinod Kumar"},{"family":"Garlasco","given":"Jacopo"},{"family":"Gasevic","given":"Danijela"},{"family":"Gautam","given":"Prem"},{"family":"Gautam","given":"Rupesh K."},{"family":"Ge","given":"Hong-Han"},{"family":"Gebre","given":"Feven Sahle"},{"family":"Gebregergis","given":"Miglas Welay"},{"family":"Digssie Gebremariam","given":"Alemayehu Digssie"},{"family":"Gebremedhin","given":"Amanuel Tesfay"},{"family":"Gebremichael","given":"Bereket"},{"family":"Gelaw","given":"Asmare Yitayeh"},{"family":"Geleta","given":"Leta Adugna"},{"family":"Matin","given":"Ali Gerami"},{"family":"Geremew","given":"Gebremariam Wulie"},{"family":"Getahun","given":"Genanew K."},{"family":"Gete","given":"Kalab Yigermal"},{"family":"Ghadimi","given":"Delaram J."},{"family":"Ghadirian","given":"Fataneh"},{"family":"Ghaffari","given":"Kazem"},{"family":"Jolfayi","given":"Amir Ghaffari"},{"family":"Ghahramani","given":"Sulmaz"},{"family":"Ghajar","given":"Alireza"},{"family":"Ghamkhar","given":"Arin"},{"family":"Gheshlagh","given":"Reza Ghanei"},{"family":"Assl","given":"Shakiba Ghasemi"},{"family":"Seproo","given":"Faeze Ghasemi"},{"family":"Ghazy","given":"Ramy Mohamed"},{"family":"Gheno","given":"Gloria"},{"family":"Ghimire","given":"Sailaja"},{"family":"Ghith","given":"Nermin"},{"family":"Ghorbani","given":"Zeinab"},{"family":"Gil","given":"Artyom Urievich"},{"family":"Gilani","given":"Syed Abdullah"},{"family":"Gilani","given":"Syed Amir"},{"family":"Gilbertson","given":"Nora M."},{"family":"Gill","given":"Tiffany K."},{"family":"Gillum","given":"Richard F."},{"family":"Girmay","given":"Alem Abera"},{"family":"Girombelli","given":"Alessandro"},{"family":"Glasstetter","given":"Logan M."},{"family":"Glushkova","given":"Ekaterina Vladimirovna"},{"family":"Gnedovskaya","given":"Elena V."},{"family":"Göbölös","given":"Laszlo"},{"family":"Goel","given":"Amit"},{"family":"Goh","given":"Lay Hoon"},{"family":"Gohari","given":"Kimiya"},{"family":"Gohil","given":"Megha Nishith"},{"family":"Goldust","given":"Mohamad"},{"family":"Goleij","given":"Pouya"},{"family":"Golinelli","given":"Davide"},{"family":"Golkar","given":"Mohsen"},{"family":"Gomes-Neto","given":"Mansueto"},{"family":"Goodarzian","given":"MReza"},{"family":"Goshu","given":"Abel Tibebu"},{"family":"Goulart","given":"Alessandra C."},{"family":"Gregorio","given":"Ernesto Ramos"},{"family":"Grivna","given":"Michal"},{"family":"Grover","given":"Ashna"},{"family":"Guadie","given":"Habtamu Alganeh"},{"family":"Guan","given":"Shi-Yang"},{"family":"Guan","given":"Zhongyang"},{"family":"Guarducci","given":"Giovanni"},{"family":"Mohialdeen Gubari","given":"Mohammed Ibrahim"},{"family":"Guha","given":"Avirup"},{"family":"Guicciardi","given":"Stefano"},{"family":"Gulati","given":"Sheffali"},{"family":"Gulati","given":"Snigdha"},{"family":"Gunawardane","given":"Damitha Asanga"},{"family":"Gunturu","given":"Sasidhar"},{"family":"Guo","given":"Qianyu"},{"family":"Guo","given":"Xingzhi"},{"family":"Guo","given":"Zheng"},{"family":"Guo","given":"Zhifeng"},{"family":"Gupta","given":"Anish Kumar"},{"family":"Gupta","given":"Bhawna"},{"family":"Gupta","given":"Himanshu"},{"family":"Gupta","given":"Lalit"},{"family":"Gupta","given":"Rahul"},{"family":"Gupta","given":"Rajeev"},{"family":"Gupta","given":"Sapna"},{"family":"Gupta","given":"Vivek Kumar"},{"family":"Gutiérrez-Murillo","given":"Roberth Steven"},{"family":"Guzman-Esquivel","given":"Jose"},{"family":"Habibzadeh","given":"Adrina"},{"family":"Habibzadeh","given":"Farrokh"},{"family":"Tesfaye Habteyes","given":"Abrham Tesfaye"},{"family":"Habteyohannes","given":"Awoke Derbie"},{"family":"Hadei","given":"Mostafa"},{"family":"Hadi","given":"Najah R."},{"family":"Hadian","given":"Zahra"},{"family":"Haghdoost","given":"Faraidoon"},{"family":"Haghmorad","given":"Dariush"},{"family":"Haghtalab","given":"Arian"},{"family":"Haile","given":"Demewoz"},{"family":"Hailu","given":"Haimanot Ewnetu"},{"family":"Haj-Mirzaian","given":"Arvin"},{"family":"Halder","given":"Pritam"},{"family":"Halim","given":"Sobia Ahsan"},{"family":"Halwani","given":"Rabih"},{"family":"Hamad","given":"Islam M."},{"family":"Hamdy","given":"Nadia M."},{"family":"Hamidi","given":"Samer"},{"family":"Hamilton","given":"Erin B."},{"family":"Hammoud","given":"Ahmad"},{"family":"Hamza","given":"Mohammad"},{"family":"Hamza","given":"Umar Sabiu"},{"family":"Hanif","given":"Asif"},{"family":"Hanifi","given":"Nasrin"},{"family":"Hankey","given":"Graeme J."},{"family":"Hanna","given":"Fahad"},{"family":"Haque","given":"Moon Moon"},{"family":"Haque","given":"Obaid I."},{"family":"Hareru","given":"Habtamu Endashaw"},{"family":"Haro","given":"Josep Maria"},{"family":"Marah Has","given":"Eka Mishbahatul"},{"family":"Hasaballah","given":"Ahmed I."},{"family":"Hasan","given":"Faizul"},{"family":"Hasan","given":"Md Kamrul"},{"family":"Hasani","given":"Hamidreza"},{"family":"Hasanpour- Dehkordi","given":"Ali"},{"family":"Hashemian","given":"Maryam"},{"family":"Hashempour","given":"Zahra"},{"family":"Hashempur","given":"Mohammad Hashem"},{"family":"Hashim","given":"Nada Tawfig"},{"family":"Saquib Hasnain","given":"Md"},{"family":"Hassan","given":"Amr"},{"family":"Hassan","given":"Ikrama Ibrahim"},{"family":"Hassan","given":"Md Imtaiyaz"},{"family":"Hassan","given":"Muhammad"},{"family":"Hassan","given":"Shoaib"},{"family":"Hassan Wada","given":"Yusuf Wada"},{"family":"Hassan Zadeh Tabatabaei","given":"Mahgol Sadat"},{"family":"Hassankhani","given":"Hadi"},{"family":"Haubold","given":"Johannes"},{"family":"Havmoeller","given":"Rasmus J."},{"family":"Hawat","given":"Angie"},{"family":"Hay","given":"Simon I."},{"family":"He","given":"Guohua"},{"family":"He","given":"Jiawei"},{"family":"He","given":"Qiang"},{"family":"Hebert","given":"Jeffrey J."},{"family":"Heidari","given":"Golnaz"},{"family":"Heidari","given":"Mohammad"},{"family":"Ali Heidari Gorji","given":"Mohammad"},{"family":"Hemmati","given":"Mehdi"},{"family":"Hesami","given":"Hamed"},{"family":"Hewage","given":"Sumudu Avanthi"},{"family":"Heydari","given":"Majid"},{"family":"Heydari","given":"Mojtaba"},{"family":"Hezam","given":"Kamal"},{"family":"Hikibu","given":"Mitiku Desalegn"},{"family":"Hiraike","given":"Yuta"},{"family":"Holla","given":"Ramesh"},{"family":"Hong","given":"Young-Rock"},{"family":"Hopkins","given":"Ashley Mark"},{"family":"Hoseinzadeh","given":"Mehdi"},{"family":"Hossain","given":"Alamgir"},{"family":"Hossain","given":"Lubna"},{"family":"Hossain","given":"Md Belal"},{"family":"Hossain","given":"Md Mahbub"},{"family":"Hossain","given":"Md Sabbir"},{"family":"Hossain","given":"Mohammad Bellal"},{"family":"mohammadi","given":"negin","non-dropping-particle":"hosseini","dropping-particle":"sadat"},{"family":"Hosseinzadeh","given":"Hassan"},{"family":"Hostiuc","given":"Mihaela"},{"family":"Hostiuc","given":"Sorin"},{"family":"Hotwani","given":"Priya"},{"family":"Hoven","given":"Hanno"},{"family":"Hsairi","given":"Mohamed"},{"family":"Hu","given":"Ben"},{"family":"Hu","given":"Chengxi"},{"family":"Huang","given":"Junjie"},{"family":"Huang","given":"Yu-Song"},{"family":"Huang","given":"Zunnan"},{"family":"Hundie","given":"Tsegaye Gebreyes"},{"family":"Hushmandi","given":"Kiavash"},{"family":"Hussain","given":"Javid"},{"family":"Hussain","given":"M Azhar"},{"family":"Hussein","given":"Dursa"},{"family":"Husseiny","given":"Mohamed Ibrahim"},{"family":"Hwang","given":"Bing-Fang"},{"family":"Iavicoli","given":"Ivo"},{"family":"Ibitoye","given":"Segun Emmanuel"},{"family":"Ibrahim","given":"Khalid S."},{"family":"Ibrahim","given":"Ramzi"},{"family":"Ibrahim","given":"Umar Idris"},{"family":"Ikeda","given":"Nayu"},{"family":"Ikiroma","given":"Adalia"},{"family":"Ilesanmi","given":"Olayinka Stephen"},{"family":"Ilic","given":"Irena M."},{"family":"Ilic","given":"Milena D."},{"family":"Ilyas","given":"Muhana Fawwazy"},{"family":"Imam","given":"Mohammad Tarique"},{"family":"Immurana","given":"Mustapha"},{"family":"Imoh","given":"Lucius Chidiebere"},{"family":"Inok","given":"Arit"},{"family":"Iqhrammullah","given":"Muhammad"},{"family":"Isa","given":"Mustafa Alhaji"},{"family":"Iskandar","given":"Benni"},{"family":"Iskander","given":"Teresa R."},{"family":"Islam","given":"Md Fakrul"},{"family":"Islam","given":"Md Rabiul"},{"family":"Islam","given":"Md Sahidul"},{"family":"Islam","given":"Md Saiful"},{"family":"Islam","given":"Md Shariful"},{"family":"Islam","given":"Rakibul M."},{"family":"Ismail","given":"Faisal"},{"family":"Ismail","given":"Nahlah Elkudssiah"},{"family":"Ismoldayev","given":"Yerlan"},{"family":"Iso","given":"Hiroyasu"},{"family":"Isola","given":"Gaetano"},{"family":"Issa","given":"Ramzy"},{"family":"Ituka","given":"Mosimah Charles"},{"family":"Iwagami","given":"Masao"},{"family":"Iyasu","given":"Assefa N."},{"family":"Jaafari","given":"Jalil"},{"family":"Jacob","given":"Louis"},{"family":"Jafari-Khounigh","given":"Ali"},{"family":"Jaffar","given":"Shabbar"},{"family":"Jaganathan","given":"Vennila"},{"family":"Jaganathasamy","given":"Nagaraj"},{"family":"Jahan","given":"Shafkat"},{"family":"Jahangiri","given":"Soodeh"},{"family":"Jahani","given":"Shima"},{"family":"Jahrami","given":"Haitham"},{"family":"Jain","given":"Akhil"},{"family":"Jain","given":"Ayushi"},{"family":"Jain","given":"Pragati"},{"family":"Jairoun","given":"Ammar Abdulrahman"},{"family":"Jaiswal","given":"Swati"},{"family":"Jakovljevic","given":"Mihajlo"},{"family":"Jaliliyan","given":"Ali"},{"family":"Jalloh","given":"Mohamed"},{"family":"Jamal","given":"Armaan"},{"family":"Sajid Jamal","given":"Qazi Mohammad"},{"family":"Jamali","given":"Navid"},{"family":"Jameie","given":"Melika"},{"family":"Jamshidi","given":"Masoud"},{"family":"Janardhanan","given":"Rajiv"},{"family":"Javadi","given":"Nilofer"},{"family":"Javaid","given":"Syed Sarmad"},{"family":"Javankiani","given":"Sepide"},{"family":"Javanmardi","given":"Anita"},{"family":"Jayanna","given":"Krishnamurthy"},{"family":"Jayapal","given":"Sathish Kumar"},{"family":"Jayaram","given":"Shubha"},{"family":"Duminda Jayasinghe","given":"Ruwan"},{"family":"Jayatilleke","given":"Achala Upendra"},{"family":"Jeong","given":"Seogsong"},{"family":"Jeswani","given":"Bijay Mukesh"},{"family":"Jha","given":"Anil K."},{"family":"Ji","given":"Zixiang"},{"family":"Jiang","given":"Min"},{"family":"Jin","given":"Wenyi"},{"family":"Jokar","given":"Mohammad"},{"family":"Jonas","given":"Jost B."},{"family":"Joo","given":"Tamas"},{"family":"Jor","given":"Abu"},{"family":"Jose","given":"Jobin"},{"family":"Jose","given":"Jobinse"},{"family":"Joseph","given":"Nitin"},{"family":"Joshua","given":"Charity Ehimwenma"},{"family":"Josten","given":"Kripa"},{"family":"Joukar","given":"Farahnaz"},{"family":"Jozwiak","given":"Jacek Jerzy"},{"family":"Jürisson","given":"Mikk"},{"family":"Juweid","given":"Malik E."},{"family":"Kaambwa","given":"Billingsley"},{"family":"Kabir","given":"Ali"},{"family":"Kabir","given":"Zubair"},{"family":"Kadashetti","given":"Vidya"},{"family":"Kader","given":"Avan"},{"family":"Kader","given":"Md Lutful"},{"family":"Kadir","given":"Dler Hussein"},{"family":"Kaibullayeva","given":"Jamilya"},{"family":"Kakkar","given":"Ashish Kumar"},{"family":"Kalankesh","given":"Leila R."},{"family":"Kalra","given":"Sanjay"},{"family":"Kamal","given":"Manoj"},{"family":"Kamarajah","given":"Sivesh Kathir"},{"family":"Kamath","given":"Ashwin"},{"family":"Kamel","given":"Ibrahim"},{"family":"Kamireddy","given":"Arun"},{"family":"Kamyari","given":"Naser"},{"family":"Kamyshnyi","given":"Oleksandr"},{"family":"Kan","given":"Haidong"},{"family":"Kanaan","given":"Mona"},{"family":"Kanaan","given":"Saddam Fuad"},{"family":"Kankam","given":"Samuel Berchi"},{"family":"Kazeem Kanmodi","given":"Kehinde"},{"family":"Kansal","given":"Sushil Kumar"},{"family":"Kantar","given":"Rami S."},{"family":"Kar","given":"Sujita Kumar"},{"family":"Karagiannidis","given":"Efstratios"},{"family":"Karakasis","given":"Paschalis"},{"family":"Karami","given":"Jafar"},{"family":"Karch","given":"André"},{"family":"Kariman","given":"Arian"},{"family":"Karimi","given":"Aliasghar"},{"family":"Karimtabar","given":"Hajar"},{"family":"Karki","given":"Prabin"},{"family":"Karobari","given":"Mohmed Isaqali"},{"family":"Karpiński","given":"Tomasz M."},{"family":"Kasa","given":"Ayele Semachew"},{"family":"Kasozi","given":"Derrick"},{"family":"Kasraei","given":"Hengameh"},{"family":"Kassa","given":"Tigabu Hailu"},{"family":"Kassar","given":"Ahmad M."},{"family":"Kassebaum","given":"Nicholas J."},{"family":"Kattea","given":"Mohammad Obadah"},{"family":"Kazemian","given":"Sina"},{"family":"Kedir","given":"Shemsu"},{"family":"Keivanlou","given":"Mohammad-Hossein"},{"family":"Kelly","given":"Jaimon Terence"},{"family":"Kempegowda","given":"Swetha N."},{"family":"Keshwani","given":"Ariz"},{"family":"Kesse-Guyot","given":"Emmanuelle"},{"family":"Keykhaei","given":"Mohammad"},{"family":"Khadembashiri","given":"Mohamad Mehdi"},{"family":"Khadembashiri","given":"Mohammad Amin"},{"family":"Khademi","given":"Reza"},{"family":"Khader","given":"Yousef Saleh"},{"family":"Khaing","given":"Inn Kynn"},{"family":"Khajuria","given":"Himanshu"},{"family":"Khaksar","given":"Mohammad Ali"},{"family":"Khalid","given":"Nauman"},{"family":"Khalil","given":"Anees Ahmed"},{"family":"Khalili","given":"Pantea"},{"family":"khalis","given":"Mohamed"},{"family":"Khan","given":"Ajmal"},{"family":"Khan","given":"Asaduzzaman"},{"family":"Khan","given":"Faiz Ullah"},{"family":"Khan","given":"Fayaz"},{"family":"Khan","given":"Iman Waheed"},{"family":"Khan","given":"Maseer"},{"family":"Saeed Khan","given":"Md Abdullah"},{"family":"Khan","given":"Moien AB."},{"family":"Khan","given":"Muhammad Hamza"},{"family":"Khan","given":"Muhammad Mueed"},{"family":"Khan","given":"Muhammad Umer"},{"family":"Khan","given":"Salman Ali"},{"family":"Khan","given":"Serab"},{"family":"Khan","given":"Sumaiya Khan"},{"family":"Khan","given":"Ubaid"},{"family":"Khan","given":"Yusuf Saleem"},{"family":"Khanal","given":"Vishnu"},{"family":"Khashim","given":"Zenith"},{"family":"Khatab","given":"Prof Khaled"},{"family":"Khatatbeh","given":"Moawiah Mohammad"},{"family":"Khatib","given":"Mahalaqua Nazli"},{"family":"Khayat Kashani","given":"Hamid Reza"},{"family":"Khazaei","given":"Afshin"},{"family":"Kheirallah","given":"Khalid A."},{"family":"Zarandi","given":"Peyman Kheirandish"},{"family":"Kheradmand","given":"Daniel"},{"family":"Khidri","given":"Feriha Fatima"},{"family":"Khokhar","given":"Manoj"},{"family":"Khokhar","given":"Sunil Kumar"},{"family":"Khoshrou","given":"Alireza"},{"family":"Khoshvaght","given":"Parisa"},{"family":"Khosla","given":"Atulya Aman"},{"family":"Khosravi","given":"Ahmad"},{"family":"Khosravi","given":"Majid"},{"family":"Khosravi","given":"Sepehr"},{"family":"Khosrowjerdi","given":"Mahmood"},{"family":"Khuman","given":"P Ratan"},{"family":"Kifle","given":"Zemene Demelash"},{"family":"Kim","given":"Jinho"},{"family":"Kim","given":"Kwanghyun"},{"family":"Kim","given":"Sungroul"},{"family":"Kim","given":"Yun Jin"},{"family":"Kimokoti","given":"Ruth W."},{"family":"Kinfu","given":"Yohannes"},{"family":"Kisa","given":"Adnan"},{"family":"Kisa","given":"Sezer"},{"family":"Kivimäki","given":"Mika"},{"family":"Km","given":"Shivakumar"},{"family":"Kobyliak","given":"Nazarii"},{"family":"Kogi","given":"Robert"},{"family":"Kohansal","given":"Erfan"},{"family":"Kokkorakis","given":"Michail"},{"family":"Kolahi","given":"Ali-Asghar"},{"family":"Kolte","given":"Dhaval"},{"family":"Kompani","given":"Farzad"},{"family":"Koohestani","given":"Hamid Reza"},{"family":"Koren","given":"Gerbrand"},{"family":"Kormoker","given":"Tapos"},{"family":"Korshunov","given":"Vladimir Andreevich"},{"family":"Korzh","given":"Oleksii"},{"family":"Koscik","given":"Michal"},{"family":"Kostev","given":"Karel"},{"family":"Kothari","given":"Nikhil"},{"family":"Kothari","given":"Yash Lalit"},{"family":"Kotnis","given":"Ashwin Laxmikant"},{"family":"Koul","given":"Parvaiz A."},{"family":"Koulmane Laxminarayana","given":"Sindhura Lakshmi"},{"family":"Kretchy","given":"James-Paul"},{"family":"Krishan","given":"Kewal"},{"family":"Krishna","given":"Varun"},{"family":"Król","given":"Zbigniew J."},{"family":"Kua","given":"Chong-Han"},{"family":"Hassan Kuchay","given":"Raja Amir"},{"family":"Bicer","given":"Burcu Kucuk"},{"family":"Kuddus","given":"Mohammed"},{"family":"Kukreti","given":"Shikha"},{"family":"Kulimbet","given":"Mukhtar"},{"family":"Kulkarni","given":"Vishnutheertha"},{"family":"Kumar","given":"Ashish"},{"family":"Kumar","given":"Dewesh"},{"family":"Kumar","given":"G Anil"},{"family":"Kumar","given":"Kamal"},{"family":"Kumar","given":"Manasi"},{"family":"Kumar","given":"Mukesh"},{"family":"Kumar","given":"Narendar"},{"family":"Kumar","given":"Nithin"},{"family":"Kumar","given":"Rakesh"},{"family":"Kumar","given":"Tushar"},{"family":"Kumar","given":"Vijay"},{"family":"Kundu","given":"Amartya"},{"family":"Kunutsor","given":"Setor K."},{"family":"Kurmi","given":"Om P."},{"family":"Kurniasari","given":"Maria Dyah"},{"family":"Kusnali","given":"Asep"},{"family":"Yeni Kustanti","given":"Christina Yeni"},{"family":"Kusuma","given":"Dian"},{"family":"Kuttybayev","given":"Assylkhan"},{"family":"Patrick Kwong","given":"Wai Hang"},{"family":"Kytö","given":"Ville"},{"family":"C","given":"Pallavi L."},{"family":"Vecchia","given":"Carlo La"},{"family":"Lahariya","given":"Chandrakant"},{"family":"Ching Lai","given":"Daphne Teck"},{"family":"Lakanova","given":"Balzhan"},{"family":"Lallukka","given":"Tea"},{"family":"Lám","given":"Judit"},{"family":"Lanfranchi","given":"Francesco"},{"family":"Lasrado","given":"Savita"},{"family":"Latif","given":"Areeba"},{"family":"Lee Lau","given":"Kenney Ki"},{"family":"Lawal","given":"Basira Kankia"},{"family":"Lawan","given":"Aliyu"},{"family":"Thanh Le","given":"Huyen Thi"},{"family":"Thu Le","given":"Thao Thi"},{"family":"Le","given":"Thoa"},{"family":"Thanh Le","given":"Trang Diep"},{"family":"Bich Le","given":"Trang Thi"},{"family":"Leasher","given":"Janet L."},{"family":"Lee","given":"Ivan"},{"family":"Lee","given":"Paul H."},{"family":"Lee","given":"Seung Won"},{"family":"Lee","given":"Wei-Chen"},{"family":"Leivaditis","given":"Vasileios"},{"family":"Leonardi","given":"Matilde"},{"family":"Leong","given":"Elvynna"},{"family":"Letafatkar","given":"Negin"},{"family":"Li","given":"An"},{"family":"Li","given":"Daisong"},{"family":"Li","given":"Jiaying"},{"family":"Li","given":"Jie"},{"family":"Li","given":"Ming-Chieh"},{"family":"Li","given":"Wei"},{"family":"Li","given":"Weilong"},{"family":"Li","given":"Wenjie"},{"family":"Li","given":"Yichong"},{"family":"Li","given":"Zhaolong Adrian"},{"family":"Li","given":"Zhihui"},{"family":"Lim","given":"Lee-Ling"},{"family":"Lim","given":"Stephen S."},{"family":"Lin","given":"Jialing"},{"family":"Lin","given":"Queran"},{"family":"Lin","given":"Ro-Ting"},{"family":"Lindholm","given":"Daniel"},{"family":"Liu","given":"Gang"},{"family":"Liu","given":"Haipeng"},{"family":"Liu","given":"Xiaofeng"},{"family":"Liu","given":"Xuefeng"},{"family":"Liu","given":"Zhe"},{"family":"Llanaj","given":"Erand"},{"family":"Lohner","given":"Valerie"},{"family":"Lonimath","given":"Ashwini"},{"family":"López-Gil","given":"José Francisco"},{"family":"Lopukhov","given":"Platon D."},{"family":"Lorenzovici","given":"László"},{"family":"Lorkowski","given":"Stefan"},{"family":"Lotufo","given":"Paulo A."},{"family":"Lourembam","given":"Surbala Devi"},{"family":"Lucchetti","given":"Giancarlo"},{"family":"Lugo","given":"Alessandra"},{"family":"Luo","given":"Peng"},{"family":"Lutambi","given":"Angelina M."},{"family":"Lv","given":"Hengliang"},{"family":"Lv","given":"Lei"},{"family":"Lwin","given":"Kaung Suu"},{"family":"Lytras","given":"Dimitrios"},{"family":"Lytras","given":"Miltiadis D."},{"family":"Lytvyak","given":"Ellina"},{"family":"Ma","given":"Kevin Sheng-Kai"},{"family":"Ma","given":"Zheng Feei"},{"family":"Mabrok","given":"Mahmoud"},{"family":"Machoy","given":"Monika"},{"family":"Madadi","given":"Firoozeh"},{"family":"Madinezad","given":"Seyed Ataollah"},{"family":"Madureira-Carvalho","given":"Aurea Marilia"},{"family":"Maffia","given":"Pasquale"},{"family":"Magaña Gómez","given":"Javier A."},{"family":"Maghazachi","given":"Azzam A."},{"family":"Mahalingam","given":"Sasikumar"},{"family":"Mahalleh","given":"Mehrdad"},{"family":"Mahalwar","given":"Gauranga"},{"family":"Mahamed","given":"Abdulahi Abdiwali"},{"family":"Mahamed","given":"Samatar Abshir"},{"family":"Mahasha","given":"Phetole Walter"},{"family":"Mahjoob","given":"Monireh"},{"family":"Mahmood","given":"Nozad Hussein"},{"family":"Mahmoudi","given":"Elham"},{"family":"Mahmoudi","given":"Farhad"},{"family":"Maiti","given":"Rituparna"},{"family":"Majmundar","given":"Vidit D."},{"family":"Malagón-Rojas","given":"Jeadran N."},{"family":"Rad","given":"Elaheh Malakan"},{"family":"Malekzadeh","given":"Reza"},{"family":"Singh Malhotra","given":"Hardeep"},{"family":"Malik","given":"Ahmad Azam"},{"family":"Ahmed Malik","given":"Muhammad Sajeel"},{"family":"Malik","given":"Shahid"},{"family":"Malik","given":"Tabarak"},{"family":"Malta","given":"Deborah Carvalho"},{"family":"Mangdow","given":"Mustapha"},{"family":"Manirambona","given":"Emery"},{"family":"Manjani","given":"Lokesh"},{"family":"Manla","given":"Yosef"},{"family":"Mannan","given":"Fahmida"},{"family":"Mannethodi","given":"Kamaruddeen"},{"family":"Mansoor","given":"Farheen"},{"family":"Mansouri","given":"Vahid"},{"family":"Mansourian","given":"Marjan"},{"family":"Mansournia","given":"Mohammad Ali"},{"family":"Manu","given":"Emmanuel"},{"family":"Maqsood","given":"Sajid"},{"family":"Marasini","given":"Bishnu P."},{"family":"Marateb","given":"Hamid Reza"},{"family":"Marino","given":"Mirko"},{"family":"Marks-Hultström","given":"Michael"},{"family":"Marques","given":"Adilson"},{"family":"Martinez-Piedra","given":"Ramon"},{"family":"Martins-Melo","given":"Francisco Rogerlândio"},{"family":"Martorell","given":"Miquel"},{"family":"März","given":"Winfried"},{"family":"Rillera Marzo","given":"Roy"},{"family":"Marzouk","given":"Sammer"},{"family":"Masi","given":"Stefano"},{"family":"Masoudi","given":"Alireza"},{"family":"Masrouri","given":"Soroush"},{"family":"Matei","given":"Clara N."},{"family":"Mathangasinghe","given":"Yasith"},{"family":"Mathew","given":"Don"},{"family":"Mathur","given":"Medha"},{"family":"Mathur","given":"Neeta"},{"family":"Penido Matozinhos","given":"Fernanda"},{"family":"Mattiello","given":"Rita"},{"family":"Mattoo","given":"Khurshid A."},{"family":"Maude","given":"Richard James"},{"family":"Maugeri","given":"Andrea"},{"family":"Mazidi","given":"Mohsen"},{"family":"Mazzaglia","given":"Giampiero"},{"family":"McPhail","given":"Steven M."},{"family":"Medel Salas","given":"María Paz"},{"family":"Mehboob","given":"Riffat"},{"family":"Mehmood","given":"Asim"},{"family":"Mehravar","given":"Fatemeh"},{"family":"Mehrotra","given":"Ravi"},{"family":"Mehta","given":"Vini"},{"family":"Meto","given":"Tesfahun Mekene"},{"family":"Mekonnen","given":"Berhanu Abebaw"},{"family":"Mekonnen","given":"Eskedar Getie"},{"family":"Meles","given":"Hadush Negash"},{"family":"Melisa","given":"Septi"},{"family":"Memish","given":"Ziad Ahmed"},{"family":"Mendoza","given":"Walter"},{"family":"Menezes","given":"Godfred Antony"},{"family":"Menezes","given":"Ritesh G."},{"family":"Mengesha","given":"Endalkachew Worku"},{"family":"Mengistie","given":"Emiru Ayalew"},{"family":"Mentis","given":"Alexios-Fotios A"},{"family":"Mercogliano","given":"Michelangelo"},{"family":"Meretoja","given":"Atte"},{"family":"Mestrovic","given":"Tomislav"},{"family":"Kukulege Mettananda","given":"Chamila Dinushi"},{"family":"Mettananda","given":"Sachith"},{"family":"Metwally","given":"Mohamed"},{"family":"Miezah","given":"Dennis"},{"family":"Miller","given":"Ted R."},{"family":"Minervini","given":"Giuseppe"},{"family":"Ming","given":"Wai-kit"},{"family":"Mini","given":"G. K."},{"family":"Mirdamadi","given":"Arian"},{"family":"Mirdamadi","given":"Niloofar"},{"family":"Mirghafourvand","given":"Mojgan"},{"family":"Mirrakhimov","given":"Erkin M."},{"family":"Mirzaei","given":"Roya"},{"family":"Mishra","given":"Amaresh"},{"family":"Mishra","given":"Archana"},{"family":"Mishra","given":"Shivangi"},{"family":"Mishra","given":"Vinaytosh"},{"family":"Mithra","given":"Prasanna"},{"family":"Mittal","given":"Chaitanya"},{"family":"Mobayen","given":"Mohammadreza"},{"family":"Modi","given":"Natansh Deepak"},{"family":"Mogessie","given":"Yidnek"},{"family":"Mohamed","given":"Abdalla Z."},{"family":"Mohamed","given":"Ahmed Ismail"},{"family":"Mohamed","given":"Heba M."},{"family":"Mohamed","given":"Hebatalla"},{"family":"Mohamed","given":"Jama"},{"family":"Mohamed","given":"Mona Gamal"},{"family":"Mohamed","given":"Nouh Saad"},{"family":"Mohammad","given":"Ameen Mosa"},{"family":"Mohammad","given":"Taj"},{"family":"Mohammad-Alizadeh-Charandabi","given":"Sakineh"},{"family":"Mohammadi","given":"Abdolreza"},{"family":"Mohammadi","given":"Ida"},{"family":"Mohammadi","given":"Saeed"},{"family":"Mohammadi","given":"Sammy"},{"family":"Mohammadi","given":"Seyed Omid"},{"family":"Mohammadian-Hafshejani","given":"Abdollah"},{"family":"Mohammadpour","given":"Saeed"},{"family":"Mohammadzadeh","given":"Ibrahim"},{"family":"Mohammed","given":"Hussen"},{"family":"Mohammed","given":"Shafiu"},{"family":"Mohammed","given":"Yahaya"},{"family":"Mohan","given":"Syam"},{"family":"Mohsen","given":"Yazan"},{"family":"Mohsenzadeh","given":"Amin"},{"family":"Mohsin","given":"Aleenah"},{"family":"Mokdad","given":"Ali H."},{"family":"Mokhirev","given":"Alexandr"},{"family":"Vardanjani","given":"Hossein Molavi"},{"family":"Molinaro","given":"Sabrina"},{"family":"Momani","given":"Shaher"},{"family":"Momeni","given":"Hamidreza"},{"family":"Monasta","given":"Lorenzo"},{"family":"Monazzami","given":"Amirabbas"},{"family":"Moni","given":"Mohammad Ali"},{"family":"Mons","given":"Ute"},{"family":"Namin","given":"Sara Montazeri"},{"family":"Moradi","given":"Tayebeh"},{"family":"Moraga","given":"Paula"},{"family":"Morales-Juárez","given":"Linda"},{"family":"Morawska","given":"Lidia"},{"family":"Moreira","given":"Rafael Silveira"},{"family":"Morgan","given":"Anthony Kwame"},{"family":"Morovatdar","given":"Negar"},{"family":"Morsy","given":"Mahmoud M."},{"family":"Morze","given":"Jakub"},{"family":"Mossialos","given":"Prof Elias"},{"family":"Motaharinezhad","given":"Fatemeh"},{"family":"Motappa","given":"Rohith"},{"family":"Motavvef","given":"Maha"},{"family":"Motiei","given":"Mahsa"},{"family":"Mousavi","given":"Parsa"},{"family":"Khaneghah","given":"Amin Mousavi"},{"family":"Sadegh Mousavi Kiasary","given":"Seyed Mohamad"},{"family":"Mowafy","given":"Hagar"},{"family":"Mozafar","given":"Mehrdad"},{"family":"MozafaryBazargany","given":"Mohammadhossein"},{"family":"Yousefi","given":"Kimia Mozahheb"},{"family":"Mubarik","given":"Sumaira"},{"family":"Muccioli","given":"Lorenzo"},{"family":"Mueller","given":"Ulrich Otto"},{"family":"Mukherjee","given":"Sumoni"},{"family":"Mukoro","given":"George Duke"},{"family":"Mulatu","given":"Sileshi"},{"family":"Mulita","given":"Admir"},{"family":"Mulita","given":"Francesk"},{"family":"Mulu","given":"Getaneh Baye"},{"family":"Muneer","given":"Muneeb Ahmad"},{"family":"Muniyandi","given":"Malaisamy"},{"family":"Munjal","given":"Kavita"},{"family":"Munkhsaikhan","given":"Yanjinlkham"},{"family":"Munshi","given":"Anjana"},{"family":"Murillo-Zamora","given":"Efren"},{"family":"Musa","given":"Abbas"},{"family":"Musa","given":"Sani"},{"family":"Mushtaq","given":"Ali"},{"family":"Mustafa","given":"Ahmad"},{"family":"Mustafa","given":"Ghulam"},{"family":"Muthu","given":"Sathish"},{"family":"Muthupandian","given":"Saravanan"},{"family":"Muvunyi","given":"Claude Mambo"},{"family":"Muzaffar","given":"Muhammad"},{"family":"Mwita","given":"Julius C."},{"family":"Myung","given":"Woojae"},{"family":"Nafei","given":"Ayoub"},{"family":"Nagarajan","given":"Ahamarshan Jayaraman"},{"family":"Naghavi","given":"Pirouz"},{"family":"Naghshbandi","given":"Mobin"},{"family":"Naik","given":"Ganesh R."},{"family":"Naik","given":"Gurudatta"},{"family":"Naik","given":"Hiten"},{"family":"Nainu","given":"Firzan"},{"family":"Nair","given":"Sanjeev"},{"family":"Najafi","given":"Mohammad Sadeq"},{"family":"Rashid Najmuldeen","given":"Hastyar Hama"},{"family":"Nakhostin Ansari","given":"Noureddin"},{"family":"Nambi","given":"Gopal"},{"family":"Nanavaty","given":"Dhairya P."},{"family":"Nangia","given":"Vinay"},{"family":"Naqvi","given":"Atta Abbas"},{"family":"Swamy","given":"Sreenivas Narasimha"},{"family":"Nargus","given":"Shumaila"},{"family":"Nascimento","given":"Bruno Ramos"},{"family":"Nascimento","given":"Gustavo G."},{"family":"Naser","given":"Mohammad"},{"family":"Nashwan","given":"Abdulqadir J."},{"family":"Nasrollahizadeh","given":"Ali"},{"family":"Nasrollahizadeh","given":"Amir"},{"family":"Nassar","given":"Mahmoud"},{"family":"Natto","given":"Zuhair S."},{"family":"Nauman","given":"Javaid"},{"family":"Naureen","given":"Zakira"},{"family":"Kumari Navaratna","given":"Samidi Nirasha"},{"family":"Nayak","given":"Biswa Prakash"},{"family":"Ganesh Nayak","given":"Shalini Ganesh"},{"family":"Shahariar Nayon","given":"Md Fahad"},{"family":"Nchanji","given":"G Takop"},{"family":"Ndejjo","given":"Rawlance"},{"family":"Ndungu","given":"Anthony Wainaina"},{"family":"Neal","given":"Bruce"},{"family":"Nega","given":"Amanuel Tebabal"},{"family":"Negahdary","given":"Masoud"},{"family":"Negash","given":"Wubshet D."},{"family":"Negru","given":"Alina Gabriela"},{"family":"Nejjari","given":"Chakib"},{"family":"Nekouei","given":"Omid"},{"family":"Nematollahi","given":"Mohammad Hadi"},{"family":"Nepal","given":"Gaurav"},{"family":"Netsere","given":"Henok Biresaw"},{"family":"Nezameslami","given":"Ahmadreza"},{"family":"Ng","given":"Marie"},{"family":"Ngunjiri","given":"Josephine W."},{"family":"Nguyen","given":"Cuong Tat"},{"family":"Nguyen","given":"Dang"},{"family":"Hien Nguyen","given":"Hau Thi"},{"family":"Nguyen","given":"Hien Quang"},{"family":"Nhi Nguyen","given":"Kieu Viet"},{"family":"Nguyen","given":"Long"},{"family":"Nguyen","given":"The Phuong"},{"family":"Nguyen","given":"Van Thanh"},{"family":"Niazi","given":"Robina Khan"},{"family":"Nieddu","given":"Luciano"},{"family":"Nikoobar","given":"Ali"},{"family":"Nikravangolsefid","given":"Nasrin"},{"family":"Niranjan","given":"Vikram"},{"family":"Niroomand","given":"Behnaz"},{"family":"Vianney Niyonsenga","given":"Jean Marie"},{"family":"Nizam","given":"Muhammad A."},{"family":"Afia Nkrumah-Boateng","given":"Princess Afia"},{"family":"Nnaji","given":"Chukwudi A."},{"family":"Nomura","given":"Shuhei"},{"family":"Ahmed Noor","given":"Syed Toukir"},{"family":"Noormohammadpour","given":"Pardis"},{"family":"Noreen","given":"Mamoona"},{"family":"Noroozi","given":"Masoud"},{"family":"Noubiap","given":"Jean Jacques"},{"family":"Nouri","given":"Mehran"},{"family":"Nriagu","given":"Valentine C."},{"family":"Nri-Ezedi","given":"Chisom Adaobi"},{"family":"Ntsekhe","given":"Mpiko"},{"family":"Nugen","given":"Fred"},{"family":"Nuh","given":"Abdulkadir Mohamed"},{"family":"Nurchis","given":"Mario Cesare"},{"family":"Dodzi Nyadanu","given":"Sylvester Dodzi"},{"family":"Nyande","given":"Felix Kwasi"},{"family":"Oancea","given":"Bogdan"},{"family":"Odat","given":"Ramez M."},{"family":"Oddi","given":"Fabio Massimo"},{"family":"Odukoya","given":"Oluwakemi Ololade"},{"family":"Oduro","given":"Michael Safo"},{"family":"Oghenetega","given":"Onome Bright"},{"family":"Ogundeko-Olugbami","given":"Oluwafunmilayo Tosin"},{"family":"Oguta","given":"James Odhiambo"},{"family":"Oh","given":"Sarah"},{"family":"O'Hagan","given":"Edel T."},{"family":"Ojedoyin","given":"Olusegun Olatunji"},{"family":"Ojo-Akosile","given":"Tolulope R."},{"family":"Okati-Aliabad","given":"Hassan"},{"family":"Okeke","given":"Sylvester Reuben"},{"family":"Okekunle","given":"Akinkunmi Paul"},{"family":"Okesanya","given":"Olalekan John"},{"family":"Okonji","given":"Osaretin Christabel"},{"family":"Okwute","given":"Patrick Godwin"},{"family":"Olabisi","given":"Oluwaseyi Isaiah"},{"family":"Olagunju","given":"Andrew T."},{"family":"Olalusi","given":"Oladotun Victor"},{"family":"Olanrewaju","given":"Timothy Olusegun"},{"family":"Olatubi","given":"Matthew Idowu"},{"family":"Oliveira","given":"Arão Belitardo"},{"family":"Moraes Oliveira","given":"Gláucia Maria"},{"family":"Olorukooba","given":"Abdulhakeem Abayomi"},{"family":"Oludoye","given":"Oluseye Olalekan"},{"family":"Olum","given":"Ronald"},{"family":"Oluwole","given":"Oluwafemi G."},{"family":"Omage","given":"Folorunsho Bright"},{"family":"Omer","given":"Goran Latif"},{"family":"Omonisi","given":"Abidemi E."},{"family":"Ong","given":"Sok King"},{"family":"Onyeaghala","given":"Chizaram A."},{"family":"Oommen","given":"Anu Mary"},{"family":"Opitz","given":"Marcel"},{"family":"Ordak","given":"Michal"},{"family":"Orscelik","given":"Atakan"},{"family":"Ortiz","given":"Alberto"},{"family":"Ortiz-Prado","given":"Esteban"},{"family":"Osborne","given":"Augustus"},{"family":"Osman","given":"Alaa A. M."},{"family":"Osman","given":"Wael M. S."},{"family":"Ostrominski","given":"John W."},{"family":"Osuagwu","given":"Uchechukwu Levi"},{"family":"Othman","given":"Elham H."},{"family":"Otorkpa","given":"Oche Joseph"},{"family":"Oumer","given":"Abdu"},{"family":"Ouyahia","given":"Amel"},{"family":"Owolabi","given":"Mayowa O."},{"family":"Owusu","given":"Irene Amoakoh"},{"family":"Oyebanji","given":"Oladayo Ayobami"},{"family":"Oyebola","given":"Kolapo"},{"family":"Oyelade","given":"Tope"},{"family":"A","given":"Mahesh P."},{"family":"Padda","given":"Inderbir"},{"family":"Padron-Monedero","given":"Alicia"},{"family":"Padubidri","given":"Jagadish Rao"},{"family":"Palladino","given":"Raffaele"},{"family":"Pan","given":"Hai-Feng"},{"family":"Panda","given":"Sujogya Kumar"},{"family":"Panda-Jonas","given":"Songhomitra"},{"family":"Katare","given":"Deepshikha Pande"},{"family":"Pandey","given":"Ashok"},{"family":"Able Panelo","given":"Carlo Irwin"},{"family":"Pang","given":"Ke"},{"family":"Pani","given":"Paola"},{"family":"Panigrahi","given":"Sunil Kumar"},{"family":"Panos","given":"Georgios D."},{"family":"Panos","given":"Leonidas D."},{"family":"Pant","given":"Suman"},{"family":"Pantazopoulos","given":"Ioannis"},{"family":"Stoian","given":"Anca Pantea"},{"family":"Papadimopoulos","given":"Ilias"},{"family":"Papadopoulou","given":"Paraskevi"},{"family":"Parekh","given":"Utsav"},{"family":"Roudsari","given":"Peyvand Parhizkar"},{"family":"Parikh","given":"Romil R."},{"family":"Park","given":"Chulwoo"},{"family":"Park","given":"Seoyeon"},{"family":"Parmar","given":"Arpit Jashwantbhai"},{"family":"parvandi","given":"Ava"},{"family":"Pashaei","given":"Ava"},{"family":"Passera","given":"Roberto"},{"family":"Patel","given":"Hemal M."},{"family":"Patel","given":"Jay"},{"family":"Patel","given":"Riya Jayesh"},{"family":"Patel","given":"Sangram Kishor"},{"family":"Patil","given":"Prof Shankargouda"},{"family":"Patoulias","given":"Dimitrios"},{"family":"Pattnaik","given":"Snigdha"},{"family":"Paudel","given":"Deepak"},{"family":"Paudel","given":"Susan"},{"family":"Pawar","given":"Shrikant"},{"family":"Pawar","given":"Shubhadarshini"},{"family":"Toroudi","given":"Hamidreza Pazoki"},{"family":"Pedersini","given":"Paolo"},{"family":"Pekarcikova","given":"Jarmila"},{"family":"Pensato","given":"Umberto"},{"family":"Filipino Pepito","given":"Veincent Christian"},{"family":"Peprah","given":"Emmanuel K."},{"family":"Peprah","given":"Prince"},{"family":"Pereira","given":"Gavin"},{"family":"Pereira","given":"Maria Odete"},{"family":"Perico","given":"Norberto"},{"family":"Perna","given":"Simone"},{"family":"Peter","given":"Olumuyiwa James"},{"family":"Pham","given":"Hoang Nhat"},{"family":"Pham","given":"Hoang Tran"},{"family":"Pham","given":"Tung Thanh"},{"family":"Phillips","given":"Michael R."},{"family":"Piradov","given":"Michael A."},{"family":"Pirera","given":"Edoardo"},{"family":"Pisoni","given":"Enrico"},{"family":"Plotnikov","given":"Evgenii"},{"family":"Poddighe","given":"Dimitri"},{"family":"Polibin","given":"Roman V."},{"family":"Pollner","given":"Peter"},{"family":"Poluru","given":"Ramesh"},{"family":"Avudaiappan","given":"Arjun Pon"},{"family":"Porntaveetus","given":"Thantrira"},{"family":"Pourbabaki","given":"Reza"},{"family":"Pourghazi","given":"Farzad"},{"family":"Pourkand","given":"Donya"},{"family":"Poursadeqiyan","given":"Mohsen"},{"family":"Pourshams","given":"Akram"},{"family":"Prabhu","given":"Ravindra Attur"},{"family":"Pradhan","given":"Jalandhar"},{"family":"Singh Pradhan","given":"Pranil Man"},{"family":"Prakash","given":"Prem"},{"family":"Prakash","given":"V."},{"family":"Prasad","given":"Ananya"},{"family":"Prashant","given":"Akila"},{"family":"Angga Pribadi","given":"Dimas Ria"},{"family":"Purohit","given":"Jyotirekha"},{"family":"Puvvula","given":"Jagadeesh"},{"family":"Qanash","given":"Husam"},{"family":"Qasim","given":"Nameer Hashim"},{"family":"Qattea","given":"Ibrahim"},{"family":"Qi","given":"Xiang"},{"family":"Qi","given":"Zhipeng"},{"family":"Qian","given":"Gangzhen"},{"family":"Qiu","given":"Jia-Yong"},{"family":"Rabiee","given":"Navid"},{"family":"Radhakrishnan","given":"Venkatraman"},{"family":"Radojčić","given":"Maja R."},{"family":"Radpour","given":"Negar"},{"family":"Rafiei","given":"Deniz"},{"family":"Raghuveer","given":"Pracheth"},{"family":"Rahim","given":"Fakher"},{"family":"Mohammed-Amin Rahim","given":"Hawbash"},{"family":"Rahimi","given":"Mehran"},{"family":"Rahimian","given":"Zahra"},{"family":"Rahimifard","given":"Mahban"},{"family":"Rahman","given":"Fryad Majeed"},{"family":"Ur Rahman","given":"Mohammad Hifz"},{"family":"Rahman","given":"Mohammad Meshbahur"},{"family":"Rahman","given":"Mosiur"},{"family":"Rahman","given":"Muhammad Aziz"},{"family":"Rahmani","given":"Amir Masoud"},{"family":"Rahmani","given":"Saeed"},{"family":"Rahmanian","given":"Nazanin"},{"family":"Rahmati","given":"Masoud"},{"family":"Rahmawaty","given":"Setyaningrum"},{"family":"Rahmoune","given":"Hakim"},{"family":"Rai","given":"Pramila"},{"family":"Raina","given":"Sunil Kumar"},{"family":"Raj","given":"Jeffrey Pradeep"},{"family":"Raja","given":"Sandesh"},{"family":"Rajaa","given":"Sathish"},{"family":"Rajabi","given":"Erta"},{"family":"Rajendran","given":"Gunaseelan"},{"family":"Rajendran","given":"Judah"},{"family":"Rajendran","given":"Vinoth"},{"family":"Rajpurohit","given":"Siddheesh"},{"family":"Rajput","given":"Prashant"},{"family":"Ramadan","given":"Mahmoud Mohammed"},{"family":"Ramadan","given":"Majed"},{"family":"Ramadhan","given":"Kadar"},{"family":"Ramasamy","given":"Chitra"},{"family":"Ramasamy","given":"Shakthi Kumaran"},{"family":"Ramírez-Vélez","given":"Robinson"},{"family":"Ramphul","given":"Kamleshun"},{"family":"Rana","given":"Kritika"},{"family":"Rana","given":"Rishabh Kumar"},{"family":"Ranabhat","given":"Chhabi Lal"},{"family":"Rancic","given":"Nemanja"},{"family":"Rao","given":"Mithun"},{"family":"Rao","given":"Sowmya J."},{"family":"Rashedi","given":"Sina"},{"family":"Rashedi","given":"Vahid"},{"family":"Rashid","given":"Mamunur"},{"family":"Rashidi","given":"Mohammad-Mahdi"},{"family":"Rashidian","given":"Pegah"},{"family":"Rasouli","given":"Mohammad Aziz"},{"family":"Rasouli-Saravani","given":"Ashkan"},{"family":"Rauniyar","given":"Santosh Kumar"},{"family":"Rautalin","given":"Ilari"},{"family":"Rawaf","given":"David Laith"},{"family":"Rawaf","given":"Salman"},{"family":"Rawassizadeh","given":"Reza"},{"family":"Rawlley","given":"Bharat"},{"family":"Rayati","given":"Mohammad"},{"family":"Razo","given":"Christian"},{"family":"Rebelo","given":"Artur"},{"family":"Rama Krishna Reddy","given":"Murali Mohan"},{"family":"Redwan","given":"Elrashdy"},{"family":"Rege","given":"Sanika"},{"family":"Rehman","given":"Aqeeb Ur"},{"family":"Rehman","given":"Wajiha"},{"family":"Reifels","given":"Lennart"},{"family":"Reis-Mendes","given":"Ana"},{"family":"Remuzzi","given":"Giuseppe"},{"family":"Rengasamy","given":"Kannan RR."},{"family":"Rezaei","given":"Nazila"},{"family":"Rezaeian","given":"Mohsen"},{"family":"Eidgahi","given":"Donya Rezazadeh"},{"family":"Rhee","given":"Taeho Gregory"},{"family":"Rias","given":"Yohanes Andy"},{"family":"Riaz","given":"Mavra A."},{"family":"P Ribeiro","given":"Antonio Luiz"},{"family":"Rizvi","given":"Moattar Raza"},{"family":"Lima Rocha","given":"Hermano Alexandre"},{"family":"Rocha-Gomes","given":"João Rocha"},{"family":"Rodrigues da Silva","given":"Thales Philipe"},{"family":"Buendia Rodriguez","given":"Jefferson Antonio"},{"family":"Roever","given":"Leonardo"},{"family":"Rojas-Rueda","given":"David"},{"family":"Romadlon","given":"Debby Syahru"},{"family":"Ronfani","given":"Luca"},{"family":"Rong","given":"Jian"},{"family":"Roshandel","given":"Gholamreza"},{"family":"Roshanshad","given":"Amirhossein"},{"family":"Rotimi","given":"Kunle"},{"family":"Sekhar Rout","given":"Prof Himanshu"},{"family":"Rouzbahani","given":"Shiva"},{"family":"Roy","given":"Adrija"},{"family":"Roy","given":"Bedanta"},{"family":"Roy","given":"Nitai"},{"family":"Roy","given":"Poulami"},{"family":"Roy","given":"Sharmistha"},{"family":"Roy","given":"Shubhanjali"},{"family":"Roy","given":"Simanta"},{"family":"Russo","given":"Michele"},{"family":"Rwegerera","given":"Godfrey M."},{"family":"N","given":"Chandan S."},{"family":"Eddin","given":"Adnan Saad"},{"family":"Saadatian","given":"Zahra"},{"family":"Saber","given":"Korosh"},{"family":"Saber-Ayad","given":"Maha Mohamed"},{"family":"Sabet","given":"Cameron John"},{"family":"Sabour","given":"Siamak"},{"family":"Sachdev","given":"Perminder S."},{"family":"Sachdeva","given":"Rajesh"},{"family":"Sadarangani","given":"Kabir P."},{"family":"Saddik","given":"Basema Ahmad"},{"family":"Sadee","given":"Bashdar Abuzed"},{"family":"Sadegh","given":"Tarannom"},{"family":"Sadeghi-Ghyassi","given":"Fatemeh"},{"family":"Saeed","given":"Umar"},{"family":"Safari","given":"Mehdi"},{"family":"Sagar","given":"Rajesh"},{"family":"Saghafi","given":"Alireza"},{"family":"Saghazadeh","given":"Amene"},{"family":"Sagoe","given":"Dominic"},{"family":"Saha","given":"Nondo"},{"family":"Sharif-Askari","given":"Fatemeh Saheb"},{"family":"Sharif-Askari","given":"Narjes Saheb"},{"family":"Sahebkar","given":"Amirhossein"},{"family":"Sahiledengle","given":"Biniyam"},{"family":"Sahoo","given":"Pragyan Monalisa"},{"family":"Sahu","given":"Kirti Sundar"},{"family":"Sahu","given":"Monalisha"},{"family":"Sajadi","given":"S Mohammad"},{"family":"Uz Zaman Sajib","given":"Md Refat"},{"family":"Sajid","given":"Mirza Rizwan"},{"family":"Salabat","given":"Dorsa"},{"family":"Salami","given":"Afeez Abolarinwa"},{"family":"Salarabedi","given":"Mohammad-Mahdi"},{"family":"Salau","given":"Ibrahim Layi"},{"family":"Saleh","given":"Mohamed A."},{"family":"Salehi","given":"Mahdi"},{"family":"Salehi","given":"Sana"},{"family":"Salehi","given":"Sara"},{"family":"Omran","given":"Hossein Salehi"},{"family":"Salem","given":"Marwa Rashad"},{"family":"Y Salem","given":"Mohammed Z."},{"family":"Salimi","given":"Sohrab"},{"family":"Samadzadeh","given":"Sara"},{"family":"Samargandy","given":"Saad"},{"family":"Samimisedeh","given":"Parham"},{"family":"Samodra","given":"Yoseph Leonardo"},{"family":"Samuel","given":"Nahom Samuel"},{"family":"Samuel","given":"Vijaya Paul"},{"family":"Samy","given":"Abdallah M."},{"family":"Sanabria","given":"Juan"},{"family":"Sangle","given":"Sandeep G."},{"family":"Sanjari","given":"Elaheh"},{"family":"Sanjeev","given":"Rama Krishna"},{"family":"Santos","given":"Itamar S."},{"family":"Santos","given":"Lucas H. C. C."},{"family":"Santric-Milicevic","given":"Milena M."},{"family":"Sao Jose","given":"Bruno Piassi"},{"family":"Sapkota","given":"Krishna Prasad"},{"family":"Sarami","given":"Marjan"},{"family":"Sarasmita","given":"Made Ary"},{"family":"Saravanan","given":"Aswini"},{"family":"Saravi","given":"Babak"},{"family":"Sarikhani","given":"Mahshad"},{"family":"Sarikhani","given":"Yaser"},{"family":"Sarkar","given":"Tanmay"},{"family":"Sarlak","given":"Hamid"},{"family":"Sarma","given":"Hemen"},{"family":"Sarmadi","given":"Mohammad"},{"family":"Sarode","given":"Gargi Sachin"},{"family":"Sarode","given":"Sachin C."},{"family":"Sarrafzadegan","given":"Nizal"},{"family":"Sassano","given":"Michele"},{"family":"Sathian","given":"Brijesh"},{"family":"Sathya Narayanan","given":"Mukesh Kumar"},{"family":"Satpathy","given":"Maheswar"},{"family":"Sattarpour","given":"Reza"},{"family":"Saulam","given":"Jennifer"},{"family":"Far","given":"Mehrdad Savabi"},{"family":"Saxena","given":"Sangeeta Gopal"},{"family":"Saya","given":"Ganesh Kumar"},{"family":"Sayeed","given":"Abu"},{"family":"Schaarschmidt","given":"Benedikt Michael"},{"family":"Schinckus","given":"Christophe"},{"family":"Schmidt","given":"Maria Inês"},{"family":"Schuermans","given":"Art"},{"family":"Schumacher","given":"Austin E."},{"family":"Schutte","given":"Aletta Elisabeth"},{"family":"Schwebel","given":"David C."},{"family":"Schwendicke","given":"Falk"},{"family":"Sebastian","given":"Sneha Annie"},{"family":"Seboka","given":"Binyam Tariku"},{"family":"Semreen","given":"Mohammad H."},{"family":"Sendekie","given":"Ashenafi Kibret"},{"family":"Sengupta","given":"Pallav"},{"family":"Senol","given":"Yigit Can"},{"family":"Senthilkumaran","given":"Subramanian"},{"family":"Sepanlou","given":"Sadaf G."},{"family":"Serban","given":"Andreea Claudia"},{"family":"Serban","given":"Dragos"},{"family":"Sethi","given":"Yashendra"},{"family":"Sewor","given":"Christian"},{"family":"Seyed Alshohadaei","given":"Seyed Mohammad"},{"family":"Seylani","given":"Allen"},{"family":"Seyoum","given":"Abebaw B."},{"family":"Sha'aban","given":"Abubakar"},{"family":"Shafie","given":"Mahan"},{"family":"Shahab","given":"Muhammad"},{"family":"Shaharudin","given":"Shazlin"},{"family":"Shahid","given":"Izza"},{"family":"Shahid","given":"Samiah"},{"family":"Ahsan Shahid","given":"Syed Ahsan"},{"family":"Shahid","given":"Wajeehah"},{"family":"Shahkarami","given":"Farshad"},{"family":"Shahrahmani","given":"Fatemeh"},{"family":"Shahsavari","given":"Hamid R."},{"family":"Shahwan","given":"Moyad Jamal"},{"family":"Shaikh","given":"Masood Ali"},{"family":"Shaikh","given":"Nafhat"},{"family":"Shamim","given":"Muhammad Aaqib"},{"family":"Shams-Beyranvand","given":"Mehran"},{"family":"Shamshad","given":"Hina"},{"family":"Shamsi","given":"Anas"},{"family":"Shamsutdinova","given":"Alfiya"},{"family":"Shan","given":"Dan"},{"family":"Shanawaz","given":"Mohd"},{"family":"Shanmugasundaram","given":"Devika"},{"family":"Sharath","given":"Medha"},{"family":"Sharew","given":"Nigussie Tadesse"},{"family":"Hassan Sharif","given":"Muhammad Junaid"},{"family":"Sharifan","given":"Amin"},{"family":"Sharma","given":"Avimanu"},{"family":"Sharma","given":"Bunty"},{"family":"Sharma","given":"Prof Kamal"},{"family":"Sharma","given":"Prof Manoj"},{"family":"Sharma","given":"Ujjawal"},{"family":"Sharma","given":"Vishal"},{"family":"Shastry","given":"Shamee"},{"family":"Shawahna","given":"Ramzi"},{"family":"Shawel","given":"Samrawit"},{"family":"Shayan","given":"Amir Mehdi"},{"family":"Bappah","given":"Babangida Shehu"},{"family":"Sheida","given":"Fateme"},{"family":"Sheidaei","given":"Ali"},{"family":"Shekhar","given":"Shashank"},{"family":"Shen","given":"Jiabin"},{"family":"Shenoy","given":"Rekha Raghuveer"},{"family":"Shetty","given":"Pavanchand H."},{"family":"Shi","given":"Hui-Zhong"},{"family":"Shi","given":"Wenming"},{"family":"Shibuya","given":"Prof Kenji"},{"family":"Shiferaw","given":"Desalegn"},{"family":"Shimaponda-Mataa","given":"Nzooma Munkwangu"},{"family":"Shimels","given":"Tariku"},{"family":"Hossain Shimul","given":"Md Monir"},{"family":"Shin","given":"Min-Jeong"},{"family":"Shiri","given":"Rahman"},{"family":"Shittu","given":"Aminu"},{"family":"Shivarov","given":"Velizar"},{"family":"Shlobin","given":"Nathan A."},{"family":"Shoaib","given":"Ambreen"},{"family":"Shojaie","given":"Shima"},{"family":"Eshkiki","given":"Zahra Shokati"},{"family":"Shool","given":"Sina"},{"family":"Shorofi","given":"Seyed Afshin"},{"family":"Shrestha","given":"Sunil"},{"family":"Shuval","given":"Kerem"},{"family":"Si","given":"Lei"},{"family":"Si","given":"Yafei"},{"family":"Sibuyi","given":"Nicole R. S."},{"family":"Siddig","given":"Emmanuel Edwar"},{"family":"Siddiqi","given":"Ahmed Kamal"},{"family":"Sidiq","given":"Mohammad"},{"family":"Siegel","given":"Martin"},{"family":"Sikdar","given":"Mithun"},{"family":"Manuel Lopes Rodrigues Silva","given":"Prof Luís"},{"family":"Simegn","given":"Gizeaddis Lamesgin"},{"family":"Simkhada","given":"Padam Prasad"},{"family":"Singh","given":"Abhinav"},{"family":"Singh","given":"Ambrish"},{"family":"Singh","given":"Baljinder"},{"family":"Singh","given":"Bhim Pratap"},{"family":"Singh","given":"Harmanjit"},{"family":"Singh","given":"Harpreet"},{"family":"Singh","given":"Jasvinder A."},{"family":"Singh","given":"Lucky"},{"family":"Singh","given":"Paramdeep"},{"family":"Singh","given":"Poornima Suryanath"},{"family":"Singh","given":"Puneetpal"},{"family":"Singh","given":"Surendra"},{"family":"Singh","given":"Surjit"},{"family":"Sinha","given":"Mukesh Kumar"},{"family":"Sinha","given":"Ratnesh"},{"family":"Sivaramakrishnan","given":"Gowri"},{"family":"Siwal","given":"Samarjeet Singh"},{"family":"Skhvitaridze","given":"Natia"},{"family":"Sleet","given":"David A."},{"family":"Sliwa","given":"Karen"},{"family":"Sohal","given":"Aalam"},{"family":"Sohrabi","given":"Somaye"},{"family":"Sokhal","given":"Balamrit Singh"},{"family":"Solanki","given":"Shipra"},{"family":"Solikhah","given":"Solikhah"},{"family":"Soliman","given":"Ahmed M."},{"family":"Soliman","given":"Sameh S. M."},{"family":"Howyzeh","given":"Mehdi Soltani"},{"family":"Song","given":"Weiyi"},{"family":"Soni","given":"Mansi"},{"family":"Soni","given":"Suha"},{"family":"Sood","given":"Aayushi"},{"family":"Sood","given":"Prashant"},{"family":"Soraneh","given":"Soroush"},{"family":"Soriano","given":"Joan B."},{"family":"Sorrentino","given":"Michele"},{"family":"Sousa","given":"Marco Aurelio"},{"family":"Souza","given":"Tamires C. M."},{"family":"Soyiri","given":"Ireneous N."},{"family":"Spartalis","given":"Michael"},{"family":"Spearman","given":"Sandra"},{"family":"Chandrashekhar T Sreeramareddy","given":"Prof"},{"family":"Srichawla","given":"Bahadar S."},{"family":"Srinivasamurthy","given":"Suresh Kumar"},{"family":"Stachteas","given":"Panagiotis"},{"family":"Stafford","given":"Lauryn K."},{"family":"Stanaway","given":"Jeffrey D."},{"family":"Stanikzai","given":"Muhammad Haroon"},{"family":"Starodubova","given":"Antonina V."},{"family":"Steckling-Muschack","given":"Nadine"},{"family":"Steiropoulos","given":"Paschalis"},{"family":"Maree Stephan","given":"Blossom Christa"},{"family":"Stevanović","given":"Aleksandar"},{"family":"Stockfelt","given":"Leo"},{"family":"Stortecky","given":"Stefan"},{"family":"Stubbs","given":"Peter"},{"family":"Subedi","given":"Narayan"},{"family":"Sukaew","given":"Thitiporn"},{"family":"Kamilu Sulaiman","given":"Surajo Kamilu"},{"family":"Suleiman","given":"Auwal Garba"},{"family":"Suleiman Odidi","given":"Muritala Odidi"},{"family":"Suleman","given":"Muhammad"},{"family":"Sulistiyorini","given":"Desy"},{"family":"M Sullman","given":"Mark J."},{"family":"Meo","given":"Anusha Sultan"},{"family":"Sun","given":"Jing"},{"family":"Sun","given":"Xiaohui"},{"family":"Sun","given":"Zhong"},{"family":"Sundaram","given":"Shanthosh Priyan"},{"family":"Sundström","given":"Johan"},{"family":"Sunny","given":"Sumam"},{"family":"Sunuwar","given":"Dev Ram"},{"family":"Susianti","given":"Hani"},{"family":"Swain","given":"Chandan Kumar"},{"family":"Swami Vetha","given":"Berwin Singh"},{"family":"Szarpak","given":"Prof Lukasz"},{"family":"Damavandi","given":"Payam Tabaee"},{"family":"Tabarés-Seisdedos","given":"Rafael"},{"family":"Tabatabaei","given":"Seyyed Mohammad"},{"family":"Tabche","given":"Celine"},{"family":"Tabibi","given":"Ramin"},{"family":"Tabish","given":"Mohammad"},{"family":"Tabuchi","given":"Takahiro"},{"family":"Tadesse","given":"Getu Ferenji"},{"family":"Tafida","given":"Buhari Abdullahi"},{"family":"Arashlow","given":"Farzin Tahmasbi"},{"family":"Taiba","given":"Jabeen"},{"family":"Tajabadi","given":"Shima"},{"family":"Takele","given":"Wubet Worku"},{"family":"Talaat","given":"Iman M."},{"family":"Talic","given":"Stella"},{"family":"Tampa","given":"Mircea"},{"family":"Tamuzi","given":"Jacques Lukenze"},{"family":"Tanashat","given":"Mohammad"},{"family":"Tang","given":"Haosu"},{"family":"Tantisattamo","given":"Ekamol"},{"family":"Tarekegn","given":"Gebrekidan Ewnetu"},{"family":"Tariq","given":"Saba"},{"family":"Tavakoli","given":"Kiarash"},{"family":"Tavangar","given":"Seyed Mohammad"},{"family":"Tavasol","given":"Arian"},{"family":"Tekola","given":"Abainash"},{"family":"Temesgen","given":"Worku Animaw"},{"family":"Temsah","given":"Mohamad-Hani"},{"family":"Teramoto","given":"Masayuki"},{"family":"Tewari","given":"Jay"},{"family":"Teye-Kwadjo","given":"Enoch"},{"family":"Teymourzadeh","given":"Azin"},{"family":"Raman Thankappan","given":"Prof Kavumpurathu"},{"family":"Thapa","given":"Rajshree"},{"family":"Thapar","given":"Rekha"},{"family":"Thavamani","given":"Aravind"},{"family":"Sundaram","given":"Mahalakshmi Thayumana"},{"family":"Thiruvengadam","given":"Muthu"},{"family":"Thomas","given":"Joe"},{"family":"Tian","given":"Wei"},{"family":"Vera Ticoalu","given":"Jansje Henny"},{"family":"Tilakaratne","given":"Pramitha Gishan"},{"family":"Tiwari","given":"Krishna"},{"family":"Tleshev","given":"Madi"},{"family":"Tomo","given":"Sojit"},{"family":"Tonelli","given":"Prof Marcello"},{"family":"Topor-Madry","given":"Roman"},{"family":"Touvier","given":"Mathilde"},{"family":"Tovani-Palone","given":"Marcos Roberto"},{"family":"Trabelsi","given":"Khaled"},{"family":"Tran","given":"Nghia Minh"},{"family":"Tran","given":"Ngoc Ha"},{"family":"Huong Tran","given":"Quynh Thuy"},{"family":"Minh Tran","given":"Tam Quoc"},{"family":"Tran","given":"Thang Huu"},{"family":"Minh Duc","given":"Nguyen Tran"},{"family":"Trico","given":"Domenico"},{"family":"Trihandini","given":"Indang"},{"family":"Tripathi","given":"Manjari"},{"family":"Tripathi","given":"Tulika"},{"family":"Tripathy","given":"Jaya Prasad"},{"family":"Tromans","given":"Samuel Joseph"},{"family":"Nguyen Truong","given":"Quynh Xuan"},{"family":"Tri Tai Truyen","given":"Thien Tan"},{"family":"Hsiang-Te Tsai","given":"Daniel"},{"family":"Tse","given":"Gary"},{"family":"Tsermpini","given":"Evangelia Eirini"},{"family":"Tuglo","given":"Lawrence Sena"},{"family":"Tumkur Narayanappa","given":"Santhosh Kumar"},{"family":"Tumurkhuu","given":"Munkhtuya"},{"family":"Tusa","given":"Biruk Shalmeno"},{"family":"Tye","given":"Sok Cin"},{"family":"Tyrovolas","given":"Stefanos"},{"family":"Udoakang","given":"Aniefiok John"},{"family":"Ulhaq","given":"Inam"},{"family":"Ullah","given":"Atta"},{"family":"Ullah","given":"Saeed"},{"family":"Ullah","given":"Shahid"},{"family":"Umair","given":"Muhammad"},{"family":"Onozasi Umar","given":"Hauwa Onozasi"},{"family":"Umar","given":"Lawan"},{"family":"Umar","given":"Muhammad"},{"family":"Unim","given":"Brigid"},{"family":"Unnikrishnan","given":"Bhaskaran"},{"family":"Upadhya","given":"Dinesh"},{"family":"Upadhyay","given":"Era"},{"family":"Uppal","given":"Dipan"},{"family":"Urmey","given":"Jeba Mahiad"},{"family":"Urso","given":"Daniele"},{"family":"Usman","given":"Jibrin Sammani"},{"family":"Ussai","given":"Silvia"},{"family":"Ustunsoz","given":"Damla"},{"family":"Ozsahin","given":"Dilber Uzun"},{"family":"Uzunçıbuk","given":"Hande"},{"family":"Uzzaman","given":"Nazim"},{"family":"Vadagam","given":"Pratyusha"},{"family":"Vahdati","given":"Sanaz"},{"family":"Vaithinathan","given":"Asokan Govindaraj"},{"family":"Vakilian","given":"Alireza"},{"family":"Vakilpour","given":"Azin"},{"family":"Valizadeh","given":"Gelareh"},{"family":"Daalen","given":"Kim Robin","non-dropping-particle":"van"},{"family":"Eynde","given":"Jef Van","non-dropping-particle":"den"},{"family":"Varghese","given":"Joe"},{"family":"Varma","given":"Ravi Prasad"},{"family":"Varthya","given":"Shoban Babu"},{"family":"Varughese","given":"Santosh"},{"family":"Vasankari","given":"Tommi Juhani"},{"family":"Vasudevan","given":"Srivatsa Surya"},{"family":"Vellingiri","given":"Balachandar"},{"family":"Venketasubramanian","given":"Narayanaswamy"},{"family":"Venkidasamy","given":"Baskar"},{"family":"Verras","given":"Georgios-Ioannis"},{"family":"Vervoort","given":"Dominique"},{"family":"Vijayageetha","given":"Mathavaswami"},{"family":"Villafañe","given":"Jorge Hugo"},{"family":"Villani","given":"Leonardo"},{"family":"Vipparthy","given":"Sharath Chaitanya"},{"family":"Vishwakarma","given":"Mukesh"},{"family":"Vlassov","given":"Vasily"},{"family":"Volovat","given":"Simona Ruxandra"},{"family":"Vosoughi","given":"Mehdi"},{"family":"Vounzoulaki","given":"Elpida"},{"family":"Vujcic","given":"Isidora S."},{"family":"Wada","given":"Abubakar Sadiq"},{"family":"Wadhwa","given":"Medha"},{"family":"Wafula","given":"Solomon T."},{"family":"Waheed","given":"Yasir"},{"family":"Wahidin","given":"Mugi"},{"family":"Wahiduzzaman","given":"Mohammad"},{"family":"Wahood","given":"Samer"},{"family":"Wan","given":"Jin-Yi"},{"family":"Wang","given":"Kongjia"},{"family":"Wang","given":"Liang"},{"family":"Wang","given":"Minmin"},{"family":"Wang","given":"Nelson"},{"family":"Wang","given":"Shu"},{"family":"Wang","given":"Wei"},{"family":"Wang","given":"Yanzhong"},{"family":"Wang","given":"Yuan-Pang"},{"family":"Wanjau","given":"Mary Njeri"},{"family":"Bilal Waqar","given":"Ahmed"},{"family":"Waqas","given":"Muhammad"},{"family":"Wassie","given":"Gizachew Tadesse"},{"family":"Gayan Weerakoon","given":"Kosala"},{"family":"Weerasekara","given":"Ishanka"},{"family":"Weintraub","given":"Robert G."},{"family":"Westerman","given":"Ronny"},{"family":"Wiangkham","given":"Taweewat"},{"family":"Wibowo","given":"Yohanes Cakrapradipta"},{"family":"Wicaksana","given":"Anggi Lukman"},{"family":"Wickramasinghe","given":"Dakshitha Praneeth"},{"family":"Darshana Wickramasinghe","given":"Nuwan Darshana"},{"family":"Wijarnpreecha","given":"Karn"},{"family":"Wijayanto","given":"Matthew Aldo"},{"family":"Wilandika","given":"Angga"},{"family":"Willeit","given":"Prof Peter"},{"family":"Wireko","given":"Andrew Awuah"},{"family":"Wirtu","given":"Gemechu Kumera"},{"family":"Wojewodzic","given":"Marcin W."},{"family":"Wojtyniak","given":"Bogdan"},{"family":"Wonde","given":"Tewodros Eshete"},{"family":"Wondmeneh","given":"Yohannes Chemere"},{"family":"Wongnaah","given":"Florence Gyembuzie"},{"family":"Chanie Worku","given":"Minichil Chanie"},{"family":"Wu","given":"Prof Felicia"},{"family":"Wu","given":"James Fan"},{"family":"Wu","given":"Jiayuan"},{"family":"Wu","given":"Junhui"},{"family":"Wu","given":"Zenghong"},{"family":"Miskir Wubie","given":"Yihun Miskir"},{"family":"Xiao","given":"Lishun"},{"family":"Xie","given":"Wanqing"},{"family":"Xu","given":"Site"},{"family":"Xu","given":"Wanqing"},{"family":"Xu","given":"Xiaoyue"},{"family":"Xue","given":"Mingyang"},{"family":"Yadav","given":"Vikas"},{"family":"Yadollahi","given":"Mahnaz"},{"family":"Yaghoubi","given":"Sajad"},{"family":"Yahoo (Syed)","given":"Saba"},{"family":"Yahya","given":"Galal"},{"family":"Yang","given":"Xinxin"},{"family":"Yano","given":"Yuichiro"},{"family":"Yao","given":"Haiqiang"},{"family":"Yao","given":"Laiang"},{"family":"Yarahmadi","given":"Amir"},{"family":"Melesse","given":"Debas Yaregal"},{"family":"Yasufuku","given":"Yuichi"},{"family":"Yavari","given":"Mohammadjavad"},{"family":"Yaya","given":"Sanni"},{"family":"Yayeh","given":"Melesse Belayneh"},{"family":"Ye","given":"Pengpeng"},{"family":"Yeganeh","given":"Meghdad"},{"family":"Yekdeş","given":"Ali Cem"},{"family":"Yesodharan","given":"Renjulal"},{"family":"Yesuf","given":"Subah Abderehim"},{"family":"Yezengaw","given":"Telksew Yelma"},{"family":"Yezli","given":"Saber"},{"family":"Yi","given":"Siyan"},{"family":"Yin","given":"Dehui"},{"family":"Keon Yon","given":"Dong"},{"family":"Yonemoto","given":"Naohiro"},{"family":"Youm","given":"Yoosik"},{"family":"Yousefi","given":"Zabihollah"},{"family":"Yousefzadeh-Chabok","given":"Shahrokh"},{"family":"Yu","given":"Chuanhua"},{"family":"Yu","given":"Hairui"},{"family":"Yu","given":"Yong"},{"family":"Yuce","given":"Deniz"},{"family":"Yunusa","given":"Ismaeel"},{"family":"Yunusa","given":"Umar"},{"family":"Zaghampour","given":"Manijeh"},{"family":"Abidin","given":"Emilia Zainal"},{"family":"Zairov","given":"Dilmurat"},{"family":"Zakham","given":"Fathiah"},{"family":"Zamagni","given":"Giulia"},{"family":"Zanghì","given":"Aurora"},{"family":"Zare","given":"Iman"},{"family":"Zaresharifi","given":"Shirin"},{"family":"Zarinfar","given":"Yasaman"},{"family":"Zastrozhin","given":"Michael"},{"family":"Zawiah","given":"Mohammed"},{"family":"Ali Zazouli","given":"Mohammad"},{"family":"Zeariya","given":"Mohammed G. M."},{"family":"Birara Zemariam","given":"Alemu Birara"},{"family":"Zensen","given":"Sebastian"},{"family":"Zhan","given":"Tiansong"},{"family":"Zhang","given":"Casper J. P."},{"family":"Zhang","given":"Haijun"},{"family":"Zhang","given":"Jinpeng"},{"family":"Zhang","given":"Lin"},{"family":"Zhang","given":"Liqun"},{"family":"Zhang","given":"Xiaoyi"},{"family":"Zhang","given":"Yunquan"},{"family":"Zhang","given":"Zhiqiang"},{"family":"Zhao","given":"Hanqing"},{"family":"Zhao","given":"Zhenping"},{"family":"Zheng","given":"David X."},{"family":"Zheng","given":"Jinxin"},{"family":"Zheng","given":"Ming-Hua"},{"family":"Zhong","given":"Anthony"},{"family":"Zhou","given":"Jiayan"},{"family":"Zhou","given":"Juexiao"},{"family":"Zhou","given":"Shuduo"},{"family":"Zhou","given":"Xianghong"},{"family":"Zhou","given":"Xiao-Dong"},{"family":"Zhu","given":"Bin"},{"family":"Zhu","given":"Wei"},{"family":"Zhumagaliuly","given":"Abzal"},{"family":"Ziegelmayer","given":"Sebastian"},{"family":"Zielińska","given":"Magdalena"},{"family":"Zoghi","given":"Ghazal"},{"family":"Ali Zoromba","given":"Mohamed Ali"},{"family":"Zou","given":"Prof Zhiyong"},{"family":"Zuber","given":"Mohammed"},{"family":"Zyoud","given":"Ahed H."},{"family":"Zyoud","given":"Sa'ed H."},{"family":"Zyoud","given":"Shaher H."},{"family":"L Murray","given":"Christopher J."},{"family":"Mensah","given":"George A."},{"family":"Roth","given":"Gregory A."}],"issued":{"date-parts":[["2025",12,2]]}}},{"id":466,"uris":["http://zotero.org/users/19172719/items/WXLLFV97"],"itemData":{"id":466,"type":"article-journal","abstract":"Background:Individuals of South Asian ancestry represent 23% of the global population, corresponding to 1.8 billion people, and have substantially higher risk of atherosclerotic cardiovascular disease compared with most other ethnicities. US practice guidelines now recognize South Asian ancestry as an important risk-enhancing factor. The magnitude of enhanced risk within the context of contemporary clinical care, the extent to which it is captured by existing risk estimators, and its potential mechanisms warrant additional study.Methods:Within the UK Biobank prospective cohort study, 8124 middle-aged participants of South Asian ancestry and 449 349 participants of European ancestry who were free of atherosclerotic cardiovascular disease at the time of enrollment were examined. The relationship of ancestry to risk of incident atherosclerotic cardiovascular disease—defined as myocardial infarction, coronary revascularization, or ischemic stroke—was assessed with Cox proportional hazards regression, along with examination of a broad range of clinical, anthropometric, and lifestyle mediators.Results:The mean age at study enrollment was 57 years, and 202 405 (44%) were male. Over a median follow-up of 11 years, 554 of 8124 (6.8%) individuals of South Asian ancestry experienced an atherosclerotic cardiovascular disease event compared with 19 756 of 449 349 (4.4%) individuals of European ancestry, corresponding to an adjusted hazard ratio of 2.03 (95% CI, 1.86–2.22; P&lt;0.001). This higher relative risk was largely consistent across a range of age, sex, and clinical subgroups. Despite the &gt;2-fold higher observed risk, the predicted 10-year risk of cardiovascular disease according to the American Heart Association/American College of Cardiology Pooled Cohort equations and QRISK3 equations was nearly identical for individuals of South Asian and European ancestry. Adjustment for a broad range of clinical, anthropometric, and lifestyle risk factors led to only modest attenuation of the observed hazard ratio to 1.45 (95% CI, 1.28–1.65, P&lt;0.001). Assessment of variance explained by 18 candidate risk factors suggested greater importance of hypertension, diabetes, and central adiposity in South Asian individuals.Conclusions:Within a large prospective study, South Asian individuals had substantially higher risk of atherosclerotic cardiovascular disease compared with individuals of European ancestry, and this risk was not captured by the Pooled Cohort Equations.","container-title":"Circulation","DOI":"10.1161/CIRCULATIONAHA.120.052430","issue":"6","page":"410-422","publisher":"American Heart Association","source":"ahajournals.org (Atypon)","title":"Quantifying and Understanding the Higher Risk of Atherosclerotic Cardiovascular Disease Among South Asian Individuals","volume":"144","author":[{"family":"Patel","given":"Aniruddh P."},{"family":"Wang","given":"Minxian"},{"family":"Kartoun","given":"Uri"},{"family":"Ng","given":"Kenney"},{"family":"Khera","given":"Amit V."}],"issued":{"date-parts":[["2021",8,10]]}}}],"schema":"https://github.com/citation-style-language/schema/raw/master/csl-citation.json"} </w:instrText>
      </w:r>
      <w:r w:rsidR="008E0375" w:rsidRPr="00BC10BF">
        <w:rPr>
          <w:rFonts w:ascii="Arial" w:hAnsi="Arial" w:cs="Arial"/>
        </w:rPr>
        <w:fldChar w:fldCharType="separate"/>
      </w:r>
      <w:r w:rsidR="00920C99" w:rsidRPr="00920C99">
        <w:rPr>
          <w:rFonts w:ascii="Arial" w:hAnsi="Arial" w:cs="Arial"/>
          <w:szCs w:val="24"/>
        </w:rPr>
        <w:t>(1–3)</w:t>
      </w:r>
      <w:r w:rsidR="008E0375" w:rsidRPr="00BC10BF">
        <w:rPr>
          <w:rFonts w:ascii="Arial" w:hAnsi="Arial" w:cs="Arial"/>
        </w:rPr>
        <w:fldChar w:fldCharType="end"/>
      </w:r>
      <w:r w:rsidR="008E0375" w:rsidRPr="00BC10BF">
        <w:rPr>
          <w:rFonts w:ascii="Arial" w:hAnsi="Arial" w:cs="Arial"/>
        </w:rPr>
        <w:t>, characterized by earlier</w:t>
      </w:r>
      <w:r w:rsidRPr="00BC10BF">
        <w:rPr>
          <w:rFonts w:ascii="Arial" w:hAnsi="Arial" w:cs="Arial"/>
        </w:rPr>
        <w:t xml:space="preserve"> disease</w:t>
      </w:r>
      <w:r w:rsidR="008E0375" w:rsidRPr="00BC10BF">
        <w:rPr>
          <w:rFonts w:ascii="Arial" w:hAnsi="Arial" w:cs="Arial"/>
        </w:rPr>
        <w:t xml:space="preserve"> onset and </w:t>
      </w:r>
      <w:r w:rsidR="00564289" w:rsidRPr="00BC10BF">
        <w:rPr>
          <w:rFonts w:ascii="Arial" w:hAnsi="Arial" w:cs="Arial"/>
        </w:rPr>
        <w:t xml:space="preserve">elevated cardiometabolic risk at </w:t>
      </w:r>
      <w:r w:rsidR="008E0375" w:rsidRPr="00BC10BF">
        <w:rPr>
          <w:rFonts w:ascii="Arial" w:hAnsi="Arial" w:cs="Arial"/>
        </w:rPr>
        <w:t xml:space="preserve">lower Body Mass Index (BMI) relative to other global populations </w:t>
      </w:r>
      <w:r w:rsidR="008E0375" w:rsidRPr="00BC10BF">
        <w:rPr>
          <w:rFonts w:ascii="Arial" w:hAnsi="Arial" w:cs="Arial"/>
        </w:rPr>
        <w:fldChar w:fldCharType="begin"/>
      </w:r>
      <w:r w:rsidR="00167964" w:rsidRPr="00BC10BF">
        <w:rPr>
          <w:rFonts w:ascii="Arial" w:hAnsi="Arial" w:cs="Arial"/>
        </w:rPr>
        <w:instrText xml:space="preserve"> ADDIN ZOTERO_ITEM CSL_CITATION {"citationID":"qXnJzbWm","properties":{"formattedCitation":"(4,5)","plainCitation":"(4,5)","noteIndex":0},"citationItems":[{"id":406,"uris":["http://zotero.org/users/19172719/items/ANL6RSA7"],"itemData":{"id":406,"type":"article-journal","abstract":"Abstract\nnull\n\nPurpose\n Bangladesh has experienced a rapid epidemiological transition from communicable to non-communicable diseases (NCDs) in recent decades. There is, however, limited evidence about multidimensional determinants of NCDs in this population. The BangladEsh Longitudinal Investigation of Emerging Vascular and nonvascular Events (BELIEVE) study is a household-based prospective cohort study established to investigate biological, behavioural, environmental and broader determinants of NCDs.\n\nParticipants\nBetween January 2016 and March 2020, 73 883 participants (aged 11 years or older) were recruited from 30 817 households across urban, urban-poor (‘slum’) and rural settings in Bangladesh. A structured questionnaire was administered by trained personnel recording participants’ demographic, socioeconomic, behavioural, medical, environmental and other factors. Anthropometric measurements and blood pressure were recorded for each participant. Biological specimens were collected and aliquoted for long-term storage and analysis.\n\nFindings to date\nOf the 73 883 study participants (mean [SD] baseline age: 39 [15] years), 43 470 (59%) were females, and 38 848 (52%) had no or only primary-level education. Focusing only on the 65 822 adult participants aged 20–79 years at baseline, 15 411 (23%) reported being diagnosed with hypertension; 10 578 (16%) with type 2 diabetes and 7624 (12%) with hypercholesterolaemia. Age and sex-standardised prevalences of these conditions were much higher in urban than slum and rural settings. Overall, the mean (SD) body mass index (BMI) was 25 (5) kg/m2, with 10 442 (16%) participants aged 20–79, classified as obese (ie, BMI≥30 kg/m2). Mean BMI was also higher in urban than slum and rural areas.\n\nFuture plans\nThe collection of information during the baseline visit was completed in 2020. Regular longitudinal follow-up is ongoing for ascertainment and adjudication of a range of fatal and non-fatal health outcomes among participants. This cohort will provide a powerful resource to investigate multidimensional determinants of incident NCDs across diverse settings in Bangladesh, helping to advance scientific discovery and public health action in an archetypal low-middle-income country with pressing public health needs.","container-title":"BMJ Open","DOI":"10.1136/bmjopen-2024-088338","ISSN":"2044-6055","issue":"1","journalAbbreviation":"BMJ Open","page":"e088338","PMID":"39843382","PMCID":"PMC11784369","source":"PubMed Central","title":"Cohort profile: the BangladEsh Longitudinal Investigation of Emerging Vascular and nonvascular Events (BELIEVE) cohort study","title-short":"Cohort profile","volume":"15","author":[{"family":"Chowdhury","given":"Rajiv"},{"family":"Khan","given":"Nusrat"},{"family":"Pennells","given":"Lisa"},{"family":"Iurilli","given":"Maria L C"},{"family":"Uddin Miah","given":"Md Taslim"},{"family":"Monower","given":"Md Mostafa"},{"family":"Rahman","given":"Khan Mohammad Thouhidur"},{"family":"Samin","given":"Sharraf"},{"family":"Saqeeb","given":"Kazi Nazmus"},{"family":"Tasmin","given":"Ishrat"},{"family":"Farrow","given":"Eleanor"},{"family":"Farrow","given":"Samantha"},{"family":"Michielsen","given":"Ank"},{"family":"Perry","given":"Catherine"},{"family":"Spackman","given":"Sarah"},{"family":"Coeverden","given":"Charlotte","non-dropping-particle":"van"},{"family":"Walker","given":"Matthew"},{"family":"Ahmed","given":"Tahmeed"},{"family":"Ajioka","given":"James"},{"family":"Awal","given":"Khondker Abdul Abdul"},{"family":"Butterworth","given":"Adam S"},{"family":"Chatzidiakou","given":"Evangelia"},{"family":"Feldmann","given":"Jörg"},{"family":"Fenner","given":"Richard"},{"family":"Flora","given":"Meerjady Sabrina"},{"family":"Haque","given":"Tuhin"},{"family":"Hawkes","given":"Sarah"},{"family":"Islam","given":"Syed Shariful"},{"family":"Islam","given":"Sirajul"},{"family":"Jones","given":"Roderic L"},{"family":"Kaptoge","given":"Stephen"},{"family":"Khan","given":"Kamrul Hasan"},{"family":"King","given":"Lawrence"},{"family":"Luhar","given":"Shammi"},{"family":"Malik","given":"Abdul"},{"family":"Malik","given":"Fazila-Tun-Nesa"},{"family":"Naved","given":"Ruchira T"},{"family":"Naheed","given":"Aliya"},{"family":"Popoola","given":"Olalekan"},{"family":"Raqib","given":"Rubhana"},{"family":"Shirin","given":"Tahmina"},{"family":"Sutton","given":"Stephen"},{"family":"Daalen","given":"Kim Robin","non-dropping-particle":"van"},{"family":"Wood","given":"Angela"},{"family":"Griffin","given":"Simon"},{"family":"Mascie Taylor","given":"Nicholas"},{"family":"Khalequzzaman","given":"Md"},{"family":"Khan","given":"Md Alfazal"},{"family":"Choudhury","given":"Sohel Reza"},{"family":"Di Angelantonio","given":"Emanuele"},{"family":"Danesh","given":"John"}],"issued":{"date-parts":[["2025",1,22]]}}},{"id":538,"uris":["http://zotero.org/users/19172719/items/C38UCQSL"],"itemData":{"id":538,"type":"article-journal","abstract":"BACKGROUND\nSouth Asians experience a disproportionately high burden of atherosclerotic cardiovascular disease at younger ages and at lower body mass index compared with other populations, a pattern that is not adequately explained by traditional risk assessment models. An inflammation centered framework explains this excess risk, with visceral adiposity and insulin resistance amplifying inflammatory tone and lipoprotein(a) acting as fuel.\nOBJECTIVE\nThe objective of this review is to synthesize current evidence supporting an inflammation-centered framework for cardiometabolic disease in South Asians and to translate these biological insights into population-specific strategies for risk assessment and clinical management.\nMETHODS\nEvidence is drawn from population-based cohorts, biobank analyses, pooled studies of inflammatory biomarkers, randomized trials of anti-inflammatory therapies, and mechanistic research in adipose immunobiology.\nRESULTS\nAcross sources, South Asians carry more visceral fat at a given body mass, display higher high-sensitivity C-reactive protein and interleukin-6, and experience earlier atherosclerotic events. Mendelian and interventional data support causal inflammatory pathways, and residual inflammatory risk often persists despite attainment of low-density lipoprotein cholesterol targets.\nCONCLUSION\nA pragmatic schema follows applying ethnicity aware adiposity thresholds, measuring lipoprotein(a) once in adulthood, pairing culturally familiar fiber-rich dietary patterns with guideline directed lipid lowering, and considering selective anti-inflammatory strategies such as low dose colchicine or cytokine inhibition in high-risk secondary prevention. Gaps remain for population-specific biomarker thresholds, equitable representation in trials, and implementation strategies tailored to diaspora communities. Framing prevention through inflammation, while addressing lipoprotein(a) as an accelerant, offers a clear path to narrow outcome gaps in cardiometabolic disease among South Asians.","container-title":"Journal of Clinical Lipidology","DOI":"10.1016/j.jacl.2025.10.068","ISSN":"1933-2874","journalAbbreviation":"Journal of Clinical Lipidology","source":"ScienceDirect","title":"Inflammation and cardiometabolic disease in South Asians: The fire and fire tenders","title-short":"Inflammation and cardiometabolic disease in South Asians","URL":"https://www.sciencedirect.com/science/article/pii/S1933287425004970","author":[{"family":"Balaji","given":"Keerthana"},{"family":"Chahil","given":"Vipanpreet"},{"family":"Shakoor","given":"Ahtisham"},{"family":"Kalra","given":"Dinesh"},{"family":"Vijayaraghavan","given":"Krishnaswami"}],"accessed":{"date-parts":[["2026",1,7]]},"issued":{"date-parts":[["2025",11,6]]}}}],"schema":"https://github.com/citation-style-language/schema/raw/master/csl-citation.json"} </w:instrText>
      </w:r>
      <w:r w:rsidR="008E0375" w:rsidRPr="00BC10BF">
        <w:rPr>
          <w:rFonts w:ascii="Arial" w:hAnsi="Arial" w:cs="Arial"/>
        </w:rPr>
        <w:fldChar w:fldCharType="separate"/>
      </w:r>
      <w:r w:rsidR="00167964" w:rsidRPr="00BC10BF">
        <w:rPr>
          <w:rFonts w:ascii="Arial" w:hAnsi="Arial" w:cs="Arial"/>
        </w:rPr>
        <w:t>(4,5)</w:t>
      </w:r>
      <w:r w:rsidR="008E0375" w:rsidRPr="00BC10BF">
        <w:rPr>
          <w:rFonts w:ascii="Arial" w:hAnsi="Arial" w:cs="Arial"/>
        </w:rPr>
        <w:fldChar w:fldCharType="end"/>
      </w:r>
      <w:r w:rsidR="008C7859" w:rsidRPr="00BC10BF">
        <w:rPr>
          <w:rFonts w:ascii="Arial" w:hAnsi="Arial" w:cs="Arial"/>
        </w:rPr>
        <w:t xml:space="preserve">. </w:t>
      </w:r>
      <w:r w:rsidR="002B1895" w:rsidRPr="00BC10BF">
        <w:rPr>
          <w:rFonts w:ascii="Arial" w:hAnsi="Arial" w:cs="Arial"/>
        </w:rPr>
        <w:t>In recognition of this, t</w:t>
      </w:r>
      <w:r w:rsidR="008E0375" w:rsidRPr="00BC10BF">
        <w:rPr>
          <w:rFonts w:ascii="Arial" w:hAnsi="Arial" w:cs="Arial"/>
        </w:rPr>
        <w:t xml:space="preserve">he </w:t>
      </w:r>
      <w:r w:rsidR="00356512" w:rsidRPr="00BC10BF">
        <w:rPr>
          <w:rFonts w:ascii="Arial" w:hAnsi="Arial" w:cs="Arial"/>
        </w:rPr>
        <w:t xml:space="preserve">World Health Organization (WHO) </w:t>
      </w:r>
      <w:r w:rsidR="002B1895" w:rsidRPr="00BC10BF">
        <w:rPr>
          <w:rFonts w:ascii="Arial" w:hAnsi="Arial" w:cs="Arial"/>
        </w:rPr>
        <w:t>recommends lower BMI</w:t>
      </w:r>
      <w:r w:rsidR="00F44B36" w:rsidRPr="00BC10BF">
        <w:rPr>
          <w:rFonts w:ascii="Arial" w:hAnsi="Arial" w:cs="Arial"/>
        </w:rPr>
        <w:t xml:space="preserve"> </w:t>
      </w:r>
      <w:r w:rsidR="00356512" w:rsidRPr="00BC10BF">
        <w:rPr>
          <w:rFonts w:ascii="Arial" w:hAnsi="Arial" w:cs="Arial"/>
        </w:rPr>
        <w:t>thresholds for</w:t>
      </w:r>
      <w:r w:rsidR="00F44B36" w:rsidRPr="00BC10BF">
        <w:rPr>
          <w:rFonts w:ascii="Arial" w:hAnsi="Arial" w:cs="Arial"/>
        </w:rPr>
        <w:t xml:space="preserve"> Asians, defining </w:t>
      </w:r>
      <w:r w:rsidR="008529BC" w:rsidRPr="00BC10BF">
        <w:rPr>
          <w:rFonts w:ascii="Arial" w:hAnsi="Arial" w:cs="Arial"/>
        </w:rPr>
        <w:t xml:space="preserve">increased risk at </w:t>
      </w:r>
      <w:r w:rsidR="00356512" w:rsidRPr="00BC10BF">
        <w:rPr>
          <w:rFonts w:ascii="Arial" w:hAnsi="Arial" w:cs="Arial"/>
        </w:rPr>
        <w:t xml:space="preserve">23 kg/m² and </w:t>
      </w:r>
      <w:r w:rsidR="002B1895" w:rsidRPr="00BC10BF">
        <w:rPr>
          <w:rFonts w:ascii="Arial" w:hAnsi="Arial" w:cs="Arial"/>
        </w:rPr>
        <w:t xml:space="preserve">high risk at 27.5 kg/m² </w:t>
      </w:r>
      <w:r w:rsidR="00356512" w:rsidRPr="00BC10BF">
        <w:rPr>
          <w:rFonts w:ascii="Arial" w:hAnsi="Arial" w:cs="Arial"/>
        </w:rPr>
        <w:t xml:space="preserve"> </w:t>
      </w:r>
      <w:r w:rsidR="00356512" w:rsidRPr="00BC10BF">
        <w:rPr>
          <w:rFonts w:ascii="Arial" w:hAnsi="Arial" w:cs="Arial"/>
        </w:rPr>
        <w:fldChar w:fldCharType="begin"/>
      </w:r>
      <w:r w:rsidR="008E0375" w:rsidRPr="00BC10BF">
        <w:rPr>
          <w:rFonts w:ascii="Arial" w:hAnsi="Arial" w:cs="Arial"/>
        </w:rPr>
        <w:instrText xml:space="preserve"> ADDIN ZOTERO_ITEM CSL_CITATION {"citationID":"TDCCiwhx","properties":{"formattedCitation":"(6)","plainCitation":"(6)","noteIndex":0},"citationItems":[{"id":762,"uris":["http://zotero.org/users/19172719/items/2EGHWDJI"],"itemData":{"id":762,"type":"article-journal","abstract":"A WHO expert consultation addressed the debate about interpretation of recommended body-mass index (BMI) cut-off points for determining overweight and obesity in Asian populations, and considered whether population-specific cut-off points for BMI are necessary. They reviewed scientific evidence that suggests that Asian populations have different associations between BMI, percentage of body fat, and health risks than do European populations. The consultation concluded that the proportion of Asian people with a high risk of type 2 diabetes and cardiovascular disease is substantial at BMIs lower than the existing WHO cut-off point for overweight (</w:instrText>
      </w:r>
      <w:r w:rsidR="008E0375" w:rsidRPr="00BC10BF">
        <w:rPr>
          <w:rFonts w:ascii="Cambria Math" w:hAnsi="Cambria Math" w:cs="Cambria Math"/>
        </w:rPr>
        <w:instrText>⩾</w:instrText>
      </w:r>
      <w:r w:rsidR="008E0375" w:rsidRPr="00BC10BF">
        <w:rPr>
          <w:rFonts w:ascii="Arial" w:hAnsi="Arial" w:cs="Arial"/>
        </w:rPr>
        <w:instrText xml:space="preserve">25 kg/m2). However, available data do not necessarily indicate a clear BMI cut-off point for all Asians for overweight or obesity. The cut-off point for observed risk varies from 22kg/m2 to 25kg/m2 in different Asian populations; for high risk it varies from 26kg/m2 to 31kg/m2. No attempt was made, therefore, to redefine cut-off points for each population separately. The consultation also agreed that the WHO BMI cut-off points should be retained as international classifications. The consultation identified further potential public health action points (23·0, 27·5, 32·5, and 37·5 kg/m2) along the continuum of BMI, and proposed methods by which countries could make decisions about the definitions of increased risk for their population.","container-title":"The Lancet","DOI":"10.1016/S0140-6736(03)15268-3","ISSN":"0140-6736","issue":"9403","journalAbbreviation":"The Lancet","page":"157-163","source":"ScienceDirect","title":"Appropriate body-mass index for Asian populations and its implications for policy and intervention strategies","volume":"363","issued":{"date-parts":[["2004",1,10]]}}}],"schema":"https://github.com/citation-style-language/schema/raw/master/csl-citation.json"} </w:instrText>
      </w:r>
      <w:r w:rsidR="00356512" w:rsidRPr="00BC10BF">
        <w:rPr>
          <w:rFonts w:ascii="Arial" w:hAnsi="Arial" w:cs="Arial"/>
        </w:rPr>
        <w:fldChar w:fldCharType="separate"/>
      </w:r>
      <w:r w:rsidR="008E0375" w:rsidRPr="00BC10BF">
        <w:rPr>
          <w:rFonts w:ascii="Arial" w:hAnsi="Arial" w:cs="Arial"/>
        </w:rPr>
        <w:t>(6)</w:t>
      </w:r>
      <w:r w:rsidR="00356512" w:rsidRPr="00BC10BF">
        <w:rPr>
          <w:rFonts w:ascii="Arial" w:hAnsi="Arial" w:cs="Arial"/>
        </w:rPr>
        <w:fldChar w:fldCharType="end"/>
      </w:r>
      <w:r w:rsidR="000A0B81" w:rsidRPr="00BC10BF">
        <w:rPr>
          <w:rFonts w:ascii="Arial" w:hAnsi="Arial" w:cs="Arial"/>
        </w:rPr>
        <w:t xml:space="preserve">. However, BMI does not </w:t>
      </w:r>
      <w:r w:rsidR="00FB40B8" w:rsidRPr="00BC10BF">
        <w:rPr>
          <w:rFonts w:ascii="Arial" w:hAnsi="Arial" w:cs="Arial"/>
        </w:rPr>
        <w:t>accurately reflect visceral fat, which plays a crucial role in cardiovascular and metabolic</w:t>
      </w:r>
      <w:r w:rsidR="000A0B81" w:rsidRPr="00BC10BF">
        <w:rPr>
          <w:rFonts w:ascii="Arial" w:hAnsi="Arial" w:cs="Arial"/>
        </w:rPr>
        <w:t xml:space="preserve"> risk </w:t>
      </w:r>
      <w:r w:rsidR="000A0B81" w:rsidRPr="00BC10BF">
        <w:rPr>
          <w:rFonts w:ascii="Arial" w:hAnsi="Arial" w:cs="Arial"/>
        </w:rPr>
        <w:fldChar w:fldCharType="begin"/>
      </w:r>
      <w:r w:rsidR="008E0375" w:rsidRPr="00BC10BF">
        <w:rPr>
          <w:rFonts w:ascii="Arial" w:hAnsi="Arial" w:cs="Arial"/>
        </w:rPr>
        <w:instrText xml:space="preserve"> ADDIN ZOTERO_ITEM CSL_CITATION {"citationID":"qEN5xmUR","properties":{"formattedCitation":"(7\\uc0\\u8211{}9)","plainCitation":"(7–9)","noteIndex":0},"citationItems":[{"id":188,"uris":["http://zotero.org/users/19172719/items/ZFCKF4EQ"],"itemData":{"id":188,"type":"article-journal","abstract":"BACKGROUND: Body mass index (BMI) is widely used to assess health risk but overlooks fat and lean mass. This limitation is particularly salient for Indigenous/Tribal South Asian populations, who exhibit distinct body composition and cardiometabolic profiles. This study explores the distributions of BMI, fat mass index (FMI), and fat-free mass Index (FFMI) among the Hmar tribe of Northeast India, and evaluates their predictive utility for hypertension, with sex-specific focus.\nMETHODS: A cross-sectional study was conducted on 1207 adults (598 men, 609 women) using anthropometry, skinfolds, and bioelectrical impedance. BMI was classified using WHO (1995) and WHO Asia-Pacific (2000) criteria. Polynomial regressions generated sex-specific FFMI and FMI reference ranges. ROC analysis evaluated the predictive utility of BMI, FMI, and FFMI for hypertension.\nRESULTS: FFMI/BFMI ranged 16.3-19.2/2.2-5.8 kg/m2 (men) and 15.1-17.5/3.5-7.6 kg/m2 (women) under WHO cutoffs; narrower under Asia-Pacific: 16.3-18.5/2.2-4.5 (men), 15.1-16.7/3.5-6.3 (women), differing from other populations reflecting ethnic variability. Overweight and/or obesity prevalence increased from 32.06% (WHO, 1995) to 49.96% (WHO, 2000). Despite similar BMI and FFMI across sexes, significant differences were observed in FMI (WHO 1995: χ2 = 8.26, p &lt; 0.05; WHO 2000 χ2 = 9.46, p &lt; 0.05). Hypertension affected 21% of participants. FFMI emerged as the strongest predictor of hypertension in men (AUC = 0.704), while BMI was more predictive in women (AUC = 0.761).\nCONCLUSION: BMI alone is insufficient for assessing cardiometabolic risk among the Hmars. Sex-specific differences in FMI and FFMI, and their predictive value for hypertension, highlight the need for body composition-based population-sensitive screening strategies.","container-title":"Journal of Racial and Ethnic Health Disparities","DOI":"10.1007/s40615-025-02698-x","ISSN":"2196-8837","journalAbbreviation":"J Racial Ethn Health Disparities","language":"eng","PMID":"41107698","source":"PubMed","title":"Is BMI Enough? Body Composition Profiles and Cardiometabolic Risk in Hmar Tribe of Northeast India","title-short":"Is BMI Enough?","author":[{"family":"Lalnuneng","given":"Abigail"}],"issued":{"date-parts":[["2025",10,17]]}}},{"id":386,"uris":["http://zotero.org/users/19172719/items/7VT7N5V7"],"itemData":{"id":386,"type":"article-journal","abstract":"Central pattern of fat distribution, especially fat accumulation within the intraabdominal cavity increases risks for cardiometabolic diseases. Portal hypothesis combined with a pathological remodeling in visceral fat is considered the major etiological factor explaining the independent contribution of visceral obesity to cardiometabolic diseases. Excessive remodeling in visceral fat during development of obesity leads to dysfunctions in the depot, characterized by hypertrophy and death of adipocytes, hypoxia, inflammation, and fibrosis. Dysfunctional visceral fat secretes elevated levels of fatty acids, glycerol, and proinflammatory and profibrotic cytokines into the portal vein directly impacting the liver, the central regulator of systemic metabolism. These metabolic and endocrine products induce ectopic fat accumulation, insulin resistance, inflammation, and fibrosis in the liver, which in turn causes or exacerbates systemic metabolic derangements. Elucidation of underlying mechanisms that lead to the pathological remodeling and higher degree of dysfunctions in visceral adipose tissue is therefore, critical for the development of therapeutics to prevent deleterious sequelae in obesity. We review depot differences in metabolic and endocrine properties and expendabilities as well as underlying mechanisms that contribute to the pathophysiological aspects of visceral adiposity in cardiometabolic diseases. We also discuss impacts of different weight loss interventions on visceral adiposity and cardiometabolic diseases.","container-title":"Biochemical pharmacology","DOI":"10.1016/j.bcp.2024.116116","ISSN":"0006-2952","journalAbbreviation":"Biochem Pharmacol","page":"116116","PMID":"38460909","PMCID":"PMC11407912","source":"PubMed Central","title":"The pathophysiology of visceral adipose tissues in cardiometabolic diseases","volume":"222","author":[{"family":"Lee","given":"Mi-Jeong"},{"family":"Kim","given":"Jeehoon"}],"issued":{"date-parts":[["2024",4]]}}},{"id":393,"uris":["http://zotero.org/users/19172719/items/HW5V37VD"],"itemData":{"id":393,"type":"article-journal","abstract":"Background\nVisceral fat area (VFA) is a good surrogate marker of obesity-related disorders, such as hypertension, dyslipidemia and glucose intolerance. Although estimating the VFA by X-ray computed tomography (CT) is the primary index for visceral obesity, it is expensive and requires invasive radiation exposure. Dual bioelectrical impedance analysis (BIA) is a simple and reliable method to estimate VFA; however, the clinical usefulness of dual BIA remains unclear in patients with type 2 diabetes (T2D).\n\nMethods\nWe estimated the VFAs by dual BIA and CT in 98 patients with T2D and assessed anthropometric parameters, blood test results, and the presence of comorbid hypertension and dyslipidemia. We compared the correlation between the VFAs examined by dual BIA and CT. Furthermore, we performed the receiver operating characteristic (ROC) analyses for the VFAs to detect the presence of comorbid hypertension and/or dyslipidemia with T2D, which are major comorbidities of visceral obesity, and estimated the area under the curve (AUC).\n\nResults\nThe measurement error between the VFAs by dual BIA and CT was significantly higher among patients with brain natriuretic peptide (BNP) ≥ 100 pg/mL than those with BNP &lt; 100 pg/mL (39.2% ± 31.1% vs. 24.1% ± 18.6%, P &lt; 0.05). After excluding patients with BNP ≥ 100 pg/mL, the VFA by dual BIA significantly correlated with the VFA by CT (r = 0.917; P &lt; 0.0001). The AUC in the ROC analysis for the VFA by dual BIA to detect the presence of comorbid hypertension and/or dyslipidemia with T2D was almost equivalent to that for the VFA by CT.\n\nConclusions\nIn patients with T2D without elevated BNP &gt; 100 pg/mL as indicator for fluid accumulation interfering with BIA, estimation of the VFA by dual BIA significantly correlated with that by CT and also detected comorbid hypertension and/or dyslipidemia with T2D equivalent to those detected by CT. Hence, dual BIA could be an alternative to CT as a standard method for estimating the VFA in patients with diabetes.","container-title":"Cardiovascular Diabetology","DOI":"10.1186/s12933-019-0941-y","ISSN":"1475-2840","journalAbbreviation":"Cardiovasc Diabetol","page":"137","PMID":"31640702","PMCID":"PMC6805489","source":"PubMed Central","title":"Efficacy of visceral fat estimation by dual bioelectrical impedance analysis in detecting cardiovascular risk factors in patients with type 2 diabetes","volume":"18","author":[{"family":"Omura-Ohata","given":"Yoko"},{"family":"Son","given":"Cheol"},{"family":"Makino","given":"Hisashi"},{"family":"Koezuka","given":"Ryo"},{"family":"Tochiya","given":"Mayu"},{"family":"Tamanaha","given":"Tamiko"},{"family":"Kishimoto","given":"Ichiro"},{"family":"Hosoda","given":"Kiminori"}],"issued":{"date-parts":[["2019",10,22]]}}}],"schema":"https://github.com/citation-style-language/schema/raw/master/csl-citation.json"} </w:instrText>
      </w:r>
      <w:r w:rsidR="000A0B81" w:rsidRPr="00BC10BF">
        <w:rPr>
          <w:rFonts w:ascii="Arial" w:hAnsi="Arial" w:cs="Arial"/>
        </w:rPr>
        <w:fldChar w:fldCharType="separate"/>
      </w:r>
      <w:r w:rsidR="008E0375" w:rsidRPr="00BC10BF">
        <w:rPr>
          <w:rFonts w:ascii="Arial" w:hAnsi="Arial" w:cs="Arial"/>
          <w:szCs w:val="24"/>
        </w:rPr>
        <w:t>(7–9)</w:t>
      </w:r>
      <w:r w:rsidR="000A0B81" w:rsidRPr="00BC10BF">
        <w:rPr>
          <w:rFonts w:ascii="Arial" w:hAnsi="Arial" w:cs="Arial"/>
        </w:rPr>
        <w:fldChar w:fldCharType="end"/>
      </w:r>
      <w:r w:rsidR="000A0B81" w:rsidRPr="00BC10BF">
        <w:rPr>
          <w:rFonts w:ascii="Arial" w:hAnsi="Arial" w:cs="Arial"/>
        </w:rPr>
        <w:t xml:space="preserve">. </w:t>
      </w:r>
      <w:r w:rsidR="008529BC" w:rsidRPr="00BC10BF">
        <w:rPr>
          <w:rFonts w:ascii="Arial" w:hAnsi="Arial" w:cs="Arial"/>
        </w:rPr>
        <w:t xml:space="preserve">A crucial manifestation of this is the Normal Weight Obesity (NWO) phenotype, where </w:t>
      </w:r>
      <w:r w:rsidR="00DD4B5B" w:rsidRPr="00BC10BF">
        <w:rPr>
          <w:rFonts w:ascii="Arial" w:hAnsi="Arial" w:cs="Arial"/>
        </w:rPr>
        <w:t>individuals</w:t>
      </w:r>
      <w:r w:rsidR="000A0B81" w:rsidRPr="00BC10BF">
        <w:rPr>
          <w:rFonts w:ascii="Arial" w:hAnsi="Arial" w:cs="Arial"/>
        </w:rPr>
        <w:t xml:space="preserve"> with normal BMI (18.5–24.9 kg/m</w:t>
      </w:r>
      <w:r w:rsidR="000A0B81" w:rsidRPr="00BC10BF">
        <w:rPr>
          <w:rFonts w:ascii="Arial" w:hAnsi="Arial" w:cs="Arial"/>
          <w:vertAlign w:val="superscript"/>
        </w:rPr>
        <w:t>2</w:t>
      </w:r>
      <w:r w:rsidR="000A0B81" w:rsidRPr="00BC10BF">
        <w:rPr>
          <w:rFonts w:ascii="Arial" w:hAnsi="Arial" w:cs="Arial"/>
        </w:rPr>
        <w:t xml:space="preserve">) </w:t>
      </w:r>
      <w:r w:rsidR="008E0375" w:rsidRPr="00BC10BF">
        <w:rPr>
          <w:rFonts w:ascii="Arial" w:hAnsi="Arial" w:cs="Arial"/>
        </w:rPr>
        <w:t xml:space="preserve">possess </w:t>
      </w:r>
      <w:r w:rsidR="000A0B81" w:rsidRPr="00BC10BF">
        <w:rPr>
          <w:rFonts w:ascii="Arial" w:hAnsi="Arial" w:cs="Arial"/>
        </w:rPr>
        <w:t xml:space="preserve">elevated percentage body fat, predisposing them to insulin resistance, dyslipidemia, and hypertension </w:t>
      </w:r>
      <w:r w:rsidR="000A0B81" w:rsidRPr="00BC10BF">
        <w:rPr>
          <w:rFonts w:ascii="Arial" w:hAnsi="Arial" w:cs="Arial"/>
        </w:rPr>
        <w:fldChar w:fldCharType="begin"/>
      </w:r>
      <w:r w:rsidR="008E0375" w:rsidRPr="00BC10BF">
        <w:rPr>
          <w:rFonts w:ascii="Arial" w:hAnsi="Arial" w:cs="Arial"/>
        </w:rPr>
        <w:instrText xml:space="preserve"> ADDIN ZOTERO_ITEM CSL_CITATION {"citationID":"CNLVuLj6","properties":{"formattedCitation":"(10\\uc0\\u8211{}12)","plainCitation":"(10–12)","noteIndex":0},"citationItems":[{"id":513,"uris":["http://zotero.org/users/19172719/items/RMPGMG5M"],"itemData":{"id":513,"type":"article-journal","abstract":"BACKGROUND: Although body mass index (BMI) is the most widely accepted parameter for defining obesity, recent studies have indicated a unique set of patients who exhibit normal BMI and excess body fat (BF), which is termed as normal weight obesity (NWO). Increased BF is an established risk factor for atherosclerosis. However, it is unclear whether NWO subjects already have a higher degree of vascular inflammation compared to normal weight lean (NWL) subjects; moreover, the association of BF with vascular inflammation in normal weight subjects is largely unknown.\nMETHODS: NWO and NWL subjects (n = 82 in each group) without any history of significant vascular disease were identified from a 3-year database of consecutively recruited patients undergoing 18 F-fluorodeoxyglucose positron emission tomography/computed tomography (18 F-FDG-PET/CT) at a self-referred Healthcare Promotion Program. The degree of subclinical vascular inflammation was evaluated using the mean and maximum target-to-background ratios (TBRmean and TBRmax) of the carotid artery, which were measured by 18 F-FDG-PET/CT (a noninvasive tool for assessing vascular inflammation).\nRESULTS: We found that metabolically dysregulation was greater in NWO subjects than in NWL subjects, with a significantly higher blood pressure, higher fasting glucose level, and worse lipid profile. Moreover, NWO subjects exhibited higher TBR than NWL subjects (TBRmean: 1.33 ± 0.16 versus 1.45 ± 0.19, p &lt; 0.001; TBRmax: 1.52 ± 0.23 versus 1.67 ± 0.25, p &lt; 0.001). TBR was significantly associated with total BF (TBRmean: r = 0.267, p = 0.001; TBRmax: r = 0.289, p &lt; 0.001), age (TBRmean: r = 0.170, p = 0.029; TBRmax: r = 0.165, p = 0.035), BMI (TBRmean: r = 0.184, p = 0.018; TBRmax: r = 0.206, p = 0.008), and fasting glucose level (TBRmean: r = 0.157, p = 0.044; TBRmax: r = 0.182, p = 0.020). In multiple linear regression analysis, BF was an independent determinant of TBRmean and TBRmax, after adjusting for age, BMI, and fasting glucose level (TBRmean: regression coefficient = 0.020, p = 0.008; TBRmax: regression coefficient = 0.028, p = 0.005). Compared to NWL, NWO was also independently associated with elevated TBRmax values, after adjusting for confounding factors (odds ratio = 2.887, 95% confidence interval 1.206-6.914, p = 0.017).\nCONCLUSIONS: NWO is associated with a higher degree of subclinical vascular inflammation, of which BF is a major contributing factor. These results warrant investigations for subclinical atherosclerosis in NWO patients.","container-title":"Cardiovascular Diabetology","DOI":"10.1186/1475-2840-13-70","ISSN":"1475-2840","journalAbbreviation":"Cardiovasc Diabetol","language":"eng","page":"70","PMID":"24708764","PMCID":"PMC3994236","source":"PubMed","title":"Subclinical vascular inflammation in subjects with normal weight obesity and its association with body fat: an 18 F-FDG-PET/CT study","title-short":"Subclinical vascular inflammation in subjects with normal weight obesity and its association with body fat","volume":"13","author":[{"family":"Kang","given":"Shinae"},{"family":"Kyung","given":"Chanhee"},{"family":"Park","given":"Jong Suk"},{"family":"Kim","given":"Sohee"},{"family":"Lee","given":"Seung-Pyo"},{"family":"Kim","given":"Min Kyung"},{"family":"Kim","given":"Hye Kyung"},{"family":"Kim","given":"Kyung Rae"},{"family":"Jeon","given":"Tae Joo"},{"family":"Ahn","given":"Chul Woo"}],"issued":{"date-parts":[["2014",4,4]]}}},{"id":511,"uris":["http://zotero.org/users/19172719/items/2EIBSZFW"],"itemData":{"id":511,"type":"article-journal","abstract":"Objective This study investigated the number of Korean adults who had a normal body mass index (BMI) but high body-fat percentage (BF%) and determined their increased risk factors for cardiovascular diseases, including high blood pressure, hyperglycemia, and dyslipidemia. Design and Methods This cross-sectional study was based on 12,386 subjects (6,534 men and 5,852 women), with a normal BMI, between 30 and 49 years of age. Subjects were categorized into two groups by BF% (normal BF% group, BF% &lt;25 for men, and BF% &lt;30 for women; high BF(%) group, BF% ≥25 for men, and BF% ≥30 for women). Results The proportion of subjects with a normal BMI and high BF% was 12.7% (n = 1,572; 291 [4.5%] men and 1,281 [21.9%] women). Subjects with a high BF% had a significantly higher prevalence of high blood pressure (men only), hyperglycemia, and dyslipidemia. Multiple logistic regression analyses revealed that subjects with a normal BMI and high BF% had a 1.63 (adjusted odds ratio, 95% confidence interval: 1.21–2.19) in men and 1.56 (adjusted odds ratio, 95% confidence interval: 1.36–1.80) in women increased risk of one or more cardiovascular risk factors compared to subjects in the normal BMI and normal BF% group, even after adjusting for abdominal obesity. Conclusion High BF% is associated with a high cardiometabolic risks, regardless of abdominal obesity, in normal-weight Korean adults. Thus, follow-up screening of those with a high BF% may be necessary to detect and prevent cardiometabolic diseases, particularly for women with a normal BMI.","container-title":"Obesity","DOI":"10.1002/oby.20020","ISSN":"1930-739X","issue":"8","language":"en","license":"Copyright © 2012 The Obesity Society","note":"_eprint: https://onlinelibrary.wiley.com/doi/pdf/10.1002/oby.20020","page":"1571-1577","source":"Wiley Online Library","title":"Implication of high-body-fat percentage on cardiometabolic risk in middle-aged, healthy, normal-weight adults","volume":"21","author":[{"family":"Kim","given":"Ji Young"},{"family":"Han","given":"Sang-Hwan"},{"family":"Yang","given":"Bong-Min"}],"issued":{"date-parts":[["2013"]]}}},{"id":509,"uris":["http://zotero.org/users/19172719/items/UMQMHSXV"],"itemData":{"id":509,"type":"article-journal","abstract":"BACKGROUND AND AIMS: Nearly 25% of normal weight individuals display abnormal metabolic profiles associated with obesity. As a wide range in body fat percentage (%BF) exists for BMI-defined normal weight individuals, we investigated whether elevated %BF (determined using DXA) was associated with cardiometabolic dysregulation among 977 normal weight subjects (192 men, 785 women) from the Canadian province of Newfoundland and Labrador.\nMETHODS AND RESULTS: BMI and %BF were measured after a 12-h fasting period. Cardiometabolic abnormalities considered included elevated triglyceride, glucose and hsCRP levels, decreased HDL cholesterol, insulin resistance, and hypertension. Subjects were classified as metabolically healthy (0 or 1 cardiometabolic abnormality) or abnormal (≥2 cardiometabolic abnormalities) and divided into sex-specific %BF tertiles as follows: low (≤15.2% men, ≤29.7% women), medium (15.3-20.7%% men, 29.8-34.9%% women) and high (≥20.8% men, ≥35.0% women). The prevalence of the metabolically abnormal phenotype was higher among medium and high %BF subjects (12.0% and 19.5%, respectively) compared to the low group (7.4%; p &lt; 0.05). Furthermore, the odds of being metabolically abnormal were 1.61 (95% CI 0.94-2.77) for medium %BF subjects compared to the low group and nearly tripled for high %BF subjects (OR 2.73, 95% CI 1.63-4.86). ORs remained significant after further adjustment for waist circumference.\nCONCLUSION: Our findings indicate that those with elevated %BF are at increased risk of developing cardiometabolic disease despite having a normal BMI. Future development of adequate screening tools to identify these individuals is crucial to the prevention of obesity-associated disease.","container-title":"Nutrition, metabolism, and cardiovascular diseases: NMCD","DOI":"10.1016/j.numecd.2010.11.009","ISSN":"1590-3729","issue":"9","journalAbbreviation":"Nutr Metab Cardiovasc Dis","language":"eng","page":"741-747","PMID":"21215604","source":"PubMed","title":"Body fat percentage is associated with cardiometabolic dysregulation in BMI-defined normal weight subjects","volume":"22","author":[{"family":"Shea","given":"J. L."},{"family":"King","given":"M. T. C."},{"family":"Yi","given":"Y."},{"family":"Gulliver","given":"W."},{"family":"Sun","given":"G."}],"issued":{"date-parts":[["2012",9]]}}}],"schema":"https://github.com/citation-style-language/schema/raw/master/csl-citation.json"} </w:instrText>
      </w:r>
      <w:r w:rsidR="000A0B81" w:rsidRPr="00BC10BF">
        <w:rPr>
          <w:rFonts w:ascii="Arial" w:hAnsi="Arial" w:cs="Arial"/>
        </w:rPr>
        <w:fldChar w:fldCharType="separate"/>
      </w:r>
      <w:r w:rsidR="008E0375" w:rsidRPr="00BC10BF">
        <w:rPr>
          <w:rFonts w:ascii="Arial" w:hAnsi="Arial" w:cs="Arial"/>
          <w:szCs w:val="24"/>
        </w:rPr>
        <w:t>(10–12)</w:t>
      </w:r>
      <w:r w:rsidR="000A0B81" w:rsidRPr="00BC10BF">
        <w:rPr>
          <w:rFonts w:ascii="Arial" w:hAnsi="Arial" w:cs="Arial"/>
        </w:rPr>
        <w:fldChar w:fldCharType="end"/>
      </w:r>
      <w:r w:rsidR="000A0B81" w:rsidRPr="00BC10BF">
        <w:rPr>
          <w:rFonts w:ascii="Arial" w:hAnsi="Arial" w:cs="Arial"/>
        </w:rPr>
        <w:t xml:space="preserve">. </w:t>
      </w:r>
      <w:r w:rsidR="00564289" w:rsidRPr="00BC10BF">
        <w:rPr>
          <w:rFonts w:ascii="Arial" w:hAnsi="Arial" w:cs="Arial"/>
        </w:rPr>
        <w:t xml:space="preserve">Because </w:t>
      </w:r>
      <w:r w:rsidR="0071302C">
        <w:rPr>
          <w:rFonts w:ascii="Arial" w:hAnsi="Arial" w:cs="Arial"/>
        </w:rPr>
        <w:t>BMI-based</w:t>
      </w:r>
      <w:r w:rsidRPr="00BC10BF">
        <w:rPr>
          <w:rFonts w:ascii="Arial" w:hAnsi="Arial" w:cs="Arial"/>
        </w:rPr>
        <w:t xml:space="preserve"> screening classifies these individuals as low risk, m</w:t>
      </w:r>
      <w:r w:rsidR="00F12EA4" w:rsidRPr="00BC10BF">
        <w:rPr>
          <w:rFonts w:ascii="Arial" w:hAnsi="Arial" w:cs="Arial"/>
        </w:rPr>
        <w:t>any</w:t>
      </w:r>
      <w:r w:rsidR="008529BC" w:rsidRPr="00BC10BF">
        <w:rPr>
          <w:rFonts w:ascii="Arial" w:hAnsi="Arial" w:cs="Arial"/>
        </w:rPr>
        <w:t xml:space="preserve"> remain</w:t>
      </w:r>
      <w:r w:rsidR="00FB40B8" w:rsidRPr="00BC10BF">
        <w:rPr>
          <w:rFonts w:ascii="Arial" w:hAnsi="Arial" w:cs="Arial"/>
        </w:rPr>
        <w:t xml:space="preserve"> clinically undiag</w:t>
      </w:r>
      <w:r w:rsidR="002B1895" w:rsidRPr="00BC10BF">
        <w:rPr>
          <w:rFonts w:ascii="Arial" w:hAnsi="Arial" w:cs="Arial"/>
        </w:rPr>
        <w:t xml:space="preserve">nosed </w:t>
      </w:r>
      <w:r w:rsidR="00FB40B8" w:rsidRPr="00BC10BF">
        <w:rPr>
          <w:rFonts w:ascii="Arial" w:hAnsi="Arial" w:cs="Arial"/>
        </w:rPr>
        <w:fldChar w:fldCharType="begin"/>
      </w:r>
      <w:r w:rsidR="008E0375" w:rsidRPr="00BC10BF">
        <w:rPr>
          <w:rFonts w:ascii="Arial" w:hAnsi="Arial" w:cs="Arial"/>
        </w:rPr>
        <w:instrText xml:space="preserve"> ADDIN ZOTERO_ITEM CSL_CITATION {"citationID":"JzvN9WAW","properties":{"formattedCitation":"(13,14)","plainCitation":"(13,14)","noteIndex":0},"citationItems":[{"id":198,"uris":["http://zotero.org/users/19172719/items/4IVPNZEZ"],"itemData":{"id":198,"type":"article-journal","abstract":"Normal-weight obesity (NWO) has been shown to be associated with cardiometabolic dysfunction. However, little is known regarding this potential relationship in early adulthood. The aim of this study was to investigate the associations between NWO and cardiometabolic risk factors in a large population of Colombian young adults. A cross-sectional study was conducted on 1354 subjects (61% women), aged from 18 to 30. Anthropometric data, including body mass index (BMI) and waist circumference (WC), were estimated, and the percentage of fat mass was measured through bioelectrical impedance analysis (BIA). Muscular fitness was determined by using a handgrip strength test and normalized grip strength (NGS = handgrip (kg)/body mass (kg)). A cardiometabolic risk Z-score was derived by assessing WC, triglycerides, high-density lipoprotein cholesterol (HDL-C) cholesterol, fasting glucose, and systolic blood pressure. NWO was defined by the combination of excess %BF (over 25.5% for men and 38.9% for women) and a BMI &lt; 25 kg/m(2). The overall prevalence of NWO was 29.1%. Subjects with NWO have an increased risk of cardiometabolic risk compared to the normal-weight lean group (OR = 3.10). Moreover, NWO was associated with an increased risk of presenting low HDL-C (OR = 2.34), high abdominal obesity (OR = 7.27), and low NGS (OR = 3.30), p &lt; 0.001. There is a high prevalence of NWO in American Latin young adults and this condition is associated with an increased cardiovascular risk, high blood pressure, low HDL-C, high abdominal obesity, and low muscular strength early in life. Screening for adiposity in subjects with a normal BMI could help to identify young adults at a high risk of cardiometabolic abnormalities.","container-title":"Nutrients","DOI":"10.3390/nu12041106","ISSN":"2072-6643","issue":"4","journalAbbreviation":"Nutrients","language":"English","note":"number-of-pages: 13\npublisher-place: Basel\nWeb of Science ID: WOS:000531831300226","page":"1106","publisher":"MDPI","source":"Clarivate Analytics Web of Science","title":"Normal-Weight Obesity Is Associated with Increased Cardiometabolic Risk in Young Adults","volume":"12","author":[{"family":"Correa-Rodriguez","given":"Maria"},{"family":"Gonzalez-Ruiz","given":"Katherine"},{"family":"Rincon-Pabon","given":"David"},{"family":"Izquierdo","given":"Mikel"},{"family":"Garcia-Hermoso","given":"Antonio"},{"family":"Agostinis-Sobrinho","given":"Cesar"},{"family":"Sanchez-Capacho","given":"Nohora"},{"family":"America Roa-Cubaque","given":"Marcela"},{"family":"Ramirez-Velez","given":"Robinson"}],"issued":{"date-parts":[["2020",4]]}}},{"id":287,"uris":["http://zotero.org/users/19172719/items/X57L2FKS"],"itemData":{"id":287,"type":"article-journal","abstract":"OBJECTIVE: To evaluate the prevalence of excessive adiposity among normal-weight individuals, and their cardiometabolic risk.\nMETHODS: This cross-sectional study included 3,001 participants (ages 20-95, 52% men, BMI 28.0 ± 5.5 kg/m2) who completed an anthropometric evaluation, dual x-ray absorptiometry (DXA) scan to measure body composition, and cardiometabolic blood markers. Excess adiposity was defined as ≥25% for men and ≥ 35% for women.\nRESULTS: Of the entire study participants, 967 were in normal BMI (18.5-24.9 kg/m2) with a wide body fat distribution (4-49%). Of them, 26% of men and 38% of women were classified with excess adiposity. As compared to normal-weight lean participants, normal-weight obese men and women had higher triglycerides (76.5 ± 37.3 vs. 101.2 ± 50.3 mg/dL, p = 0.004 and 84 ± 44.2 vs. 101.4 ± 91.1 mg/dL, p = 0.030; respectively) and elevated low-density lipoprotein cholesterol (103.3 ± 31.7 vs. 119.6 ± 45.5 mg/dL, p = 0.011) and total cholesterol (171.5 ± 40.3 vs. 190.2 ± 39 mg/dL, p = 0.007) for men only. Among NWO, abdominal circumference was prevalent in 60% of the females with NWO (≥88 cm), but only in 4% of males (≥102 cm).\nCONCLUSION: Higher adiposity, even within normal weight, increases cardiometabolic risk, and abdominal waist circumference misclassified obesity in normal-weight individuals. This study highlights the need for a body composition evaluation to determine cardiometabolic risk for adults with normal body weight.","container-title":"Frontiers in Nutrition","DOI":"10.3389/fnut.2023.1173488","ISSN":"2296-861X","journalAbbreviation":"Front Nutr","language":"eng","page":"1173488","PMID":"37360304","PMCID":"PMC10287971","source":"PubMed","title":"The paradox of obesity with normal weight; a cross-sectional study","volume":"10","author":[{"family":"Lahav","given":"Yair"},{"family":"Kfir","given":"Aviv"},{"family":"Gepner","given":"Yftach"}],"issued":{"date-parts":[["2023"]]}}}],"schema":"https://github.com/citation-style-language/schema/raw/master/csl-citation.json"} </w:instrText>
      </w:r>
      <w:r w:rsidR="00FB40B8" w:rsidRPr="00BC10BF">
        <w:rPr>
          <w:rFonts w:ascii="Arial" w:hAnsi="Arial" w:cs="Arial"/>
        </w:rPr>
        <w:fldChar w:fldCharType="separate"/>
      </w:r>
      <w:r w:rsidR="008E0375" w:rsidRPr="00BC10BF">
        <w:rPr>
          <w:rFonts w:ascii="Arial" w:hAnsi="Arial" w:cs="Arial"/>
        </w:rPr>
        <w:t>(13,14)</w:t>
      </w:r>
      <w:r w:rsidR="00FB40B8" w:rsidRPr="00BC10BF">
        <w:rPr>
          <w:rFonts w:ascii="Arial" w:hAnsi="Arial" w:cs="Arial"/>
        </w:rPr>
        <w:fldChar w:fldCharType="end"/>
      </w:r>
      <w:r w:rsidR="00FB40B8" w:rsidRPr="00BC10BF">
        <w:rPr>
          <w:rFonts w:ascii="Arial" w:hAnsi="Arial" w:cs="Arial"/>
        </w:rPr>
        <w:t>.</w:t>
      </w:r>
      <w:r w:rsidR="00DD4B5B" w:rsidRPr="00BC10BF">
        <w:rPr>
          <w:rFonts w:ascii="Arial" w:hAnsi="Arial" w:cs="Arial"/>
        </w:rPr>
        <w:t xml:space="preserve"> </w:t>
      </w:r>
      <w:r w:rsidR="00A557C0" w:rsidRPr="00BC10BF">
        <w:rPr>
          <w:rFonts w:ascii="Arial" w:hAnsi="Arial" w:cs="Arial"/>
        </w:rPr>
        <w:t>In Bangladesh</w:t>
      </w:r>
      <w:r w:rsidR="00692978" w:rsidRPr="00BC10BF">
        <w:rPr>
          <w:rFonts w:ascii="Arial" w:hAnsi="Arial" w:cs="Arial"/>
        </w:rPr>
        <w:t xml:space="preserve"> (</w:t>
      </w:r>
      <w:r w:rsidR="00C478FA" w:rsidRPr="00BC10BF">
        <w:rPr>
          <w:rFonts w:ascii="Arial" w:hAnsi="Arial" w:cs="Arial"/>
          <w:b/>
          <w:bCs/>
        </w:rPr>
        <w:t>Figure 1</w:t>
      </w:r>
      <w:r w:rsidR="00692978" w:rsidRPr="00BC10BF">
        <w:rPr>
          <w:rFonts w:ascii="Arial" w:hAnsi="Arial" w:cs="Arial"/>
        </w:rPr>
        <w:t>)</w:t>
      </w:r>
      <w:r w:rsidR="00A557C0" w:rsidRPr="00BC10BF">
        <w:rPr>
          <w:rFonts w:ascii="Arial" w:hAnsi="Arial" w:cs="Arial"/>
        </w:rPr>
        <w:t xml:space="preserve">, </w:t>
      </w:r>
      <w:r w:rsidR="00564289" w:rsidRPr="00BC10BF">
        <w:rPr>
          <w:rFonts w:ascii="Arial" w:hAnsi="Arial" w:cs="Arial"/>
        </w:rPr>
        <w:t xml:space="preserve">cardiometabolic risk reflects </w:t>
      </w:r>
      <w:r w:rsidR="00720DB0" w:rsidRPr="00BC10BF">
        <w:rPr>
          <w:rFonts w:ascii="Arial" w:hAnsi="Arial" w:cs="Arial"/>
        </w:rPr>
        <w:t xml:space="preserve">the </w:t>
      </w:r>
      <w:r w:rsidR="00A557C0" w:rsidRPr="00BC10BF">
        <w:rPr>
          <w:rFonts w:ascii="Arial" w:hAnsi="Arial" w:cs="Arial"/>
        </w:rPr>
        <w:t>interact</w:t>
      </w:r>
      <w:r w:rsidR="00564289" w:rsidRPr="00BC10BF">
        <w:rPr>
          <w:rFonts w:ascii="Arial" w:hAnsi="Arial" w:cs="Arial"/>
        </w:rPr>
        <w:t>ion of biological factors</w:t>
      </w:r>
      <w:r w:rsidR="00EA0A20" w:rsidRPr="00BC10BF">
        <w:rPr>
          <w:rFonts w:ascii="Arial" w:hAnsi="Arial" w:cs="Arial"/>
        </w:rPr>
        <w:t xml:space="preserve"> </w:t>
      </w:r>
      <w:r w:rsidR="00BE3848" w:rsidRPr="00BC10BF">
        <w:rPr>
          <w:rFonts w:ascii="Arial" w:hAnsi="Arial" w:cs="Arial"/>
        </w:rPr>
        <w:t>(</w:t>
      </w:r>
      <w:r w:rsidR="00EA0A20" w:rsidRPr="00BC10BF">
        <w:rPr>
          <w:rFonts w:ascii="Arial" w:hAnsi="Arial" w:cs="Arial"/>
        </w:rPr>
        <w:t>dyslipidemia, obesity</w:t>
      </w:r>
      <w:r w:rsidR="00BE3848" w:rsidRPr="00BC10BF">
        <w:rPr>
          <w:rFonts w:ascii="Arial" w:hAnsi="Arial" w:cs="Arial"/>
        </w:rPr>
        <w:t>)</w:t>
      </w:r>
      <w:r w:rsidR="00720DB0" w:rsidRPr="00BC10BF">
        <w:rPr>
          <w:rFonts w:ascii="Arial" w:hAnsi="Arial" w:cs="Arial"/>
        </w:rPr>
        <w:t>,</w:t>
      </w:r>
      <w:r w:rsidR="00BE3848" w:rsidRPr="00BC10BF">
        <w:rPr>
          <w:rFonts w:ascii="Arial" w:hAnsi="Arial" w:cs="Arial"/>
        </w:rPr>
        <w:t xml:space="preserve"> behavioural factors (</w:t>
      </w:r>
      <w:r w:rsidR="00EA0A20" w:rsidRPr="00BC10BF">
        <w:rPr>
          <w:rFonts w:ascii="Arial" w:hAnsi="Arial" w:cs="Arial"/>
        </w:rPr>
        <w:t>high-fat diet</w:t>
      </w:r>
      <w:r w:rsidR="00720DB0" w:rsidRPr="00BC10BF">
        <w:rPr>
          <w:rFonts w:ascii="Arial" w:hAnsi="Arial" w:cs="Arial"/>
        </w:rPr>
        <w:t>,</w:t>
      </w:r>
      <w:r w:rsidR="00A557C0" w:rsidRPr="00BC10BF">
        <w:rPr>
          <w:rFonts w:ascii="Arial" w:hAnsi="Arial" w:cs="Arial"/>
        </w:rPr>
        <w:t xml:space="preserve"> tobacco use, </w:t>
      </w:r>
      <w:r w:rsidR="00EA0A20" w:rsidRPr="00BC10BF">
        <w:rPr>
          <w:rFonts w:ascii="Arial" w:hAnsi="Arial" w:cs="Arial"/>
        </w:rPr>
        <w:t>physical inactivity),</w:t>
      </w:r>
      <w:r w:rsidR="00720DB0" w:rsidRPr="00BC10BF">
        <w:rPr>
          <w:rFonts w:ascii="Arial" w:hAnsi="Arial" w:cs="Arial"/>
        </w:rPr>
        <w:t xml:space="preserve"> </w:t>
      </w:r>
      <w:r w:rsidR="00A557C0" w:rsidRPr="00BC10BF">
        <w:rPr>
          <w:rFonts w:ascii="Arial" w:hAnsi="Arial" w:cs="Arial"/>
        </w:rPr>
        <w:t>and environmental factors like air pollution</w:t>
      </w:r>
      <w:r w:rsidR="005F3872" w:rsidRPr="00BC10BF">
        <w:rPr>
          <w:rFonts w:ascii="Arial" w:hAnsi="Arial" w:cs="Arial"/>
        </w:rPr>
        <w:t xml:space="preserve"> </w:t>
      </w:r>
      <w:r w:rsidR="005F3872" w:rsidRPr="00BC10BF">
        <w:rPr>
          <w:rFonts w:ascii="Arial" w:hAnsi="Arial" w:cs="Arial"/>
        </w:rPr>
        <w:fldChar w:fldCharType="begin"/>
      </w:r>
      <w:r w:rsidR="008E0375" w:rsidRPr="00BC10BF">
        <w:rPr>
          <w:rFonts w:ascii="Arial" w:hAnsi="Arial" w:cs="Arial"/>
        </w:rPr>
        <w:instrText xml:space="preserve"> ADDIN ZOTERO_ITEM CSL_CITATION {"citationID":"8sprO5u3","properties":{"formattedCitation":"(15,16)","plainCitation":"(15,16)","noteIndex":0},"citationItems":[{"id":788,"uris":["http://zotero.org/users/19172719/items/7KAY5V7I"],"itemData":{"id":788,"type":"article-journal","abstract":"BackgroundCardiovascular diseases (CVDs) are the leading cause of mortality and are among the foremost causes of disability globally. CVD burden has continued to increase in most countries since 1990, with trends driven by changing exposures to harmful risk factors, population growth, and population aging.ObjectivesWe report estimates of global, national, and subnational CVD burden, including 18 subdiseases and 12 associated modifiable risk factors. We analyzed change in CVD burden from 1990 to 2023 and identified drivers of change including population growth, population aging, and risk factor exposure.MethodsThe Global Burden of Disease (GBD) 2023 study, a multinational collaborative research study, quantified burden due to 375 diseases including CVD burden and identified drivers of change from 1990 to 2023 using all available data and statistical models. GBD 2023 estimated the population-level burden of diseases in 204 countries and territories from 1990 to 2023.ResultsCVDs were the leading cause of disability-adjusted life years (DALYs) and deaths estimated in the GBD. As of 2023, there were 437 million (95% UI: 401 to 465 million) CVD DALYs globally, a 1.4-fold increase from the number in 1990 of 320 million (292 to 344 million). Ischemic heart disease, intracerebral hemorrhage, ischemic stroke, and hypertensive heart disease were the leading cardiovascular causes of DALYs in 2023 globally. As of 2023, age-standardized CVD DALY rates were highest in low and low-middle Socio-demographic Index (SDI) settings and lowest in high SDI settings. The number of CVD deaths increased globally from 13.1 million (95% UI: 12.2 to 14.0 million) in 1990 to 19.2 million (95% UI: 17.4 to 20.4 million) in 2023. The number of prevalent cases of CVD more than doubled since 1990, with 311 million (95% UI: 294 to 333 million) prevalent cases of CVD in 1990 and 626 million (95% UI: 591 to 672 million) prevalent cases in 2023 globally. A total of 79.6% (95% UI: 75.7% to 82.5%) of CVD burden is attributable to modifiable risk factors 347 million [95% UI: 318 to 373 million] DALYs in 2023). Globally, high systolic blood pressure, dietary risks, high low-density lipoprotein cholesterol, and air pollution were the modifiable risks responsible for most attributable CVD burden in 2023. Since 1990, changes in exposure to modifiable risk factors have had mixed effects on CVD burden, with increases in high body mass index, high fasting plasma glucose, and low physical activity leading to higher burden, while reductions in tobacco usage have mitigated some of these increases. Population growth and population aging were the main drivers of the increasing burden since 1990, adding 128 million (95% UI: 115 to 139 million) and 139 million (95% UI: 126 to 151 million) CVD DALYs to the increase in CVD burden since 1990.ConclusionsCVD remains the leading cause of disease burden and death worldwide with the greatest burden in low, low-middle, and middle SDI regions. Large variation exists in CVD burden even for countries at similar levels of development, a gap explained substantially by known, modifiable risk factors that are inadequately controlled. The decades-long increase in CVD burden was the result of population growth, population aging, and increased exposure to a subset of risk factors led by metabolic risks. Countries will need to adopt effective health system and public health strategies if they are to progress in achieving global goals to reduce the burden of CVD.","container-title":"JACC","DOI":"10.1016/j.jacc.2025.08.015","issue":"22","page":"2167-2243","publisher":"American College of Cardiology Foundation","source":"jacc.org (Atypon)","title":"Global, Regional, and National Burden of Cardiovascular Diseases and Risk Factors in 204 Countries and Territories, 1990-2023","volume":"86","author":[{"literal":"Global Burden of Cardiovascular Diseases and Risks 2023 Collaborators"}],"issued":{"date-parts":[["2025",12,2]]}}},{"id":789,"uris":["http://zotero.org/users/19172719/items/ZNRZH9ZW"],"itemData":{"id":789,"type":"article-journal","abstract":"Ever rising prevalence of Cardiovascular Diseases (CVD) is a major challenge for the health sector in Bangladesh. This study aimed to explore the prevalence of CVD and sociodemographic and lifestyle factors associated with it in Bangladesh. The data were collected through a cross-sectional survey following a two-stage cluster random sampling procedure. The present analysis was performed among 12,338 respondents aged ≥35 years, selected from rural areas and urban slums. Information was gathered using a structured questionnaire, whereas measurements were taken using standardized procedures. Logistic regression with exchangeable correlation structure among clusters was executed to explore the association. About 30% of participants had hypertension, 5% diabetes, 20% obesity; 77% were either smokers or consumed smokeless tobacco, and 28% were physically inactive. The prevalence of CVD was 4.5% (stroke: 1.8% and heart diseases: 3.2%). After adjusting for potential confounders, hypertension, diabetes, body mass index, extra salt intake, daily sleep, tiredness, age, gender, occupation, administrative division, and wealth quintile were found to be significantly associated with CVD. The study highlighted that the prevalence of CVD is high in Bangladesh, and its associated risk factors such as hypertension and diabetes are on the rise, especially in the older population, women, and high-income groups. Therefore, immediate public health intervention is warranted to address the issue.","container-title":"Journal of Epidemiology and Global Health","DOI":"10.2991/jegh.k.190531.001","ISSN":"2210-6006","issue":"3","journalAbbreviation":"J Epidemiol Glob Health","page":"176-184","PMID":"31529935","PMCID":"PMC7310816","source":"PubMed Central","title":"Prevalence and Risk Factors of Cardiovascular Diseases among Bangladeshi Adults: Findings from a Cross-sectional Study","title-short":"Prevalence and Risk Factors of Cardiovascular Diseases among Bangladeshi Adults","volume":"9","author":[{"family":"Khanam","given":"Fouzia"},{"family":"Hossain","given":"Md. Belal"},{"family":"Mistry","given":"Sabuj Kanti"},{"family":"Afsana","given":"Kaosar"},{"family":"Rahman","given":"Mahfuzar"}],"issued":{"date-parts":[["2019",9]]}}}],"schema":"https://github.com/citation-style-language/schema/raw/master/csl-citation.json"} </w:instrText>
      </w:r>
      <w:r w:rsidR="005F3872" w:rsidRPr="00BC10BF">
        <w:rPr>
          <w:rFonts w:ascii="Arial" w:hAnsi="Arial" w:cs="Arial"/>
        </w:rPr>
        <w:fldChar w:fldCharType="separate"/>
      </w:r>
      <w:r w:rsidR="008E0375" w:rsidRPr="00BC10BF">
        <w:rPr>
          <w:rFonts w:ascii="Arial" w:hAnsi="Arial" w:cs="Arial"/>
        </w:rPr>
        <w:t>(15,16)</w:t>
      </w:r>
      <w:r w:rsidR="005F3872" w:rsidRPr="00BC10BF">
        <w:rPr>
          <w:rFonts w:ascii="Arial" w:hAnsi="Arial" w:cs="Arial"/>
        </w:rPr>
        <w:fldChar w:fldCharType="end"/>
      </w:r>
      <w:r w:rsidR="00A557C0" w:rsidRPr="00BC10BF">
        <w:rPr>
          <w:rFonts w:ascii="Arial" w:hAnsi="Arial" w:cs="Arial"/>
        </w:rPr>
        <w:t>.</w:t>
      </w:r>
      <w:r w:rsidR="00720DB0" w:rsidRPr="00BC10BF">
        <w:rPr>
          <w:rFonts w:ascii="Arial" w:hAnsi="Arial" w:cs="Arial"/>
        </w:rPr>
        <w:t xml:space="preserve"> These risks are</w:t>
      </w:r>
      <w:r w:rsidR="002B1895" w:rsidRPr="00BC10BF">
        <w:rPr>
          <w:rFonts w:ascii="Arial" w:hAnsi="Arial" w:cs="Arial"/>
        </w:rPr>
        <w:t xml:space="preserve"> further </w:t>
      </w:r>
      <w:r w:rsidR="00720DB0" w:rsidRPr="00BC10BF">
        <w:rPr>
          <w:rFonts w:ascii="Arial" w:hAnsi="Arial" w:cs="Arial"/>
        </w:rPr>
        <w:t xml:space="preserve"> amplified by rapid, unplanned urbanization, soc</w:t>
      </w:r>
      <w:r w:rsidR="002B1895" w:rsidRPr="00BC10BF">
        <w:rPr>
          <w:rFonts w:ascii="Arial" w:hAnsi="Arial" w:cs="Arial"/>
        </w:rPr>
        <w:t xml:space="preserve">ioeconomic deprivation, and constrained health system capacity </w:t>
      </w:r>
      <w:r w:rsidR="00F929B1" w:rsidRPr="00BC10BF">
        <w:rPr>
          <w:rFonts w:ascii="Arial" w:hAnsi="Arial" w:cs="Arial"/>
        </w:rPr>
        <w:fldChar w:fldCharType="begin"/>
      </w:r>
      <w:r w:rsidR="008E0375" w:rsidRPr="00BC10BF">
        <w:rPr>
          <w:rFonts w:ascii="Arial" w:hAnsi="Arial" w:cs="Arial"/>
        </w:rPr>
        <w:instrText xml:space="preserve"> ADDIN ZOTERO_ITEM CSL_CITATION {"citationID":"IizcpqXJ","properties":{"formattedCitation":"(17,18)","plainCitation":"(17,18)","noteIndex":0},"citationItems":[{"id":362,"uris":["http://zotero.org/users/19172719/items/P8BB2KTH"],"itemData":{"id":362,"type":"article-journal","abstract":"Purpose\nObesity has attained pandemic proportions across the world, and its prevalence in developing countries is also on the rise. Nevertheless, there is still a large gap in understanding the reasons behind a disproportionately high prevalence of diabetes as opposed to a lesser degree of obesity seen in individuals of South Asian origin. This research letter highlights the importance of identifying individuals with normal weight obesity, which may partially bridge this knowledge gap.\nMethods\nWe reviewed recently published evidence on normal weight obesity.\nFindings\nNormal weight obesity is a common public health problem and may be prevalent in up to one-third of individuals of certain Asian ethnicities. Literature is emerging on its pathophysiology and association with metabolic diseases, such as type 2 diabetes mellitus, hypertension, and dyslipidemia. More recently, normal weight obesity was also identified as an independent strong predictor of cardiovascular mortality. However, evidence is particularly lacking on its appropriate management.\nImplications\nNormal weight obesity is an underrecognized yet widely prevalent problem in individuals of Asian descent. Further research on pathogenic mechanisms, diagnostic modalities, and therapeutic options in individuals with normal weight obesity is needed to appropriately manage this condition.","container-title":"Clinical Therapeutics","DOI":"10.1016/j.clinthera.2019.05.016","ISSN":"0149-2918","issue":"8","journalAbbreviation":"Clinical Therapeutics","page":"1638-1642","source":"ScienceDirect","title":"Normal Weight Obesity: An Underrecognized Problem in Individuals of South Asian Descent","title-short":"Normal Weight Obesity","volume":"41","author":[{"family":"Kapoor","given":"Nitin"},{"family":"Furler","given":"John"},{"family":"Paul","given":"Thomas V."},{"family":"Thomas","given":"Nihal"},{"family":"Oldenburg","given":"Brian"}],"issued":{"date-parts":[["2019",8,1]]}}},{"id":428,"uris":["http://zotero.org/users/19172719/items/QLDZPJNR"],"itemData":{"id":428,"type":"article-journal","abstract":"Objective\nUrbanization is an important determinant of cardiovascular disease (CVD) risk. To determine location-based differences in CVD risk factors in India we performed studies among women in rural, urban-poor and urban middle-class locations.\n\nMethods\nPopulation-based cross-sectional studies in rural, urban-poor, and urban-middle class women (35–70y) were performed at multiple sites. We evaluated 6853 women (rural 2616, 5 sites; urban-poor 2008, 4 sites; urban middle-class 2229, 11 sites) for socioeconomic, lifestyle, anthropometric and biochemical risk factors. Descriptive statistics are reported.\n\nResults\nMean levels of body mass index (BMI), waist circumference, waist-hip ratio (WHR), systolic BP, fasting glucose and cholesterol in rural, urban-poor and urban-middle class women showed significantly increasing trends (ANOVAtrend, p &lt;0.001). Age-adjusted prevalence of diabetes and risk factors among rural, urban-poor and urban-middle class women, respectively was, diabetes (2.2, 9.3, 17.7%), overweight BMI ≥25 kg/m2 (22.5, 45.6, 57.4%), waist &gt;80 cm (28.3, 63.4, 61.9%), waist &gt;90 cm (8.4, 31.4, 38.2%), waist hip ratio (WHR) &gt;0.8 (60.4, 90.7, 88.5), WHR&gt;0.9 (13.0, 44.3, 56.1%), hypertension (31.6, 48.2, 59.0%) and hypercholesterolemia (13.5, 27.7, 37.4%) (Mantel Haenszel X2 ptrend &lt;0.01). Inverse trend was observed for tobacco use (41.6, 19.6, 9.4%). There was significant association of hypertension, hypercholesterolemia and diabetes with overweight and obesity (adjusted R2 0.89–0.99).\n\nConclusions\nThere are significant location based differences in cardiometabolic risk factors in India. The urban-middle class women have the highest risk compared to urban-poor and rural.","container-title":"PLoS ONE","DOI":"10.1371/journal.pone.0149437","ISSN":"1932-6203","issue":"2","journalAbbreviation":"PLoS One","page":"e0149437","PMID":"26881429","PMCID":"PMC4755555","source":"PubMed Central","title":"Disparities in Prevalence of Cardiometablic Risk Factors in Rural, Urban-Poor, and Urban-Middle Class Women in India","volume":"11","author":[{"family":"Mohan","given":"Indu"},{"family":"Gupta","given":"Rajeev"},{"family":"Misra","given":"Anoop"},{"family":"Sharma","given":"Krishna Kumar"},{"family":"Agrawal","given":"Aachu"},{"family":"Vikram","given":"Naval K."},{"family":"Sharma","given":"Vinita"},{"family":"Shrivastava","given":"Usha"},{"family":"Pandey","given":"Ravindra M."}],"issued":{"date-parts":[["2016",2,16]]}}}],"schema":"https://github.com/citation-style-language/schema/raw/master/csl-citation.json"} </w:instrText>
      </w:r>
      <w:r w:rsidR="00F929B1" w:rsidRPr="00BC10BF">
        <w:rPr>
          <w:rFonts w:ascii="Arial" w:hAnsi="Arial" w:cs="Arial"/>
        </w:rPr>
        <w:fldChar w:fldCharType="separate"/>
      </w:r>
      <w:r w:rsidR="008E0375" w:rsidRPr="00BC10BF">
        <w:rPr>
          <w:rFonts w:ascii="Arial" w:hAnsi="Arial" w:cs="Arial"/>
        </w:rPr>
        <w:t>(17,18)</w:t>
      </w:r>
      <w:r w:rsidR="00F929B1" w:rsidRPr="00BC10BF">
        <w:rPr>
          <w:rFonts w:ascii="Arial" w:hAnsi="Arial" w:cs="Arial"/>
        </w:rPr>
        <w:fldChar w:fldCharType="end"/>
      </w:r>
      <w:r w:rsidR="00F929B1" w:rsidRPr="00BC10BF">
        <w:rPr>
          <w:rFonts w:ascii="Arial" w:hAnsi="Arial" w:cs="Arial"/>
        </w:rPr>
        <w:t>.</w:t>
      </w:r>
      <w:r w:rsidR="001273C3" w:rsidRPr="00BC10BF">
        <w:rPr>
          <w:rFonts w:ascii="Arial" w:hAnsi="Arial" w:cs="Arial"/>
        </w:rPr>
        <w:t xml:space="preserve"> </w:t>
      </w:r>
      <w:r w:rsidR="00F929B1" w:rsidRPr="00BC10BF">
        <w:rPr>
          <w:rFonts w:ascii="Arial" w:hAnsi="Arial" w:cs="Arial"/>
        </w:rPr>
        <w:t xml:space="preserve"> </w:t>
      </w:r>
      <w:r w:rsidR="002B1895" w:rsidRPr="00BC10BF">
        <w:rPr>
          <w:rFonts w:ascii="Arial" w:hAnsi="Arial" w:cs="Arial"/>
        </w:rPr>
        <w:t>Together this</w:t>
      </w:r>
      <w:r w:rsidR="00EA0A20" w:rsidRPr="00BC10BF">
        <w:rPr>
          <w:rFonts w:ascii="Arial" w:hAnsi="Arial" w:cs="Arial"/>
        </w:rPr>
        <w:t xml:space="preserve"> complex</w:t>
      </w:r>
      <w:r w:rsidR="00564289" w:rsidRPr="00BC10BF">
        <w:rPr>
          <w:rFonts w:ascii="Arial" w:hAnsi="Arial" w:cs="Arial"/>
        </w:rPr>
        <w:t xml:space="preserve"> risk</w:t>
      </w:r>
      <w:r w:rsidR="00EA0A20" w:rsidRPr="00BC10BF">
        <w:rPr>
          <w:rFonts w:ascii="Arial" w:hAnsi="Arial" w:cs="Arial"/>
        </w:rPr>
        <w:t xml:space="preserve"> profile</w:t>
      </w:r>
      <w:r w:rsidR="002B1895" w:rsidRPr="00BC10BF">
        <w:rPr>
          <w:rFonts w:ascii="Arial" w:hAnsi="Arial" w:cs="Arial"/>
        </w:rPr>
        <w:t xml:space="preserve">, coupled with </w:t>
      </w:r>
      <w:r w:rsidR="00EA0A20" w:rsidRPr="00BC10BF">
        <w:rPr>
          <w:rFonts w:ascii="Arial" w:hAnsi="Arial" w:cs="Arial"/>
        </w:rPr>
        <w:t>low awareness</w:t>
      </w:r>
      <w:r w:rsidR="005F3872" w:rsidRPr="00BC10BF">
        <w:rPr>
          <w:rFonts w:ascii="Arial" w:hAnsi="Arial" w:cs="Arial"/>
        </w:rPr>
        <w:t xml:space="preserve">, </w:t>
      </w:r>
      <w:r w:rsidR="00EA0A20" w:rsidRPr="00BC10BF">
        <w:rPr>
          <w:rFonts w:ascii="Arial" w:hAnsi="Arial" w:cs="Arial"/>
        </w:rPr>
        <w:t xml:space="preserve">and critical </w:t>
      </w:r>
      <w:r w:rsidR="00720DB0" w:rsidRPr="00BC10BF">
        <w:rPr>
          <w:rFonts w:ascii="Arial" w:hAnsi="Arial" w:cs="Arial"/>
        </w:rPr>
        <w:t>screening</w:t>
      </w:r>
      <w:r w:rsidR="00857D65" w:rsidRPr="00BC10BF">
        <w:rPr>
          <w:rFonts w:ascii="Arial" w:hAnsi="Arial" w:cs="Arial"/>
        </w:rPr>
        <w:t xml:space="preserve"> </w:t>
      </w:r>
      <w:r w:rsidR="002B1895" w:rsidRPr="00BC10BF">
        <w:rPr>
          <w:rFonts w:ascii="Arial" w:hAnsi="Arial" w:cs="Arial"/>
        </w:rPr>
        <w:t xml:space="preserve">gaps undermine the efficient </w:t>
      </w:r>
      <w:r w:rsidR="00EA0A20" w:rsidRPr="00BC10BF">
        <w:rPr>
          <w:rFonts w:ascii="Arial" w:hAnsi="Arial" w:cs="Arial"/>
        </w:rPr>
        <w:t>use of</w:t>
      </w:r>
      <w:r w:rsidR="00857D65" w:rsidRPr="00BC10BF">
        <w:rPr>
          <w:rFonts w:ascii="Arial" w:hAnsi="Arial" w:cs="Arial"/>
        </w:rPr>
        <w:t xml:space="preserve"> </w:t>
      </w:r>
      <w:r w:rsidR="002B1895" w:rsidRPr="00BC10BF">
        <w:rPr>
          <w:rFonts w:ascii="Arial" w:hAnsi="Arial" w:cs="Arial"/>
        </w:rPr>
        <w:t xml:space="preserve">scarce health </w:t>
      </w:r>
      <w:r w:rsidR="00857D65" w:rsidRPr="00BC10BF">
        <w:rPr>
          <w:rFonts w:ascii="Arial" w:hAnsi="Arial" w:cs="Arial"/>
        </w:rPr>
        <w:t>resources</w:t>
      </w:r>
      <w:r w:rsidR="00567B51" w:rsidRPr="00BC10BF">
        <w:rPr>
          <w:rFonts w:ascii="Arial" w:hAnsi="Arial" w:cs="Arial"/>
        </w:rPr>
        <w:t xml:space="preserve"> </w:t>
      </w:r>
      <w:r w:rsidR="00EA0A20" w:rsidRPr="00BC10BF">
        <w:rPr>
          <w:rFonts w:ascii="Arial" w:hAnsi="Arial" w:cs="Arial"/>
        </w:rPr>
        <w:t xml:space="preserve">for </w:t>
      </w:r>
      <w:r w:rsidR="00DD4B5B" w:rsidRPr="00BC10BF">
        <w:rPr>
          <w:rFonts w:ascii="Arial" w:hAnsi="Arial" w:cs="Arial"/>
        </w:rPr>
        <w:t>identify</w:t>
      </w:r>
      <w:r w:rsidR="00EA0A20" w:rsidRPr="00BC10BF">
        <w:rPr>
          <w:rFonts w:ascii="Arial" w:hAnsi="Arial" w:cs="Arial"/>
        </w:rPr>
        <w:t>ing</w:t>
      </w:r>
      <w:r w:rsidR="00DD4B5B" w:rsidRPr="00BC10BF">
        <w:rPr>
          <w:rFonts w:ascii="Arial" w:hAnsi="Arial" w:cs="Arial"/>
        </w:rPr>
        <w:t xml:space="preserve"> </w:t>
      </w:r>
      <w:r w:rsidR="002B1895" w:rsidRPr="00BC10BF">
        <w:rPr>
          <w:rFonts w:ascii="Arial" w:hAnsi="Arial" w:cs="Arial"/>
        </w:rPr>
        <w:t xml:space="preserve">individuals at </w:t>
      </w:r>
      <w:r w:rsidR="00DD4B5B" w:rsidRPr="00BC10BF">
        <w:rPr>
          <w:rFonts w:ascii="Arial" w:hAnsi="Arial" w:cs="Arial"/>
        </w:rPr>
        <w:t>high</w:t>
      </w:r>
      <w:r w:rsidR="00857D65" w:rsidRPr="00BC10BF">
        <w:rPr>
          <w:rFonts w:ascii="Arial" w:hAnsi="Arial" w:cs="Arial"/>
        </w:rPr>
        <w:t xml:space="preserve"> cardiometabolic risk</w:t>
      </w:r>
      <w:r w:rsidR="00857D65" w:rsidRPr="00BC10BF">
        <w:rPr>
          <w:rFonts w:ascii="Arial" w:hAnsi="Arial" w:cs="Arial"/>
        </w:rPr>
        <w:fldChar w:fldCharType="begin"/>
      </w:r>
      <w:r w:rsidR="008E0375" w:rsidRPr="00BC10BF">
        <w:rPr>
          <w:rFonts w:ascii="Arial" w:hAnsi="Arial" w:cs="Arial"/>
        </w:rPr>
        <w:instrText xml:space="preserve"> ADDIN ZOTERO_ITEM CSL_CITATION {"citationID":"OITgccrN","properties":{"formattedCitation":"(19,20)","plainCitation":"(19,20)","noteIndex":0},"citationItems":[{"id":623,"uris":["http://zotero.org/users/19172719/items/Y4BJUT3H","http://zotero.org/users/19172719/items/M6UC9M6H"],"itemData":{"id":623,"type":"article-journal","abstract":"Background: There is scant research examining income-based inequalities in risk factors of non-communicable diseases (NCDs) and inequities of preventive care services across the South Asian population. Method(s): We conducted a cross-sectional study of 202,682 adults aged 18 or above in four South Asian countries: Bangladesh, India, Pakistan, and Sri Lanka. We combined South Asia Biobank (SAB) surveillance data with environmental mapping exposure and 24-h dietary recall to estimate income-based inequalities using concentration curves and concentration indices (CI) that measure the magnitude and directional inequality effects. We also computed the horizontal inequity index (HII) for need-standardised healthcare utilisation and advice by measuring the extent to which the distribution of health promotion advice matches the distribution of diet-related risk factor variables across the income distribution. We reported concentration index coefficients and standard errors. Result(s): Inequalities in exposure and diet-related risk factors of NCDs were observed. Underweight was concentrated amongst the poor (CI = - 0.16, SE = 0.005, p &lt; 0.001), while overweight and obesity were concentrated amongst the rich (CI = 0.11, SE = 0.003, p &lt; 0.001). Non-recommended intake of fats (CI = 0.04, SE = 0.003, p &lt; 0.001) and carbohydrates were concentrated amongst the rich (CI = 0.05, SE = 0.003, p &lt; 0.001), while non-recommended intake of free sugars (CI = - 0.05, SE = 0.004, p &lt; 0.001) and fruits and vegetables amongst the poor (CI = - 0.07, SE = 0.005, p &lt; 0.001). Exposure to unhealthy outlets was concentrated amongst the rich (CI = 0.02, SE = 0.002, p &lt; 0.001). There were persistent and pro-rich inequities in healthcare utilisation (HII = 0.02, SE = 0.002, p &lt; 0.001) and advice for salt reduction (HII = 0.02, SE = 0.004, p &lt; 0.001), fat reduction (HII = 0.02, SE = 0.004, p &lt; 0.001), healthy weight (HII = 0.03, SE = 0.006, p &lt; 0.001), and fruits and vegetables consumption (HII = 0.04, SE = 0.004, p &lt; 0.001). Conclusion(s): These findings indicate the need to address and mitigate income-based inequalities in diet-related risk factors of NCDs and underscore the need of policies directed at mitigating NCDs risk exposure and achieving improved and equitable access to healthcare.Copyright © The Author(s) 2025.","archive":"Embase Weekly Updates","archive_location":"2035912280","container-title":"BMC Medicine","DOI":"10.1186/s12916-025-04308-3","ISSN":"1741-7015 (electronic)","issue":"1","journalAbbreviation":"BMC Med.","language":"English","page":"504","publisher":"BioMed Central Ltd","publisher-place":"United Kingdom","title":"Income-based inequalities in risk factors of NCDs and inequities of preventive care services amongst 202,682 adults: a cross-sectional study of South Asia Biobank","volume":"23","author":[{"literal":"Andretti B."},{"literal":"Atanasova P."},{"literal":"Verdun Z."},{"literal":"Wellappuli N.T."},{"literal":"Pradeepa R."},{"literal":"Vasudevan S."},{"literal":"Tyagi A."},{"literal":"Ahsan A."},{"literal":"Hossain M.M."},{"literal":"Shamim A.A."},{"literal":"Akter F."},{"literal":"Mahmood S."},{"literal":"Athauda L."},{"literal":"Gamage M."},{"literal":"Kaluarachchi M."},{"literal":"Burgoine T."},{"literal":"Brage S."},{"literal":"Forouhi N.G."},{"literal":"Goon I."},{"literal":"Loh M."},{"literal":"Katulanda P."},{"literal":"Kasturiratne A."},{"literal":"Khawaja K.I."},{"literal":"Ahmad S."},{"literal":"Mridha M.K."},{"literal":"Jha V."},{"literal":"Anjana R.M."},{"literal":"Chambers J.C."},{"literal":"Frost G."},{"literal":"Sassi F."},{"literal":"Miraldo M."}],"issued":{"date-parts":[["2025"]]}}},{"id":792,"uris":["http://zotero.org/users/19172719/items/AGKYV92Y"],"itemData":{"id":792,"type":"article-journal","abstract":"Background Given the rising incidence of cardiovascular diseases (CVDs) in Bangladesh, an improved understanding of the epidemiology of CVD risk factors is needed. Therefore, we reviewed published studies on CVD modifiable risk factors e.g., Type 2 Diabetes Mellitus (T2DM), hypertension (HTN), dyslipidemia and smoking as well as studies on CVDs and conducted a meta-analysis of risk factors and disease prevalence. Methods We searched the GLOBAL HEALTH, MEDLINE, EMBASE ‘BanglaJol’ databases for all studies in English on CVDs and its associated modifiable risk factors. Random effects meta-analysis methods were used to estimate pooled prevalence. Results There were 74 eligible studies (outcome: T2DM = 32, HTN = 24, dyslipidaemia = 8 and smoking = 25; CVDs = 10). Due to high between study heterogeneity (p&lt;0.001, I2&gt; 95%) in the prevalence of CVD risk factors, we presented median and interquartile range (IQR) instead of the pooled estimates as the summary measures. Median (IQR) prevalence of T2DM, HTN, dyslipidemia and smoking were 5.9% (1.97%-8.25%); 15.1% (10.52%-17.60%); 34.35% (10.66%-48.50%) and 40.56% (0.80%-55.95%), respectively. The prevalence of T2DM and dyslipidemia were significantly higher in urban compared to rural populations (13.5 vs 6%, p&lt;0.001; 41.5 vs 30%, p = 0.007, respectively). Conclusions The prevalence of risk factors for CVDs is high in Bangladesh, more so in urban areas. Ageing of the population may be a factor but urbanization seems to have an influence, possibly related to changes in dietary and physical activity patterns. Further research, in particular longitudinal studies, is needed to explore the complex interaction of these factors and to inform policies and programs for the prevention and management of CVDs in Bangladesh.","container-title":"PLOS ONE","DOI":"10.1371/journal.pone.0160180","ISSN":"1932-6203","issue":"8","journalAbbreviation":"PLOS ONE","language":"en","page":"e0160180","publisher":"Public Library of Science","source":"PLoS Journals","title":"Prevalence of Risk Factors for Cardiovascular Diseases in Bangladesh: A Systematic Review and Meta-Analysis","title-short":"Prevalence of Risk Factors for Cardiovascular Diseases in Bangladesh","volume":"11","author":[{"family":"Fatema","given":"Kaniz"},{"family":"Zwar","given":"Nicholas Arnold"},{"family":"Milton","given":"Abul Hasnat"},{"family":"Ali","given":"Liaquat"},{"family":"Rahman","given":"Bayzidur"}],"issued":{"date-parts":[["2016",8,5]]}}}],"schema":"https://github.com/citation-style-language/schema/raw/master/csl-citation.json"} </w:instrText>
      </w:r>
      <w:r w:rsidR="00857D65" w:rsidRPr="00BC10BF">
        <w:rPr>
          <w:rFonts w:ascii="Arial" w:hAnsi="Arial" w:cs="Arial"/>
        </w:rPr>
        <w:fldChar w:fldCharType="separate"/>
      </w:r>
      <w:r w:rsidR="008E0375" w:rsidRPr="00BC10BF">
        <w:rPr>
          <w:rFonts w:ascii="Arial" w:hAnsi="Arial" w:cs="Arial"/>
        </w:rPr>
        <w:t>(19,20)</w:t>
      </w:r>
      <w:r w:rsidR="00857D65" w:rsidRPr="00BC10BF">
        <w:rPr>
          <w:rFonts w:ascii="Arial" w:hAnsi="Arial" w:cs="Arial"/>
        </w:rPr>
        <w:fldChar w:fldCharType="end"/>
      </w:r>
      <w:r w:rsidR="00C478FA" w:rsidRPr="00BC10BF">
        <w:rPr>
          <w:rFonts w:ascii="Arial" w:hAnsi="Arial" w:cs="Arial"/>
        </w:rPr>
        <w:t>.</w:t>
      </w:r>
    </w:p>
    <w:p w14:paraId="0AA33E8B" w14:textId="105A6C23" w:rsidR="00C478FA" w:rsidRPr="00BC10BF" w:rsidRDefault="00BC10BF" w:rsidP="00920C99">
      <w:pPr>
        <w:pStyle w:val="Caption"/>
        <w:spacing w:line="360" w:lineRule="auto"/>
        <w:jc w:val="both"/>
        <w:rPr>
          <w:rFonts w:ascii="Arial" w:hAnsi="Arial" w:cs="Arial"/>
          <w:i w:val="0"/>
          <w:iCs w:val="0"/>
          <w:sz w:val="22"/>
          <w:szCs w:val="22"/>
        </w:rPr>
      </w:pPr>
      <w:bookmarkStart w:id="2" w:name="_Toc219898823"/>
      <w:r w:rsidRPr="00BC10BF">
        <w:rPr>
          <w:rFonts w:ascii="Arial" w:hAnsi="Arial" w:cs="Arial"/>
          <w:sz w:val="22"/>
          <w:szCs w:val="22"/>
        </w:rPr>
        <w:t xml:space="preserve">Figure </w:t>
      </w:r>
      <w:r w:rsidRPr="00BC10BF">
        <w:rPr>
          <w:rFonts w:ascii="Arial" w:hAnsi="Arial" w:cs="Arial"/>
          <w:sz w:val="22"/>
          <w:szCs w:val="22"/>
        </w:rPr>
        <w:fldChar w:fldCharType="begin"/>
      </w:r>
      <w:r w:rsidRPr="00BC10BF">
        <w:rPr>
          <w:rFonts w:ascii="Arial" w:hAnsi="Arial" w:cs="Arial"/>
          <w:sz w:val="22"/>
          <w:szCs w:val="22"/>
        </w:rPr>
        <w:instrText xml:space="preserve"> SEQ Figure \* ARABIC </w:instrText>
      </w:r>
      <w:r w:rsidRPr="00BC10BF">
        <w:rPr>
          <w:rFonts w:ascii="Arial" w:hAnsi="Arial" w:cs="Arial"/>
          <w:sz w:val="22"/>
          <w:szCs w:val="22"/>
        </w:rPr>
        <w:fldChar w:fldCharType="separate"/>
      </w:r>
      <w:r w:rsidRPr="00BC10BF">
        <w:rPr>
          <w:rFonts w:ascii="Arial" w:hAnsi="Arial" w:cs="Arial"/>
          <w:noProof/>
          <w:sz w:val="22"/>
          <w:szCs w:val="22"/>
        </w:rPr>
        <w:t>1</w:t>
      </w:r>
      <w:r w:rsidRPr="00BC10BF">
        <w:rPr>
          <w:rFonts w:ascii="Arial" w:hAnsi="Arial" w:cs="Arial"/>
          <w:sz w:val="22"/>
          <w:szCs w:val="22"/>
        </w:rPr>
        <w:fldChar w:fldCharType="end"/>
      </w:r>
      <w:r w:rsidRPr="00BC10BF">
        <w:rPr>
          <w:rFonts w:ascii="Arial" w:hAnsi="Arial" w:cs="Arial"/>
          <w:b/>
          <w:bCs/>
          <w:i w:val="0"/>
          <w:iCs w:val="0"/>
          <w:sz w:val="22"/>
          <w:szCs w:val="22"/>
          <w:lang w:val="en-GB"/>
        </w:rPr>
        <w:t xml:space="preserve">: </w:t>
      </w:r>
      <w:r w:rsidRPr="00BC10BF">
        <w:rPr>
          <w:rStyle w:val="Heading4Char"/>
          <w:rFonts w:cs="Arial"/>
          <w:sz w:val="22"/>
          <w:szCs w:val="22"/>
        </w:rPr>
        <w:t>Multidimensional drivers of cardiometablic disease in South Asians</w:t>
      </w:r>
      <w:bookmarkEnd w:id="2"/>
    </w:p>
    <w:p w14:paraId="335F45A7" w14:textId="77777777" w:rsidR="004943A3" w:rsidRPr="00BC10BF" w:rsidRDefault="00C478FA" w:rsidP="00920C99">
      <w:pPr>
        <w:spacing w:line="360" w:lineRule="auto"/>
        <w:jc w:val="both"/>
        <w:rPr>
          <w:rFonts w:ascii="Arial" w:hAnsi="Arial" w:cs="Arial"/>
        </w:rPr>
      </w:pPr>
      <w:r w:rsidRPr="00BC10BF">
        <w:rPr>
          <w:rFonts w:ascii="Arial" w:hAnsi="Arial" w:cs="Arial"/>
          <w:noProof/>
        </w:rPr>
        <w:drawing>
          <wp:inline distT="0" distB="0" distL="0" distR="0" wp14:anchorId="40FFFF99" wp14:editId="39AE593A">
            <wp:extent cx="4286250" cy="2813050"/>
            <wp:effectExtent l="0" t="0" r="0" b="6350"/>
            <wp:docPr id="3" name="Picture 3" descr="D:\Mphil Cambridge\Dissertation\FINAL\Multidimensional risk factor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Mphil Cambridge\Dissertation\FINAL\Multidimensional risk factors.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291781" cy="2816680"/>
                    </a:xfrm>
                    <a:prstGeom prst="rect">
                      <a:avLst/>
                    </a:prstGeom>
                    <a:noFill/>
                    <a:ln>
                      <a:noFill/>
                    </a:ln>
                  </pic:spPr>
                </pic:pic>
              </a:graphicData>
            </a:graphic>
          </wp:inline>
        </w:drawing>
      </w:r>
    </w:p>
    <w:p w14:paraId="2E996AF1" w14:textId="46EAF263" w:rsidR="00E95614" w:rsidRPr="00BC10BF" w:rsidRDefault="00F64099" w:rsidP="00920C99">
      <w:pPr>
        <w:spacing w:line="360" w:lineRule="auto"/>
        <w:jc w:val="both"/>
        <w:rPr>
          <w:rFonts w:ascii="Arial" w:hAnsi="Arial" w:cs="Arial"/>
        </w:rPr>
      </w:pPr>
      <w:commentRangeStart w:id="3"/>
      <w:ins w:id="4" w:author="S.K. Kaptoge" w:date="2026-01-21T16:45:00Z" w16du:dateUtc="2026-01-21T16:45:00Z">
        <w:r w:rsidRPr="00F64099">
          <w:rPr>
            <w:rFonts w:ascii="Arial" w:hAnsi="Arial" w:cs="Arial"/>
            <w:sz w:val="20"/>
            <w:szCs w:val="20"/>
            <w:rPrChange w:id="5" w:author="S.K. Kaptoge" w:date="2026-01-21T16:46:00Z" w16du:dateUtc="2026-01-21T16:46:00Z">
              <w:rPr>
                <w:rFonts w:ascii="Arial" w:hAnsi="Arial" w:cs="Arial"/>
              </w:rPr>
            </w:rPrChange>
          </w:rPr>
          <w:lastRenderedPageBreak/>
          <w:t xml:space="preserve">Source: </w:t>
        </w:r>
        <w:proofErr w:type="spellStart"/>
        <w:r w:rsidRPr="00F64099">
          <w:rPr>
            <w:rFonts w:ascii="Arial" w:hAnsi="Arial" w:cs="Arial"/>
            <w:sz w:val="20"/>
            <w:szCs w:val="20"/>
            <w:rPrChange w:id="6" w:author="S.K. Kaptoge" w:date="2026-01-21T16:46:00Z" w16du:dateUtc="2026-01-21T16:46:00Z">
              <w:rPr>
                <w:rFonts w:ascii="Arial" w:hAnsi="Arial" w:cs="Arial"/>
              </w:rPr>
            </w:rPrChange>
          </w:rPr>
          <w:t>Bhotla</w:t>
        </w:r>
        <w:proofErr w:type="spellEnd"/>
        <w:r w:rsidRPr="00F64099">
          <w:rPr>
            <w:rFonts w:ascii="Arial" w:hAnsi="Arial" w:cs="Arial"/>
            <w:sz w:val="20"/>
            <w:szCs w:val="20"/>
            <w:rPrChange w:id="7" w:author="S.K. Kaptoge" w:date="2026-01-21T16:46:00Z" w16du:dateUtc="2026-01-21T16:46:00Z">
              <w:rPr>
                <w:rFonts w:ascii="Arial" w:hAnsi="Arial" w:cs="Arial"/>
              </w:rPr>
            </w:rPrChange>
          </w:rPr>
          <w:t xml:space="preserve"> HK Curr </w:t>
        </w:r>
        <w:proofErr w:type="spellStart"/>
        <w:r w:rsidRPr="00F64099">
          <w:rPr>
            <w:rFonts w:ascii="Arial" w:hAnsi="Arial" w:cs="Arial"/>
            <w:sz w:val="20"/>
            <w:szCs w:val="20"/>
            <w:rPrChange w:id="8" w:author="S.K. Kaptoge" w:date="2026-01-21T16:46:00Z" w16du:dateUtc="2026-01-21T16:46:00Z">
              <w:rPr>
                <w:rFonts w:ascii="Arial" w:hAnsi="Arial" w:cs="Arial"/>
              </w:rPr>
            </w:rPrChange>
          </w:rPr>
          <w:t>Probl</w:t>
        </w:r>
        <w:proofErr w:type="spellEnd"/>
        <w:r w:rsidRPr="00F64099">
          <w:rPr>
            <w:rFonts w:ascii="Arial" w:hAnsi="Arial" w:cs="Arial"/>
            <w:sz w:val="20"/>
            <w:szCs w:val="20"/>
            <w:rPrChange w:id="9" w:author="S.K. Kaptoge" w:date="2026-01-21T16:46:00Z" w16du:dateUtc="2026-01-21T16:46:00Z">
              <w:rPr>
                <w:rFonts w:ascii="Arial" w:hAnsi="Arial" w:cs="Arial"/>
              </w:rPr>
            </w:rPrChange>
          </w:rPr>
          <w:t xml:space="preserve"> </w:t>
        </w:r>
        <w:proofErr w:type="spellStart"/>
        <w:r w:rsidRPr="00F64099">
          <w:rPr>
            <w:rFonts w:ascii="Arial" w:hAnsi="Arial" w:cs="Arial"/>
            <w:sz w:val="20"/>
            <w:szCs w:val="20"/>
            <w:rPrChange w:id="10" w:author="S.K. Kaptoge" w:date="2026-01-21T16:46:00Z" w16du:dateUtc="2026-01-21T16:46:00Z">
              <w:rPr>
                <w:rFonts w:ascii="Arial" w:hAnsi="Arial" w:cs="Arial"/>
              </w:rPr>
            </w:rPrChange>
          </w:rPr>
          <w:t>Cardiol</w:t>
        </w:r>
        <w:proofErr w:type="spellEnd"/>
        <w:r w:rsidRPr="00F64099">
          <w:rPr>
            <w:rFonts w:ascii="Arial" w:hAnsi="Arial" w:cs="Arial"/>
            <w:sz w:val="20"/>
            <w:szCs w:val="20"/>
            <w:rPrChange w:id="11" w:author="S.K. Kaptoge" w:date="2026-01-21T16:46:00Z" w16du:dateUtc="2026-01-21T16:46:00Z">
              <w:rPr>
                <w:rFonts w:ascii="Arial" w:hAnsi="Arial" w:cs="Arial"/>
              </w:rPr>
            </w:rPrChange>
          </w:rPr>
          <w:t xml:space="preserve"> 2024(49)102071</w:t>
        </w:r>
        <w:r w:rsidRPr="00F64099">
          <w:rPr>
            <w:rFonts w:ascii="Arial" w:hAnsi="Arial" w:cs="Arial"/>
          </w:rPr>
          <w:t xml:space="preserve"> </w:t>
        </w:r>
      </w:ins>
      <w:commentRangeEnd w:id="3"/>
      <w:ins w:id="12" w:author="S.K. Kaptoge" w:date="2026-01-21T16:48:00Z" w16du:dateUtc="2026-01-21T16:48:00Z">
        <w:r>
          <w:rPr>
            <w:rStyle w:val="CommentReference"/>
          </w:rPr>
          <w:commentReference w:id="3"/>
        </w:r>
      </w:ins>
      <w:r w:rsidR="00C478FA" w:rsidRPr="00BC10BF">
        <w:rPr>
          <w:rFonts w:ascii="Arial" w:hAnsi="Arial" w:cs="Arial"/>
          <w:vertAlign w:val="superscript"/>
        </w:rPr>
        <w:footnoteReference w:id="1"/>
      </w:r>
    </w:p>
    <w:p w14:paraId="2FDC8EF4" w14:textId="60508650" w:rsidR="00EE2503" w:rsidRPr="00BC10BF" w:rsidRDefault="00436416" w:rsidP="00920C99">
      <w:pPr>
        <w:spacing w:line="360" w:lineRule="auto"/>
        <w:jc w:val="both"/>
        <w:rPr>
          <w:rFonts w:ascii="Arial" w:hAnsi="Arial" w:cs="Arial"/>
        </w:rPr>
      </w:pPr>
      <w:r w:rsidRPr="00BC10BF">
        <w:rPr>
          <w:rFonts w:ascii="Arial" w:hAnsi="Arial" w:cs="Arial"/>
        </w:rPr>
        <w:t>A</w:t>
      </w:r>
      <w:del w:id="13" w:author="S.K. Kaptoge" w:date="2026-01-21T16:57:00Z" w16du:dateUtc="2026-01-21T16:57:00Z">
        <w:r w:rsidRPr="00BC10BF" w:rsidDel="00C15835">
          <w:rPr>
            <w:rFonts w:ascii="Arial" w:hAnsi="Arial" w:cs="Arial"/>
          </w:rPr>
          <w:delText xml:space="preserve">ccurate </w:delText>
        </w:r>
        <w:r w:rsidR="002B1895" w:rsidRPr="00BC10BF" w:rsidDel="00C15835">
          <w:rPr>
            <w:rFonts w:ascii="Arial" w:hAnsi="Arial" w:cs="Arial"/>
          </w:rPr>
          <w:delText>a</w:delText>
        </w:r>
      </w:del>
      <w:r w:rsidR="002B1895" w:rsidRPr="00BC10BF">
        <w:rPr>
          <w:rFonts w:ascii="Arial" w:hAnsi="Arial" w:cs="Arial"/>
        </w:rPr>
        <w:t xml:space="preserve">ssessment of </w:t>
      </w:r>
      <w:r w:rsidRPr="00BC10BF">
        <w:rPr>
          <w:rFonts w:ascii="Arial" w:hAnsi="Arial" w:cs="Arial"/>
        </w:rPr>
        <w:t>body composition</w:t>
      </w:r>
      <w:r w:rsidR="002B1895" w:rsidRPr="00BC10BF">
        <w:rPr>
          <w:rFonts w:ascii="Arial" w:hAnsi="Arial" w:cs="Arial"/>
        </w:rPr>
        <w:t xml:space="preserve"> </w:t>
      </w:r>
      <w:ins w:id="14" w:author="S.K. Kaptoge" w:date="2026-01-21T16:57:00Z" w16du:dateUtc="2026-01-21T16:57:00Z">
        <w:r w:rsidR="00C15835">
          <w:rPr>
            <w:rFonts w:ascii="Arial" w:hAnsi="Arial" w:cs="Arial"/>
          </w:rPr>
          <w:t xml:space="preserve">provides additional information </w:t>
        </w:r>
        <w:r w:rsidR="00C15835" w:rsidRPr="00BC10BF">
          <w:rPr>
            <w:rFonts w:ascii="Arial" w:hAnsi="Arial" w:cs="Arial"/>
          </w:rPr>
          <w:t xml:space="preserve">not captured by </w:t>
        </w:r>
      </w:ins>
      <w:ins w:id="15" w:author="S.K. Kaptoge" w:date="2026-01-21T16:59:00Z" w16du:dateUtc="2026-01-21T16:59:00Z">
        <w:r w:rsidR="00C15835">
          <w:rPr>
            <w:rFonts w:ascii="Arial" w:hAnsi="Arial" w:cs="Arial"/>
          </w:rPr>
          <w:t xml:space="preserve">a </w:t>
        </w:r>
      </w:ins>
      <w:ins w:id="16" w:author="S.K. Kaptoge" w:date="2026-01-21T16:58:00Z" w16du:dateUtc="2026-01-21T16:58:00Z">
        <w:r w:rsidR="00C15835">
          <w:rPr>
            <w:rFonts w:ascii="Arial" w:hAnsi="Arial" w:cs="Arial"/>
          </w:rPr>
          <w:t xml:space="preserve">global measure as </w:t>
        </w:r>
      </w:ins>
      <w:ins w:id="17" w:author="S.K. Kaptoge" w:date="2026-01-21T16:57:00Z" w16du:dateUtc="2026-01-21T16:57:00Z">
        <w:r w:rsidR="00C15835" w:rsidRPr="00BC10BF">
          <w:rPr>
            <w:rFonts w:ascii="Arial" w:hAnsi="Arial" w:cs="Arial"/>
          </w:rPr>
          <w:t>BMI (</w:t>
        </w:r>
        <w:r w:rsidR="00C15835" w:rsidRPr="00BC10BF">
          <w:rPr>
            <w:rFonts w:ascii="Arial" w:hAnsi="Arial" w:cs="Arial"/>
            <w:b/>
            <w:bCs/>
          </w:rPr>
          <w:t>Figure 2</w:t>
        </w:r>
        <w:r w:rsidR="00C15835" w:rsidRPr="00202204">
          <w:rPr>
            <w:rFonts w:ascii="Arial" w:hAnsi="Arial" w:cs="Arial"/>
            <w:rPrChange w:id="18" w:author="S.K. Kaptoge" w:date="2026-01-21T17:02:00Z" w16du:dateUtc="2026-01-21T17:02:00Z">
              <w:rPr>
                <w:rFonts w:ascii="Arial" w:hAnsi="Arial" w:cs="Arial"/>
                <w:b/>
                <w:bCs/>
              </w:rPr>
            </w:rPrChange>
          </w:rPr>
          <w:t>)</w:t>
        </w:r>
      </w:ins>
      <w:ins w:id="19" w:author="S.K. Kaptoge" w:date="2026-01-21T17:00:00Z" w16du:dateUtc="2026-01-21T17:00:00Z">
        <w:r w:rsidR="00202204" w:rsidRPr="00202204">
          <w:rPr>
            <w:rFonts w:ascii="Arial" w:hAnsi="Arial" w:cs="Arial"/>
            <w:rPrChange w:id="20" w:author="S.K. Kaptoge" w:date="2026-01-21T17:00:00Z" w16du:dateUtc="2026-01-21T17:00:00Z">
              <w:rPr>
                <w:rFonts w:ascii="Arial" w:hAnsi="Arial" w:cs="Arial"/>
                <w:b/>
                <w:bCs/>
              </w:rPr>
            </w:rPrChange>
          </w:rPr>
          <w:t>,</w:t>
        </w:r>
        <w:r w:rsidR="00202204">
          <w:rPr>
            <w:rFonts w:ascii="Arial" w:hAnsi="Arial" w:cs="Arial"/>
            <w:b/>
            <w:bCs/>
          </w:rPr>
          <w:t xml:space="preserve"> </w:t>
        </w:r>
      </w:ins>
      <w:ins w:id="21" w:author="S.K. Kaptoge" w:date="2026-01-21T16:59:00Z" w16du:dateUtc="2026-01-21T16:59:00Z">
        <w:r w:rsidR="00C15835" w:rsidRPr="00C15835">
          <w:rPr>
            <w:rFonts w:ascii="Arial" w:hAnsi="Arial" w:cs="Arial"/>
            <w:rPrChange w:id="22" w:author="S.K. Kaptoge" w:date="2026-01-21T16:59:00Z" w16du:dateUtc="2026-01-21T16:59:00Z">
              <w:rPr>
                <w:rFonts w:ascii="Arial" w:hAnsi="Arial" w:cs="Arial"/>
                <w:b/>
                <w:bCs/>
              </w:rPr>
            </w:rPrChange>
          </w:rPr>
          <w:t>including</w:t>
        </w:r>
      </w:ins>
      <w:ins w:id="23" w:author="S.K. Kaptoge" w:date="2026-01-21T16:57:00Z" w16du:dateUtc="2026-01-21T16:57:00Z">
        <w:r w:rsidR="00C15835" w:rsidRPr="00C15835">
          <w:rPr>
            <w:rFonts w:ascii="Arial" w:hAnsi="Arial" w:cs="Arial"/>
          </w:rPr>
          <w:t xml:space="preserve"> </w:t>
        </w:r>
      </w:ins>
      <w:del w:id="24" w:author="S.K. Kaptoge" w:date="2026-01-21T16:59:00Z" w16du:dateUtc="2026-01-21T16:59:00Z">
        <w:r w:rsidR="00D51EB9" w:rsidRPr="00BC10BF" w:rsidDel="00C15835">
          <w:rPr>
            <w:rFonts w:ascii="Arial" w:hAnsi="Arial" w:cs="Arial"/>
          </w:rPr>
          <w:delText>categori</w:delText>
        </w:r>
      </w:del>
      <w:ins w:id="25" w:author="S.K. Kaptoge" w:date="2026-01-21T16:59:00Z" w16du:dateUtc="2026-01-21T16:59:00Z">
        <w:r w:rsidR="00C15835">
          <w:rPr>
            <w:rFonts w:ascii="Arial" w:hAnsi="Arial" w:cs="Arial"/>
          </w:rPr>
          <w:t>q</w:t>
        </w:r>
      </w:ins>
      <w:ins w:id="26" w:author="S.K. Kaptoge" w:date="2026-01-21T17:00:00Z" w16du:dateUtc="2026-01-21T17:00:00Z">
        <w:r w:rsidR="00C15835">
          <w:rPr>
            <w:rFonts w:ascii="Arial" w:hAnsi="Arial" w:cs="Arial"/>
          </w:rPr>
          <w:t>uantification of</w:t>
        </w:r>
      </w:ins>
      <w:del w:id="27" w:author="S.K. Kaptoge" w:date="2026-01-21T16:59:00Z" w16du:dateUtc="2026-01-21T16:59:00Z">
        <w:r w:rsidR="00D51EB9" w:rsidRPr="00BC10BF" w:rsidDel="00C15835">
          <w:rPr>
            <w:rFonts w:ascii="Arial" w:hAnsi="Arial" w:cs="Arial"/>
          </w:rPr>
          <w:delText>zes</w:delText>
        </w:r>
      </w:del>
      <w:r w:rsidRPr="00BC10BF">
        <w:rPr>
          <w:rFonts w:ascii="Arial" w:hAnsi="Arial" w:cs="Arial"/>
        </w:rPr>
        <w:t xml:space="preserve"> fat mass, fat distribution, </w:t>
      </w:r>
      <w:del w:id="28" w:author="S.K. Kaptoge" w:date="2026-01-21T16:50:00Z" w16du:dateUtc="2026-01-21T16:50:00Z">
        <w:r w:rsidRPr="00BC10BF" w:rsidDel="00C15835">
          <w:rPr>
            <w:rFonts w:ascii="Arial" w:hAnsi="Arial" w:cs="Arial"/>
          </w:rPr>
          <w:delText xml:space="preserve">and </w:delText>
        </w:r>
      </w:del>
      <w:r w:rsidRPr="00BC10BF">
        <w:rPr>
          <w:rFonts w:ascii="Arial" w:hAnsi="Arial" w:cs="Arial"/>
        </w:rPr>
        <w:t>lean</w:t>
      </w:r>
      <w:r w:rsidR="00D51EB9" w:rsidRPr="00BC10BF">
        <w:rPr>
          <w:rFonts w:ascii="Arial" w:hAnsi="Arial" w:cs="Arial"/>
        </w:rPr>
        <w:t xml:space="preserve"> mass</w:t>
      </w:r>
      <w:ins w:id="29" w:author="S.K. Kaptoge" w:date="2026-01-21T16:50:00Z" w16du:dateUtc="2026-01-21T16:50:00Z">
        <w:r w:rsidR="00C15835">
          <w:rPr>
            <w:rFonts w:ascii="Arial" w:hAnsi="Arial" w:cs="Arial"/>
          </w:rPr>
          <w:t xml:space="preserve"> and other characteristics</w:t>
        </w:r>
      </w:ins>
      <w:del w:id="30" w:author="S.K. Kaptoge" w:date="2026-01-21T17:01:00Z" w16du:dateUtc="2026-01-21T17:01:00Z">
        <w:r w:rsidR="00D51EB9" w:rsidRPr="00BC10BF" w:rsidDel="00202204">
          <w:rPr>
            <w:rFonts w:ascii="Arial" w:hAnsi="Arial" w:cs="Arial"/>
          </w:rPr>
          <w:delText>,</w:delText>
        </w:r>
      </w:del>
      <w:r w:rsidR="00D51EB9" w:rsidRPr="00BC10BF">
        <w:rPr>
          <w:rFonts w:ascii="Arial" w:hAnsi="Arial" w:cs="Arial"/>
        </w:rPr>
        <w:t xml:space="preserve"> </w:t>
      </w:r>
      <w:del w:id="31" w:author="S.K. Kaptoge" w:date="2026-01-21T16:57:00Z" w16du:dateUtc="2026-01-21T16:57:00Z">
        <w:r w:rsidR="00D51EB9" w:rsidRPr="00BC10BF" w:rsidDel="00C15835">
          <w:rPr>
            <w:rFonts w:ascii="Arial" w:hAnsi="Arial" w:cs="Arial"/>
          </w:rPr>
          <w:delText>which are</w:delText>
        </w:r>
        <w:r w:rsidRPr="00BC10BF" w:rsidDel="00C15835">
          <w:rPr>
            <w:rFonts w:ascii="Arial" w:hAnsi="Arial" w:cs="Arial"/>
          </w:rPr>
          <w:delText xml:space="preserve"> not captured by BMI (</w:delText>
        </w:r>
        <w:r w:rsidRPr="00BC10BF" w:rsidDel="00C15835">
          <w:rPr>
            <w:rFonts w:ascii="Arial" w:hAnsi="Arial" w:cs="Arial"/>
            <w:b/>
            <w:bCs/>
          </w:rPr>
          <w:delText>Figure 2)</w:delText>
        </w:r>
        <w:r w:rsidRPr="00BC10BF" w:rsidDel="00C15835">
          <w:rPr>
            <w:rFonts w:ascii="Arial" w:hAnsi="Arial" w:cs="Arial"/>
          </w:rPr>
          <w:delText xml:space="preserve"> </w:delText>
        </w:r>
      </w:del>
      <w:r w:rsidRPr="00BC10BF">
        <w:rPr>
          <w:rFonts w:ascii="Arial" w:hAnsi="Arial" w:cs="Arial"/>
        </w:rPr>
        <w:fldChar w:fldCharType="begin"/>
      </w:r>
      <w:r w:rsidR="008E0375" w:rsidRPr="00BC10BF">
        <w:rPr>
          <w:rFonts w:ascii="Arial" w:hAnsi="Arial" w:cs="Arial"/>
        </w:rPr>
        <w:instrText xml:space="preserve"> ADDIN ZOTERO_ITEM CSL_CITATION {"citationID":"wXlItHyK","properties":{"formattedCitation":"(21)","plainCitation":"(21)","noteIndex":0},"citationItems":[{"id":163,"uris":["http://zotero.org/users/19172719/items/32VZER5A"],"itemData":{"id":163,"type":"article-journal","abstract":"The use of bioelectrical impedance analysis (BIA) is widespread both in healthy subjects and patients, but suffers from a lack of standardized method and quality control procedures. BIA allows the determination of the fat-free mass (FFM) and total body water (TBW) in subjects without significant fluid and electrolyte abnormalities, when using appropriate population, age or pathology-specific BIA equations and established procedures. Published BIA equations validated against a reference method in a sufficiently large number of subjects are presented and ranked according to the standard error of the estimate. The determination of changes in body cell mass (BCM), extra cellular (ECW) and intra cellular water (ICW) requires further research using a valid model that guarantees that ECW changes do not corrupt the ICW. The use of segmental-BIA, multifrequency BIA, or bioelectrical spectroscopy in altered hydration states also requires further research. ESPEN guidelines for the clinical use of BIA measurements are described in a paper to appear soon in Clinical Nutrition.","container-title":"Clinical Nutrition (Edinburgh, Scotland)","DOI":"10.1016/j.clnu.2004.06.004","ISSN":"0261-5614","issue":"5","journalAbbreviation":"Clin Nutr","language":"eng","page":"1226-1243","PMID":"15380917","source":"PubMed","title":"Bioelectrical impedance analysis--part I: review of principles and methods","title-short":"Bioelectrical impedance analysis--part I","volume":"23","author":[{"family":"Kyle","given":"Ursula G."},{"family":"Bosaeus","given":"Ingvar"},{"family":"De Lorenzo","given":"Antonio D."},{"family":"Deurenberg","given":"Paul"},{"family":"Elia","given":"Marinos"},{"family":"Gómez","given":"José Manuel"},{"family":"Heitmann","given":"Berit Lilienthal"},{"family":"Kent-Smith","given":"Luisa"},{"family":"Melchior","given":"Jean-Claude"},{"family":"Pirlich","given":"Matthias"},{"family":"Scharfetter","given":"Hermann"},{"family":"Schols","given":"Annemie M. W. J."},{"family":"Pichard","given":"Claude"},{"literal":"Composition of the ESPEN Working Group"}],"issued":{"date-parts":[["2004",10]]}}}],"schema":"https://github.com/citation-style-language/schema/raw/master/csl-citation.json"} </w:instrText>
      </w:r>
      <w:r w:rsidRPr="00BC10BF">
        <w:rPr>
          <w:rFonts w:ascii="Arial" w:hAnsi="Arial" w:cs="Arial"/>
        </w:rPr>
        <w:fldChar w:fldCharType="separate"/>
      </w:r>
      <w:r w:rsidR="008E0375" w:rsidRPr="00BC10BF">
        <w:rPr>
          <w:rFonts w:ascii="Arial" w:hAnsi="Arial" w:cs="Arial"/>
        </w:rPr>
        <w:t>(21)</w:t>
      </w:r>
      <w:r w:rsidRPr="00BC10BF">
        <w:rPr>
          <w:rFonts w:ascii="Arial" w:hAnsi="Arial" w:cs="Arial"/>
        </w:rPr>
        <w:fldChar w:fldCharType="end"/>
      </w:r>
      <w:r w:rsidRPr="00BC10BF">
        <w:rPr>
          <w:rFonts w:ascii="Arial" w:hAnsi="Arial" w:cs="Arial"/>
        </w:rPr>
        <w:t xml:space="preserve"> </w:t>
      </w:r>
      <w:ins w:id="32" w:author="S.K. Kaptoge" w:date="2026-01-21T17:00:00Z" w16du:dateUtc="2026-01-21T17:00:00Z">
        <w:r w:rsidR="00C15835">
          <w:rPr>
            <w:rFonts w:ascii="Arial" w:hAnsi="Arial" w:cs="Arial"/>
          </w:rPr>
          <w:t>that</w:t>
        </w:r>
      </w:ins>
      <w:del w:id="33" w:author="S.K. Kaptoge" w:date="2026-01-21T17:00:00Z" w16du:dateUtc="2026-01-21T17:00:00Z">
        <w:r w:rsidRPr="00BC10BF" w:rsidDel="00C15835">
          <w:rPr>
            <w:rFonts w:ascii="Arial" w:hAnsi="Arial" w:cs="Arial"/>
          </w:rPr>
          <w:delText>and</w:delText>
        </w:r>
      </w:del>
      <w:r w:rsidRPr="00BC10BF">
        <w:rPr>
          <w:rFonts w:ascii="Arial" w:hAnsi="Arial" w:cs="Arial"/>
        </w:rPr>
        <w:t xml:space="preserve"> </w:t>
      </w:r>
      <w:r w:rsidR="00DD4B5B" w:rsidRPr="00BC10BF">
        <w:rPr>
          <w:rFonts w:ascii="Arial" w:hAnsi="Arial" w:cs="Arial"/>
        </w:rPr>
        <w:t>can be effective in identifying individuals at risk</w:t>
      </w:r>
      <w:ins w:id="34" w:author="S.K. Kaptoge" w:date="2026-01-21T17:01:00Z" w16du:dateUtc="2026-01-21T17:01:00Z">
        <w:r w:rsidR="00202204">
          <w:rPr>
            <w:rFonts w:ascii="Arial" w:hAnsi="Arial" w:cs="Arial"/>
          </w:rPr>
          <w:t xml:space="preserve"> </w:t>
        </w:r>
      </w:ins>
      <w:r w:rsidR="00DD4B5B" w:rsidRPr="00BC10BF">
        <w:rPr>
          <w:rFonts w:ascii="Arial" w:hAnsi="Arial" w:cs="Arial"/>
        </w:rPr>
        <w:fldChar w:fldCharType="begin"/>
      </w:r>
      <w:r w:rsidR="008E0375" w:rsidRPr="00BC10BF">
        <w:rPr>
          <w:rFonts w:ascii="Arial" w:hAnsi="Arial" w:cs="Arial"/>
        </w:rPr>
        <w:instrText xml:space="preserve"> ADDIN ZOTERO_ITEM CSL_CITATION {"citationID":"FjWXqM0b","properties":{"formattedCitation":"(17,22)","plainCitation":"(17,22)","noteIndex":0},"citationItems":[{"id":362,"uris":["http://zotero.org/users/19172719/items/P8BB2KTH"],"itemData":{"id":362,"type":"article-journal","abstract":"Purpose\nObesity has attained pandemic proportions across the world, and its prevalence in developing countries is also on the rise. Nevertheless, there is still a large gap in understanding the reasons behind a disproportionately high prevalence of diabetes as opposed to a lesser degree of obesity seen in individuals of South Asian origin. This research letter highlights the importance of identifying individuals with normal weight obesity, which may partially bridge this knowledge gap.\nMethods\nWe reviewed recently published evidence on normal weight obesity.\nFindings\nNormal weight obesity is a common public health problem and may be prevalent in up to one-third of individuals of certain Asian ethnicities. Literature is emerging on its pathophysiology and association with metabolic diseases, such as type 2 diabetes mellitus, hypertension, and dyslipidemia. More recently, normal weight obesity was also identified as an independent strong predictor of cardiovascular mortality. However, evidence is particularly lacking on its appropriate management.\nImplications\nNormal weight obesity is an underrecognized yet widely prevalent problem in individuals of Asian descent. Further research on pathogenic mechanisms, diagnostic modalities, and therapeutic options in individuals with normal weight obesity is needed to appropriately manage this condition.","container-title":"Clinical Therapeutics","DOI":"10.1016/j.clinthera.2019.05.016","ISSN":"0149-2918","issue":"8","journalAbbreviation":"Clinical Therapeutics","page":"1638-1642","source":"ScienceDirect","title":"Normal Weight Obesity: An Underrecognized Problem in Individuals of South Asian Descent","title-short":"Normal Weight Obesity","volume":"41","author":[{"family":"Kapoor","given":"Nitin"},{"family":"Furler","given":"John"},{"family":"Paul","given":"Thomas V."},{"family":"Thomas","given":"Nihal"},{"family":"Oldenburg","given":"Brian"}],"issued":{"date-parts":[["2019",8,1]]}}},{"id":195,"uris":["http://zotero.org/users/19172719/items/654I9GW2"],"itemData":{"id":195,"type":"article-journal","abstract":"BackgroundStudies investigating obesity and cardiometabolic risk have focused on at-risk' populations and methodological inconsistencies have produced equivocal findings. The present cross-sectional study investigated indices of body composition as predictors of cardiometabolic risk and their relationship with inflammation in apparently healthy young adults. MethodsA fasting blood sample was taken from consenting adults (160 males, 32 females, aged 18-40years) for assessment of cardiometabolic risk markers (blood pressure, lipid profiles and insulin resistance) and inflammatory markers (C-reactive protein, tumour necrosis factor-, interleukin-6, interleukin-10 and adiponectin). Together with anthropometry, fat mass (FM) and fat-free mass (FFM) were determined by dual-energy X-ray absorptiometry. FM was expressed in absolute terms (kg), as well as relative to total body weight (%), height [FM index (FMI, kgm(-2))] and FFM (FM:FFM,%). ResultsAlthough anthropometric indices were associated with most cardiometabolic risk markers, the strongest relationship was observed with FMI. Relative to having a low cardiometabolic risk (2 markers above clinically relevant cut-offs), each kgm(-2) increase in FMI, increased the likelihood of having an increased cardiometabolic risk by 29% (odds ratio=1.29; 95% confidence interval=1.12-1.49). Inflammatory markers were not associated with body composition or cardiometabolic risk. ConclusionsFMI was the strongest predictor of overall cardiometabolic risk but not inflammation per se. However, anthropometric indices, such as body mass index and waist-to-height ratio, remain valuable surrogate measures of adiposity in this group, particularly when risk markers are considered independently.","container-title":"Journal of Human Nutrition and Dietetics","DOI":"10.1111/jhn.12295","ISSN":"0952-3871, 1365-277X","issue":"1","journalAbbreviation":"J. Hum. Nutr. Diet.","language":"English","note":"number-of-pages: 12\npublisher-place: Hoboken\nWeb of Science ID: WOS:000369167500003","page":"26-37","publisher":"Wiley","source":"Clarivate Analytics Web of Science","title":"Indices of adiposity as predictors of cardiometabolic risk and inflammation in young adults","volume":"29","author":[{"family":"Pourshahidi","given":"L. K."},{"family":"Wallace","given":"J. M. W."},{"family":"Mulhern","given":"M. S."},{"family":"Horigan","given":"G."},{"family":"Strain","given":"J. J."},{"family":"McSorley","given":"E. M."},{"family":"Magee","given":"P. J."},{"family":"Bonham","given":"M. P."},{"family":"Livingstone","given":"M. B. E."}],"issued":{"date-parts":[["2016",2]]}}}],"schema":"https://github.com/citation-style-language/schema/raw/master/csl-citation.json"} </w:instrText>
      </w:r>
      <w:r w:rsidR="00DD4B5B" w:rsidRPr="00BC10BF">
        <w:rPr>
          <w:rFonts w:ascii="Arial" w:hAnsi="Arial" w:cs="Arial"/>
        </w:rPr>
        <w:fldChar w:fldCharType="separate"/>
      </w:r>
      <w:r w:rsidR="008E0375" w:rsidRPr="00BC10BF">
        <w:rPr>
          <w:rFonts w:ascii="Arial" w:hAnsi="Arial" w:cs="Arial"/>
        </w:rPr>
        <w:t>(17,22)</w:t>
      </w:r>
      <w:r w:rsidR="00DD4B5B" w:rsidRPr="00BC10BF">
        <w:rPr>
          <w:rFonts w:ascii="Arial" w:hAnsi="Arial" w:cs="Arial"/>
        </w:rPr>
        <w:fldChar w:fldCharType="end"/>
      </w:r>
      <w:r w:rsidR="005068F9" w:rsidRPr="00BC10BF">
        <w:rPr>
          <w:rFonts w:ascii="Arial" w:hAnsi="Arial" w:cs="Arial"/>
        </w:rPr>
        <w:t xml:space="preserve">. </w:t>
      </w:r>
      <w:r w:rsidR="00D51EB9" w:rsidRPr="00BC10BF">
        <w:rPr>
          <w:rFonts w:ascii="Arial" w:hAnsi="Arial" w:cs="Arial"/>
        </w:rPr>
        <w:t xml:space="preserve">While </w:t>
      </w:r>
      <w:r w:rsidR="002B1895" w:rsidRPr="00BC10BF">
        <w:rPr>
          <w:rFonts w:ascii="Arial" w:hAnsi="Arial" w:cs="Arial"/>
        </w:rPr>
        <w:t xml:space="preserve">imaging modalities such as </w:t>
      </w:r>
      <w:r w:rsidR="005068F9" w:rsidRPr="00BC10BF">
        <w:rPr>
          <w:rFonts w:ascii="Arial" w:hAnsi="Arial" w:cs="Arial"/>
        </w:rPr>
        <w:t xml:space="preserve">Magnetic Resonance Imaging (MRI), Computed Tomography (CT), or </w:t>
      </w:r>
      <w:r w:rsidR="005D0CB4" w:rsidRPr="00BC10BF">
        <w:rPr>
          <w:rFonts w:ascii="Arial" w:hAnsi="Arial" w:cs="Arial"/>
        </w:rPr>
        <w:t>Dual-energy X-ray absorptiometry (DXA) scans</w:t>
      </w:r>
      <w:r w:rsidR="00D51EB9" w:rsidRPr="00BC10BF">
        <w:rPr>
          <w:rFonts w:ascii="Arial" w:hAnsi="Arial" w:cs="Arial"/>
        </w:rPr>
        <w:t xml:space="preserve"> are the gold standard</w:t>
      </w:r>
      <w:r w:rsidR="002B1895" w:rsidRPr="00BC10BF">
        <w:rPr>
          <w:rFonts w:ascii="Arial" w:hAnsi="Arial" w:cs="Arial"/>
        </w:rPr>
        <w:t xml:space="preserve"> for body composition assessment</w:t>
      </w:r>
      <w:r w:rsidR="005D0CB4" w:rsidRPr="00BC10BF">
        <w:rPr>
          <w:rFonts w:ascii="Arial" w:hAnsi="Arial" w:cs="Arial"/>
        </w:rPr>
        <w:t xml:space="preserve">, </w:t>
      </w:r>
      <w:r w:rsidR="00D51EB9" w:rsidRPr="00BC10BF">
        <w:rPr>
          <w:rFonts w:ascii="Arial" w:hAnsi="Arial" w:cs="Arial"/>
        </w:rPr>
        <w:t xml:space="preserve">their </w:t>
      </w:r>
      <w:r w:rsidR="002B1895" w:rsidRPr="00BC10BF">
        <w:rPr>
          <w:rFonts w:ascii="Arial" w:hAnsi="Arial" w:cs="Arial"/>
        </w:rPr>
        <w:t xml:space="preserve">high </w:t>
      </w:r>
      <w:r w:rsidR="00D51EB9" w:rsidRPr="00BC10BF">
        <w:rPr>
          <w:rFonts w:ascii="Arial" w:hAnsi="Arial" w:cs="Arial"/>
        </w:rPr>
        <w:t xml:space="preserve">cost, </w:t>
      </w:r>
      <w:r w:rsidR="002B1895" w:rsidRPr="00BC10BF">
        <w:rPr>
          <w:rFonts w:ascii="Arial" w:hAnsi="Arial" w:cs="Arial"/>
        </w:rPr>
        <w:t>limited availability, and technical requirements</w:t>
      </w:r>
      <w:r w:rsidR="00D51EB9" w:rsidRPr="00BC10BF">
        <w:rPr>
          <w:rFonts w:ascii="Arial" w:hAnsi="Arial" w:cs="Arial"/>
        </w:rPr>
        <w:t xml:space="preserve"> limit use </w:t>
      </w:r>
      <w:r w:rsidR="00C85355" w:rsidRPr="00BC10BF">
        <w:rPr>
          <w:rFonts w:ascii="Arial" w:hAnsi="Arial" w:cs="Arial"/>
        </w:rPr>
        <w:t>in LMICs</w:t>
      </w:r>
      <w:r w:rsidR="005068F9" w:rsidRPr="00BC10BF">
        <w:rPr>
          <w:rFonts w:ascii="Arial" w:hAnsi="Arial" w:cs="Arial"/>
        </w:rPr>
        <w:t xml:space="preserve"> </w:t>
      </w:r>
      <w:r w:rsidR="005068F9" w:rsidRPr="00BC10BF">
        <w:rPr>
          <w:rFonts w:ascii="Arial" w:hAnsi="Arial" w:cs="Arial"/>
        </w:rPr>
        <w:fldChar w:fldCharType="begin"/>
      </w:r>
      <w:r w:rsidR="008E0375" w:rsidRPr="00BC10BF">
        <w:rPr>
          <w:rFonts w:ascii="Arial" w:hAnsi="Arial" w:cs="Arial"/>
        </w:rPr>
        <w:instrText xml:space="preserve"> ADDIN ZOTERO_ITEM CSL_CITATION {"citationID":"S5otVCSN","properties":{"formattedCitation":"(23,24)","plainCitation":"(23,24)","noteIndex":0},"citationItems":[{"id":391,"uris":["http://zotero.org/users/19172719/items/7PP9IVTG"],"itemData":{"id":391,"type":"article-journal","abstract":"Visceral adipose tissue (VAT) has been linked to systemic proinflammatory characteristics, and measuring it accurately usually requires sophisticated instruments. This study aimed to estimate VAT applying a simpler method that uses total subcutaneous fat and total body fat (BF) measurements.","container-title":"International Journal of Obesity","DOI":"10.1038/s41366-023-01400-7","ISSN":"1476-5497","issue":"2","journalAbbreviation":"Int J Obes","language":"en","license":"2023 The Author(s)","page":"209-217","publisher":"Nature Publishing Group","source":"www.nature.com","title":"A new approach to quantify visceral fat via bioelectrical impedance analysis and ultrasound compared to MRI","volume":"48","author":[{"family":"Hoffmann","given":"Jana"},{"family":"Thiele","given":"Jens"},{"family":"Kwast","given":"Stefan"},{"family":"Borger","given":"Michael Andrew"},{"family":"Schröter","given":"Thomas"},{"family":"Schmidt","given":"Jochen"},{"family":"Busse","given":"Martin"}],"issued":{"date-parts":[["2024",2]]}}},{"id":409,"uris":["http://zotero.org/users/19172719/items/YYFNSSV4"],"itemData":{"id":409,"type":"article-journal","abstract":"Background &amp; aims\nAccurate diagnosis of obesity relies on valid body composition assessment methods. Dual-energy X-ray absorptiometry (DEXA) is the clinical gold standard for assessing body composition. Still, it is costly, leading to the widespread use of bioelectrical impedance analysis (BIA) scales, which often yield values that differ from those obtained with DEXA. This study aimed to: (a) quantify the error between anthropometric variables measured by BIA and DEXA; (b) identify variables with the highest and lowest errors, including sex- and body mass index (BMI)- specific analyses; and (c) propose a percentile-based calibration and ordinary least squares (OLS) linear regression method to reduce measurement error.\nMethods\nSixty-one participants (33 men, 28 women; aged 24–63 years) underwent height, weight, BMI, and body composition assessments using BIA and DEXA. A mirrored dataset was created using both methods. A linear-percentile calibration and OLS approach was used to align empirical quantiles, adjusting BIA measurements to DEXA standards.\nResults\nAfter calibration, the variables showed the highest predictive accuracy, while the trunk and limb BFM variables performed the worst, with trunk FFM (fat-free mass) improving only by the OLS method. Calibration reduced errors in most BMI and sex groups, except for trunk FFM and leg FFM, for which calibration showed no benefit.\nConclusion\nBIA demonstrates systematic measurement errors compared to DEXA. However, calibration through percentile alignment led to notable improvements, with the regression models showing a significant improvement in agreement between methods within this sample. offering a practical strategy to enhance the accuracy of BIA-based assessments in clinical and research contexts.","container-title":"Clinical Nutrition ESPEN","DOI":"10.1016/j.clnesp.2025.11.163","ISSN":"2405-4577","journalAbbreviation":"Clinical Nutrition ESPEN","page":"102843","source":"ScienceDirect","title":"Error reduction as a calibration strategy for body composition measurements: A comparison between bioelectrical impedance analysis and dual-energy X-ray absorption","title-short":"Error reduction as a calibration strategy for body composition measurements","volume":"71","author":[{"family":"Góes Pacheco","given":"André Luiz","non-dropping-particle":"de"},{"family":"Santos","given":"Gabriela Carvalho Jurema"},{"family":"Leão Costa","given":"Denise Mirelli"},{"family":"Cavalcanti Fraga","given":"João Victor"},{"family":"Sacramento","given":"Henrique Silva"},{"family":"Manoel da Costa","given":"Jonathan"},{"family":"Mbanze","given":"Shyrley Fernanda"},{"family":"Chongo","given":"Cheid"},{"family":"Pereira","given":"Jéssica Gonzaga"},{"family":"Santana","given":"Thiago França","non-dropping-particle":"de"},{"family":"Oliveira Freitas","given":"Fabiane","non-dropping-particle":"de"},{"family":"Silva","given":"Estevan Luiz","non-dropping-particle":"da"},{"family":"Santos Fh","given":"Jaime Cesar","non-dropping-particle":"dos"},{"family":"Henrique","given":"Rafael dos Santos"},{"family":"Leandro","given":"Carol Góis"}],"issued":{"date-parts":[["2026",2,1]]}}}],"schema":"https://github.com/citation-style-language/schema/raw/master/csl-citation.json"} </w:instrText>
      </w:r>
      <w:r w:rsidR="005068F9" w:rsidRPr="00BC10BF">
        <w:rPr>
          <w:rFonts w:ascii="Arial" w:hAnsi="Arial" w:cs="Arial"/>
        </w:rPr>
        <w:fldChar w:fldCharType="separate"/>
      </w:r>
      <w:r w:rsidR="008E0375" w:rsidRPr="00BC10BF">
        <w:rPr>
          <w:rFonts w:ascii="Arial" w:hAnsi="Arial" w:cs="Arial"/>
        </w:rPr>
        <w:t>(23,24)</w:t>
      </w:r>
      <w:r w:rsidR="005068F9" w:rsidRPr="00BC10BF">
        <w:rPr>
          <w:rFonts w:ascii="Arial" w:hAnsi="Arial" w:cs="Arial"/>
        </w:rPr>
        <w:fldChar w:fldCharType="end"/>
      </w:r>
      <w:r w:rsidR="00064EA3" w:rsidRPr="00BC10BF">
        <w:rPr>
          <w:rFonts w:ascii="Arial" w:hAnsi="Arial" w:cs="Arial"/>
        </w:rPr>
        <w:t xml:space="preserve">. </w:t>
      </w:r>
      <w:r w:rsidR="0086208A" w:rsidRPr="00BC10BF">
        <w:rPr>
          <w:rFonts w:ascii="Arial" w:hAnsi="Arial" w:cs="Arial"/>
        </w:rPr>
        <w:t xml:space="preserve">In contrast, </w:t>
      </w:r>
      <w:r w:rsidR="00064EA3" w:rsidRPr="00BC10BF">
        <w:rPr>
          <w:rFonts w:ascii="Arial" w:hAnsi="Arial" w:cs="Arial"/>
        </w:rPr>
        <w:t>Bioelectrical</w:t>
      </w:r>
      <w:r w:rsidR="00715801" w:rsidRPr="00BC10BF">
        <w:rPr>
          <w:rFonts w:ascii="Arial" w:hAnsi="Arial" w:cs="Arial"/>
        </w:rPr>
        <w:t xml:space="preserve"> impedance analysis (BIA)</w:t>
      </w:r>
      <w:r w:rsidR="00C85355" w:rsidRPr="00BC10BF">
        <w:rPr>
          <w:rFonts w:ascii="Arial" w:hAnsi="Arial" w:cs="Arial"/>
        </w:rPr>
        <w:t>,</w:t>
      </w:r>
      <w:r w:rsidR="0086208A" w:rsidRPr="00BC10BF">
        <w:rPr>
          <w:rFonts w:ascii="Arial" w:hAnsi="Arial" w:cs="Arial"/>
        </w:rPr>
        <w:t xml:space="preserve"> provides a relatively simple, inexpensive, and non-invasive method to estimate body composition in large populations </w:t>
      </w:r>
      <w:r w:rsidR="0086208A" w:rsidRPr="00BC10BF">
        <w:rPr>
          <w:rFonts w:ascii="Arial" w:hAnsi="Arial" w:cs="Arial"/>
        </w:rPr>
        <w:fldChar w:fldCharType="begin"/>
      </w:r>
      <w:r w:rsidR="0086208A" w:rsidRPr="00BC10BF">
        <w:rPr>
          <w:rFonts w:ascii="Arial" w:hAnsi="Arial" w:cs="Arial"/>
        </w:rPr>
        <w:instrText xml:space="preserve"> ADDIN ZOTERO_ITEM CSL_CITATION {"citationID":"vlgS5vYq","properties":{"formattedCitation":"(25,26)","plainCitation":"(25,26)","noteIndex":0},"citationItems":[{"id":518,"uris":["http://zotero.org/users/19172719/items/WHJV25NB"],"itemData":{"id":518,"type":"article-journal","abstract":"Bioelectrical impedance analysis (BIA) is a relatively simple, inexpensive and non-invasive technique to measure body composition and is therefore suitable in field studies and larger surveys.","container-title":"European Journal of Clinical Nutrition","DOI":"10.1038/ejcn.2012.168","ISSN":"1476-5640","issue":"1","journalAbbreviation":"Eur J Clin Nutr","language":"en","license":"2013 Macmillan Publishers Limited","page":"S79-S85","publisher":"Nature Publishing Group","source":"www.nature.com","title":"The use of bioelectrical impedance analysis for body composition in epidemiological studies","volume":"67","author":[{"family":"Böhm","given":"A."},{"family":"Heitmann","given":"B. L."}],"issued":{"date-parts":[["2013",1]]}}},{"id":516,"uris":["http://zotero.org/users/19172719/items/3LNTIG2C"],"itemData":{"id":516,"type":"article-journal","abstract":"The whole-body bioelectrical impedance analysis (BIA) approach for estimating adiposity and body fat is based on empirical relations established by many investigators. Properly used, this noninvasive body-composition assessment approach can quickly, easily, and relatively inexpensively provide accurate and reliable estimates of fat-free mass (FFM) and total body water (TBW) in healthy populations. The estimated FFM or TBW values are used to calculate absolute and relative body fat amounts. When different investigators follow the same standard BIA procedures and use the same population and criterion method, similar prediction equations and relatively small prediction errors have been reported for measurement of FFM and TBW (SEE: 1.7-3.0 for FFM and 0.23-1.5 kg for TBW). The BIA approach is most appropriate for estimating adiposity of groups in epidemiologic and field studies but has limited accuracy for estimating body composition in individuals. When used as a simple index (stature2/ resistance), BIA is more sensitive and specific for grading average adiposity in groups than some other anthropometric indexes such as the body mass index. Prediction equations based on BIA have been validated and cross-validated in children, youths, adults, and the elderly, in primarily white populations and, to a limited extent, in Asian, black, and Native American populations.","container-title":"The American Journal of Clinical Nutrition","DOI":"10.1093/ajcn/64.3.436S","ISSN":"0002-9165","issue":"3 Suppl","journalAbbreviation":"Am J Clin Nutr","language":"eng","page":"436S-448S","PMID":"8780360","source":"PubMed","title":"Why bioelectrical impedance analysis should be used for estimating adiposity","volume":"64","author":[{"family":"Houtkooper","given":"L. B."},{"family":"Lohman","given":"T. G."},{"family":"Going","given":"S. B."},{"family":"Howell","given":"W. H."}],"issued":{"date-parts":[["1996",9]]}}}],"schema":"https://github.com/citation-style-language/schema/raw/master/csl-citation.json"} </w:instrText>
      </w:r>
      <w:r w:rsidR="0086208A" w:rsidRPr="00BC10BF">
        <w:rPr>
          <w:rFonts w:ascii="Arial" w:hAnsi="Arial" w:cs="Arial"/>
        </w:rPr>
        <w:fldChar w:fldCharType="separate"/>
      </w:r>
      <w:r w:rsidR="0086208A" w:rsidRPr="00BC10BF">
        <w:rPr>
          <w:rFonts w:ascii="Arial" w:hAnsi="Arial" w:cs="Arial"/>
        </w:rPr>
        <w:t>(25,26)</w:t>
      </w:r>
      <w:r w:rsidR="0086208A" w:rsidRPr="00BC10BF">
        <w:rPr>
          <w:rFonts w:ascii="Arial" w:hAnsi="Arial" w:cs="Arial"/>
        </w:rPr>
        <w:fldChar w:fldCharType="end"/>
      </w:r>
      <w:r w:rsidR="0086208A" w:rsidRPr="00BC10BF">
        <w:rPr>
          <w:rFonts w:ascii="Arial" w:hAnsi="Arial" w:cs="Arial"/>
        </w:rPr>
        <w:t xml:space="preserve">. BIA </w:t>
      </w:r>
      <w:r w:rsidR="007768E0" w:rsidRPr="00BC10BF">
        <w:rPr>
          <w:rFonts w:ascii="Arial" w:hAnsi="Arial" w:cs="Arial"/>
        </w:rPr>
        <w:t>measures</w:t>
      </w:r>
      <w:r w:rsidR="0086208A" w:rsidRPr="00BC10BF">
        <w:rPr>
          <w:rFonts w:ascii="Arial" w:hAnsi="Arial" w:cs="Arial"/>
        </w:rPr>
        <w:t xml:space="preserve"> electrical impedance</w:t>
      </w:r>
      <w:r w:rsidR="00C85355" w:rsidRPr="00BC10BF">
        <w:rPr>
          <w:rFonts w:ascii="Arial" w:hAnsi="Arial" w:cs="Arial"/>
        </w:rPr>
        <w:t xml:space="preserve"> of</w:t>
      </w:r>
      <w:r w:rsidR="0086208A" w:rsidRPr="00BC10BF">
        <w:rPr>
          <w:rFonts w:ascii="Arial" w:hAnsi="Arial" w:cs="Arial"/>
        </w:rPr>
        <w:t xml:space="preserve"> low level</w:t>
      </w:r>
      <w:r w:rsidR="00564289" w:rsidRPr="00BC10BF">
        <w:rPr>
          <w:rFonts w:ascii="Arial" w:hAnsi="Arial" w:cs="Arial"/>
        </w:rPr>
        <w:t xml:space="preserve"> electrical</w:t>
      </w:r>
      <w:r w:rsidR="0086208A" w:rsidRPr="00BC10BF">
        <w:rPr>
          <w:rFonts w:ascii="Arial" w:hAnsi="Arial" w:cs="Arial"/>
        </w:rPr>
        <w:t xml:space="preserve"> current passing through body tissues allowing derivation </w:t>
      </w:r>
      <w:r w:rsidR="00B10542">
        <w:rPr>
          <w:rFonts w:ascii="Arial" w:hAnsi="Arial" w:cs="Arial"/>
        </w:rPr>
        <w:t xml:space="preserve">of body composition </w:t>
      </w:r>
      <w:r w:rsidR="0086208A" w:rsidRPr="00BC10BF">
        <w:rPr>
          <w:rFonts w:ascii="Arial" w:hAnsi="Arial" w:cs="Arial"/>
        </w:rPr>
        <w:t>indices.</w:t>
      </w:r>
      <w:r w:rsidR="00C85355" w:rsidRPr="00BC10BF">
        <w:rPr>
          <w:rFonts w:ascii="Arial" w:hAnsi="Arial" w:cs="Arial"/>
        </w:rPr>
        <w:t xml:space="preserve"> </w:t>
      </w:r>
      <w:r w:rsidR="00D51EB9" w:rsidRPr="00BC10BF">
        <w:rPr>
          <w:rFonts w:ascii="Arial" w:hAnsi="Arial" w:cs="Arial"/>
        </w:rPr>
        <w:t xml:space="preserve">Although </w:t>
      </w:r>
      <w:r w:rsidR="00064EA3" w:rsidRPr="00BC10BF">
        <w:rPr>
          <w:rFonts w:ascii="Arial" w:hAnsi="Arial" w:cs="Arial"/>
        </w:rPr>
        <w:t>BIA</w:t>
      </w:r>
      <w:r w:rsidR="0086208A" w:rsidRPr="00BC10BF">
        <w:rPr>
          <w:rFonts w:ascii="Arial" w:hAnsi="Arial" w:cs="Arial"/>
        </w:rPr>
        <w:t xml:space="preserve"> derived</w:t>
      </w:r>
      <w:r w:rsidR="00064EA3" w:rsidRPr="00BC10BF">
        <w:rPr>
          <w:rFonts w:ascii="Arial" w:hAnsi="Arial" w:cs="Arial"/>
        </w:rPr>
        <w:t xml:space="preserve"> estimates are influenced by hydration status, recent foo</w:t>
      </w:r>
      <w:r w:rsidR="00EE2503" w:rsidRPr="00BC10BF">
        <w:rPr>
          <w:rFonts w:ascii="Arial" w:hAnsi="Arial" w:cs="Arial"/>
        </w:rPr>
        <w:t>d intake, physical temperature</w:t>
      </w:r>
      <w:r w:rsidR="00064EA3" w:rsidRPr="00BC10BF">
        <w:rPr>
          <w:rFonts w:ascii="Arial" w:hAnsi="Arial" w:cs="Arial"/>
        </w:rPr>
        <w:t xml:space="preserve">, and ethnic differences </w:t>
      </w:r>
      <w:r w:rsidR="00064EA3" w:rsidRPr="00BC10BF">
        <w:rPr>
          <w:rFonts w:ascii="Arial" w:hAnsi="Arial" w:cs="Arial"/>
        </w:rPr>
        <w:fldChar w:fldCharType="begin"/>
      </w:r>
      <w:r w:rsidR="000145DC" w:rsidRPr="00BC10BF">
        <w:rPr>
          <w:rFonts w:ascii="Arial" w:hAnsi="Arial" w:cs="Arial"/>
        </w:rPr>
        <w:instrText xml:space="preserve"> ADDIN ZOTERO_ITEM CSL_CITATION {"citationID":"ZukxMqQR","properties":{"formattedCitation":"(21,27)","plainCitation":"(21,27)","noteIndex":0},"citationItems":[{"id":163,"uris":["http://zotero.org/users/19172719/items/32VZER5A"],"itemData":{"id":163,"type":"article-journal","abstract":"The use of bioelectrical impedance analysis (BIA) is widespread both in healthy subjects and patients, but suffers from a lack of standardized method and quality control procedures. BIA allows the determination of the fat-free mass (FFM) and total body water (TBW) in subjects without significant fluid and electrolyte abnormalities, when using appropriate population, age or pathology-specific BIA equations and established procedures. Published BIA equations validated against a reference method in a sufficiently large number of subjects are presented and ranked according to the standard error of the estimate. The determination of changes in body cell mass (BCM), extra cellular (ECW) and intra cellular water (ICW) requires further research using a valid model that guarantees that ECW changes do not corrupt the ICW. The use of segmental-BIA, multifrequency BIA, or bioelectrical spectroscopy in altered hydration states also requires further research. ESPEN guidelines for the clinical use of BIA measurements are described in a paper to appear soon in Clinical Nutrition.","container-title":"Clinical Nutrition (Edinburgh, Scotland)","DOI":"10.1016/j.clnu.2004.06.004","ISSN":"0261-5614","issue":"5","journalAbbreviation":"Clin Nutr","language":"eng","page":"1226-1243","PMID":"15380917","source":"PubMed","title":"Bioelectrical impedance analysis--part I: review of principles and methods","title-short":"Bioelectrical impedance analysis--part I","volume":"23","author":[{"family":"Kyle","given":"Ursula G."},{"family":"Bosaeus","given":"Ingvar"},{"family":"De Lorenzo","given":"Antonio D."},{"family":"Deurenberg","given":"Paul"},{"family":"Elia","given":"Marinos"},{"family":"Gómez","given":"José Manuel"},{"family":"Heitmann","given":"Berit Lilienthal"},{"family":"Kent-Smith","given":"Luisa"},{"family":"Melchior","given":"Jean-Claude"},{"family":"Pirlich","given":"Matthias"},{"family":"Scharfetter","given":"Hermann"},{"family":"Schols","given":"Annemie M. W. J."},{"family":"Pichard","given":"Claude"},{"literal":"Composition of the ESPEN Working Group"}],"issued":{"date-parts":[["2004",10]]}}},{"id":169,"uris":["http://zotero.org/users/19172719/items/6Z9XKLRM"],"itemData":{"id":169,"type":"article-journal","abstract":"Ethnic groups vary in cardiometabolic risk, but the underlying mechanisms remain unclear. Several components of body composition variability (fat/lean ratio, fat distribution, lean mass composition and metabolism, and adipose tissue biology) are increasingly linked with cardiometabolic risk and vary substantially across ethnic groups. Constituents of lean mass are proposed to contribute to 'metabolic capacity', a generic trait favouring the maintenance of homeostasis. Adiposity is proposed to contribute to 'metabolic load', which at higher levels challenges metabolic homeostasis, elevating cardiometabolic risk. Ethnic differences in body composition, representing different load-capacity ratios, may therefore contribute to ethnic variability in cardiometabolic risk. Ecological and evolutionary factors potentially contributing to ethnic variability in body composition are explored. In contemporary populations, clinicians encounter an increasing range of ethnicity, along with many individuals of mixed-ethnic ancestry. Increasing understanding of the contribution of body composition to cardiometabolic risk may reduce the need to treat ethnic groups as qualitatively different. A conceptual model is proposed, treating insulin sensitivity and stroke risk as composite functions of body composition variables. Operationalizing this model may potentially improve the ability to assess cardiovascular risk across the full ethnicity spectrum, and to predict cardiometabolic consequences of excess weight gain.","container-title":"Obesity Reviews: An Official Journal of the International Association for the Study of Obesity","DOI":"10.1111/j.1467-789X.2012.01034.x","ISSN":"1467-789X","journalAbbreviation":"Obes Rev","language":"eng","page":"14-29","PMID":"23107256","source":"PubMed","title":"Ethnic variability in adiposity, thrifty phenotypes and cardiometabolic risk: addressing the full range of ethnicity, including those of mixed ethnicity","title-short":"Ethnic variability in adiposity, thrifty phenotypes and cardiometabolic risk","volume":"13 Suppl 2","author":[{"family":"Wells","given":"J. C. K."}],"issued":{"date-parts":[["2012",12]]}}}],"schema":"https://github.com/citation-style-language/schema/raw/master/csl-citation.json"} </w:instrText>
      </w:r>
      <w:r w:rsidR="00064EA3" w:rsidRPr="00BC10BF">
        <w:rPr>
          <w:rFonts w:ascii="Arial" w:hAnsi="Arial" w:cs="Arial"/>
        </w:rPr>
        <w:fldChar w:fldCharType="separate"/>
      </w:r>
      <w:r w:rsidR="000145DC" w:rsidRPr="00BC10BF">
        <w:rPr>
          <w:rFonts w:ascii="Arial" w:hAnsi="Arial" w:cs="Arial"/>
        </w:rPr>
        <w:t>(21,27)</w:t>
      </w:r>
      <w:r w:rsidR="00064EA3" w:rsidRPr="00BC10BF">
        <w:rPr>
          <w:rFonts w:ascii="Arial" w:hAnsi="Arial" w:cs="Arial"/>
        </w:rPr>
        <w:fldChar w:fldCharType="end"/>
      </w:r>
      <w:r w:rsidR="00EE2503" w:rsidRPr="00BC10BF">
        <w:rPr>
          <w:rFonts w:ascii="Arial" w:hAnsi="Arial" w:cs="Arial"/>
        </w:rPr>
        <w:t>,</w:t>
      </w:r>
      <w:r w:rsidR="00064EA3" w:rsidRPr="00BC10BF">
        <w:rPr>
          <w:rFonts w:ascii="Arial" w:hAnsi="Arial" w:cs="Arial"/>
        </w:rPr>
        <w:t xml:space="preserve"> m</w:t>
      </w:r>
      <w:r w:rsidR="0086208A" w:rsidRPr="00BC10BF">
        <w:rPr>
          <w:rFonts w:ascii="Arial" w:hAnsi="Arial" w:cs="Arial"/>
        </w:rPr>
        <w:t xml:space="preserve">ultiple validation studies have demonstrated </w:t>
      </w:r>
      <w:r w:rsidR="00064EA3" w:rsidRPr="00BC10BF">
        <w:rPr>
          <w:rFonts w:ascii="Arial" w:hAnsi="Arial" w:cs="Arial"/>
        </w:rPr>
        <w:t>strong correlations</w:t>
      </w:r>
      <w:r w:rsidR="0086208A" w:rsidRPr="00BC10BF">
        <w:rPr>
          <w:rFonts w:ascii="Arial" w:hAnsi="Arial" w:cs="Arial"/>
        </w:rPr>
        <w:t xml:space="preserve"> between BIA and </w:t>
      </w:r>
      <w:r w:rsidR="00064EA3" w:rsidRPr="00BC10BF">
        <w:rPr>
          <w:rFonts w:ascii="Arial" w:hAnsi="Arial" w:cs="Arial"/>
        </w:rPr>
        <w:t>reference methods such as DXA and C</w:t>
      </w:r>
      <w:r w:rsidR="00EE2503" w:rsidRPr="00BC10BF">
        <w:rPr>
          <w:rFonts w:ascii="Arial" w:hAnsi="Arial" w:cs="Arial"/>
        </w:rPr>
        <w:t xml:space="preserve">T </w:t>
      </w:r>
      <w:r w:rsidR="00EE2503" w:rsidRPr="00BC10BF">
        <w:rPr>
          <w:rFonts w:ascii="Arial" w:hAnsi="Arial" w:cs="Arial"/>
        </w:rPr>
        <w:fldChar w:fldCharType="begin"/>
      </w:r>
      <w:r w:rsidR="000145DC" w:rsidRPr="00BC10BF">
        <w:rPr>
          <w:rFonts w:ascii="Arial" w:hAnsi="Arial" w:cs="Arial"/>
        </w:rPr>
        <w:instrText xml:space="preserve"> ADDIN ZOTERO_ITEM CSL_CITATION {"citationID":"DW93W2Pr","properties":{"formattedCitation":"(28\\uc0\\u8211{}30)","plainCitation":"(28–30)","noteIndex":0},"citationItems":[{"id":259,"uris":["http://zotero.org/users/19172719/items/ASW5S7U2"],"itemData":{"id":259,"type":"article-journal","abstract":"Background\nVisceral fat is associated with adiposity-based complications. Bioimpedance measurement allows estimation of visceral fat area (VFA) in an easy manner. However, a validated cut-off value for VFA by bioimpedance associated with cardiometabolic risk is lacking in European population.\nAim\nTo determine cut-off values of VFA measured via bioimpedance associated with cardiometabolic risk.\nMethods\nRandom cross-sectional Czech population-based sample of 25–64 years old subjects. Receiver Operating Characteristic (ROC) curves were used and the area under the curve (AUC), sensitivity, and specificity were calculated. The Cardiometabolic Disease Staging System (CMDS) was used to classify cardiometabolic risk: Stage 1 – 1 or 2 metabolic syndrome (MetS) components, without impaired fasting glucose (IFG); Stage 2 – MetS or IFG; Stage 3 – MetS with IFG; Stage 4 – type 2 diabetes and/or cardiovascular disease.\nResults\n2052 participants (54.5% females, median age 49 years) were included. Median VFA (inter-quartile range) were 82.2 cm2 (54.8) in men and 89.8 cm2 (55.6) in women. The best VFA cut-offs associated with Stage 1 in men and women were 71 cm2 (sensitivity = 0.654; specificity = 0.427) and 83 cm2 (sensitivity = 0.705; specificity = 0.556) ; Stage 2: 84 cm2 (sensitivity = 0.673; specificity = 0.551) and 98 cm2 (sensitivity = 0.702; specificity = 0.628) ; Stage 3: 90 cm2 (sensitivity = 0.886; specificity = 0.605) and 109 cm2 (sensitivity = 0.755; specificity = 0.704); Stage 4: 91 cm2 (sensitivity = 0.625; specificity = 0.611) and 81 cm2 (sensitivity = 0.695; specificity = 0.448), respectively.\nConclusion\nA cut-off value of VFA of 71 cm2 in men and 83 cm2 in women exhibited the earliest stage of cardiometabolic risk, and 90 cm2 in men and 109 cm2 in women showed the best performance to detect risk.","container-title":"Obesity Research &amp; Clinical Practice","DOI":"10.1016/j.orcp.2021.03.005","ISSN":"1871-403X","issue":"4","journalAbbreviation":"Obesity Research &amp; Clinical Practice","page":"368-374","source":"ScienceDirect","title":"Visceral fat area and cardiometabolic risk: The Kardiovize study","title-short":"Visceral fat area and cardiometabolic risk","volume":"15","author":[{"family":"Polcrova","given":"Anna"},{"family":"Pavlovska","given":"Iuliia"},{"family":"Maranhao Neto","given":"Geraldo A."},{"family":"Kunzova","given":"Sarka"},{"family":"Infante-Garcia","given":"Maria M."},{"family":"Medina-Inojosa","given":"Jose R."},{"family":"Lopez-Jimenez","given":"Francisco"},{"family":"Mechanick","given":"Jeffrey I."},{"family":"Nieto-Martinez","given":"Ramfis"},{"family":"Stokin","given":"Gorazd B."},{"family":"Pikhart","given":"Hynek"},{"family":"Gonzalez-Rivas","given":"Juan P."}],"issued":{"date-parts":[["2021",7,1]]}}},{"id":262,"uris":["http://zotero.org/users/19172719/items/GJ2E6VS8"],"itemData":{"id":262,"type":"article-journal","abstract":"Waist circumference threshold values used in sub-Saharan Africa correspond to those of European populations and are therefore inappropriate. Thus, they may over predict insulin resistance, especially in hypertensive Africans, in whom there is often no association between blood pressure and insulin resistance. Using bioelectrical impedance measurement in sub-Saharan Africa could possibly be advantageous to overcome the shortcomings of waist circumference measurement. The aim of this study was to evaluate the contribution of body composition estimation by bioelectrical impedance to predict cardiometabolic risk in Congolese hypertensive subjects.","container-title":"BMC Cardiovascular Disorders","DOI":"10.1186/s12872-015-0011-7","ISSN":"1471-2261","issue":"1","journalAbbreviation":"BMC Cardiovasc Disord","language":"en","page":"17","source":"Springer Link","title":"Bioelectrical impedance outperforms waist circumference for predicting cardiometabolic risk in Congolese hypertensive subjects: a cross-sectional study","title-short":"Bioelectrical impedance outperforms waist circumference for predicting cardiometabolic risk in Congolese hypertensive subjects","volume":"15","author":[{"family":"Katchunga","given":"Philippe Bianga"},{"family":"Bapolisi","given":"Achile Mwira"},{"family":"M’Buyamba-Kabangu","given":"Jean-René"},{"family":"Hermans","given":"Michel P."}],"issued":{"date-parts":[["2015",3,10]]}}},{"id":272,"uris":["http://zotero.org/users/19172719/items/7LTS8ZBU"],"itemData":{"id":272,"type":"article-journal","abstract":"BACKGROUND: Screening for traditional risk factors of cardiovascular disease is well known in primary healthcare (PHC) settings. However, other risk factors through newer tools (such as bioelectrical impedance analysis [BIA]) could also be predictors of increased cardiovascular risk (CVR). Body composition estimates (body fat percentage, body water percentage, body lean mass) by BIA and its association to CVR have been studied with variable results.\nAIM: This study assesses the body composition estimates and their association with CVR in the South African PHC setting.\nMETHODS: A retrospective record analysis was conducted on a cohort of de-identified patients utilising the ABBY® Health Check Machine at a PHC facility in South Africa between May 2020 and August 2022. The ABBY Machine estimates body fat percentage (BF%) and body water percentage (BW%) estimates from BIA. Cardiovascular risk based on the Framingham-risk-score was stratified into high, medium and low CVR. An analysis of variance was used to determine mean differences of BF% and BW% among these groups.\nRESULTS: A total of 4008 records (n = 4008) were used in the final analysis. The majority of patients were female (70.1%) with a mean age of 33.6 years. Higher mean BF% (35.75% vs. 31.10% vs. 27.73%; p  0.0001) and lower mean BW% (49.46% vs. 53.15% vs. 56.18%; p = 0000) were found to be significantly associated with high CVR.\nLESSONS LEARNT: This study demonstrated the use of newer technologies that could assist in the identification of CVR in low resource PHC settings.","container-title":"African Journal of Primary Health Care &amp; Family Medicine","DOI":"10.4102/phcfm.v16i1.4587","ISSN":"2071-2936","issue":"1","journalAbbreviation":"Afr J Prim Health Care Fam Med","language":"eng","page":"e1-e4","PMID":"39501859","PMCID":"PMC11538404","source":"PubMed","title":"Body composition estimates from bioelectrical impedance and its association with cardiovascular risk","volume":"16","author":[{"family":"Kistan","given":"Jesne"},{"family":"Wing","given":"Jeffrey"},{"family":"Tshabalala","given":"Khanyisile"},{"family":"Van Hougenhouck-Tulleken","given":"Wesley"},{"family":"Basu","given":"Debashis"}],"issued":{"date-parts":[["2024",10,9]]}}}],"schema":"https://github.com/citation-style-language/schema/raw/master/csl-citation.json"} </w:instrText>
      </w:r>
      <w:r w:rsidR="00EE2503" w:rsidRPr="00BC10BF">
        <w:rPr>
          <w:rFonts w:ascii="Arial" w:hAnsi="Arial" w:cs="Arial"/>
        </w:rPr>
        <w:fldChar w:fldCharType="separate"/>
      </w:r>
      <w:r w:rsidR="000145DC" w:rsidRPr="00BC10BF">
        <w:rPr>
          <w:rFonts w:ascii="Arial" w:hAnsi="Arial" w:cs="Arial"/>
          <w:szCs w:val="24"/>
        </w:rPr>
        <w:t>(28–30)</w:t>
      </w:r>
      <w:r w:rsidR="00EE2503" w:rsidRPr="00BC10BF">
        <w:rPr>
          <w:rFonts w:ascii="Arial" w:hAnsi="Arial" w:cs="Arial"/>
        </w:rPr>
        <w:fldChar w:fldCharType="end"/>
      </w:r>
      <w:r w:rsidR="00EE2503" w:rsidRPr="00BC10BF">
        <w:rPr>
          <w:rFonts w:ascii="Arial" w:hAnsi="Arial" w:cs="Arial"/>
        </w:rPr>
        <w:t>.</w:t>
      </w:r>
      <w:r w:rsidR="00064EA3" w:rsidRPr="00BC10BF">
        <w:rPr>
          <w:rFonts w:ascii="Arial" w:hAnsi="Arial" w:cs="Arial"/>
        </w:rPr>
        <w:t xml:space="preserve"> </w:t>
      </w:r>
      <w:r w:rsidR="0086208A" w:rsidRPr="00BC10BF">
        <w:rPr>
          <w:rFonts w:ascii="Arial" w:hAnsi="Arial" w:cs="Arial"/>
        </w:rPr>
        <w:t>Moreover</w:t>
      </w:r>
      <w:r w:rsidR="00EE2503" w:rsidRPr="00BC10BF">
        <w:rPr>
          <w:rFonts w:ascii="Arial" w:hAnsi="Arial" w:cs="Arial"/>
        </w:rPr>
        <w:t xml:space="preserve"> BIA-derived body composition measures </w:t>
      </w:r>
      <w:r w:rsidR="0086208A" w:rsidRPr="00BC10BF">
        <w:rPr>
          <w:rFonts w:ascii="Arial" w:hAnsi="Arial" w:cs="Arial"/>
        </w:rPr>
        <w:t xml:space="preserve"> have been associated </w:t>
      </w:r>
      <w:r w:rsidR="00EE2503" w:rsidRPr="00BC10BF">
        <w:rPr>
          <w:rFonts w:ascii="Arial" w:hAnsi="Arial" w:cs="Arial"/>
        </w:rPr>
        <w:t xml:space="preserve">with cardio-metabolic risk factors and outcomes in </w:t>
      </w:r>
      <w:commentRangeStart w:id="35"/>
      <w:r w:rsidR="00EE2503" w:rsidRPr="00BC10BF">
        <w:rPr>
          <w:rFonts w:ascii="Arial" w:hAnsi="Arial" w:cs="Arial"/>
        </w:rPr>
        <w:t>China, Israel, Colombia, and Scotland</w:t>
      </w:r>
      <w:commentRangeEnd w:id="35"/>
      <w:r w:rsidR="00202204">
        <w:rPr>
          <w:rStyle w:val="CommentReference"/>
        </w:rPr>
        <w:commentReference w:id="35"/>
      </w:r>
      <w:r w:rsidR="00EE2503" w:rsidRPr="00BC10BF">
        <w:rPr>
          <w:rFonts w:ascii="Arial" w:hAnsi="Arial" w:cs="Arial"/>
        </w:rPr>
        <w:t xml:space="preserve"> s</w:t>
      </w:r>
      <w:r w:rsidR="0086208A" w:rsidRPr="00BC10BF">
        <w:rPr>
          <w:rFonts w:ascii="Arial" w:hAnsi="Arial" w:cs="Arial"/>
        </w:rPr>
        <w:t xml:space="preserve">upporting its utility </w:t>
      </w:r>
      <w:r w:rsidR="00064EA3" w:rsidRPr="00BC10BF">
        <w:rPr>
          <w:rFonts w:ascii="Arial" w:hAnsi="Arial" w:cs="Arial"/>
        </w:rPr>
        <w:t xml:space="preserve">in epidemiological research </w:t>
      </w:r>
      <w:r w:rsidR="00A20E5F" w:rsidRPr="00BC10BF">
        <w:rPr>
          <w:rFonts w:ascii="Arial" w:hAnsi="Arial" w:cs="Arial"/>
        </w:rPr>
        <w:t xml:space="preserve">in LMICs </w:t>
      </w:r>
      <w:r w:rsidR="00EE2503" w:rsidRPr="00BC10BF">
        <w:rPr>
          <w:rFonts w:ascii="Arial" w:hAnsi="Arial" w:cs="Arial"/>
        </w:rPr>
        <w:fldChar w:fldCharType="begin"/>
      </w:r>
      <w:r w:rsidR="000145DC" w:rsidRPr="00BC10BF">
        <w:rPr>
          <w:rFonts w:ascii="Arial" w:hAnsi="Arial" w:cs="Arial"/>
        </w:rPr>
        <w:instrText xml:space="preserve"> ADDIN ZOTERO_ITEM CSL_CITATION {"citationID":"hcarvqIf","properties":{"formattedCitation":"(31\\uc0\\u8211{}34)","plainCitation":"(31–34)","noteIndex":0},"citationItems":[{"id":278,"uris":["http://zotero.org/users/19172719/items/NTL9LEV6"],"itemData":{"id":278,"type":"article-journal","abstract":"AIMS: To investigate prospectively the association of body fat percentage (BF%) estimates using various equations from bioelectrical impedance analysis (BIA) with cardiovascular events, compared with body mass index (BMI) and waist circumference.\nMETHODS AND RESULTS: We used data of 34 BIA-BF%-equations that were used for estimation of BF% in 6486 (men = 3194, women = 3294) subjects. During a median follow-up of 8.3 years, 510 (7.9%) cardiovascular events (363 in men; 147 in women) occurred. In men, the crude hazard ratio (95% confidence interval) for BF% from the best predicting BIA-BF%-equation was 3.97 (3.30-4.78) against 2.13 (1.85-2.45) for BF% from the BIA device's BIA-BF%-equation, 1.34 (1.20-1.49) for BMI and 1.49 (1.40-1.73) for waist circumference per log-1-SD increase of all. In women, the hazard ratios for best predicting BIA-BF%-equation, BIA device estimation, BMI and waist circumference were 3.80 (2.85-4.99), 1.89 (1.57-2.28), 1.35 (1.21-1.51) and 1.52 (1.31-1.75), respectively. After adjustments for age, Framingham cardiovascular disease risk score and creatinine excretion - a marker of muscle mass - BF%s and BMI remained independently associated with cardiovascular events in both men and women, while waist circumference was independently associated with cardiovascular events in men, but not in women. According to discrimination ability (C-index) and additive predictive value (net reclassification index and integrated discrimination index) on obesity measures to the Framingham cardiovascular disease risk score, BF% was superior to BMI and waist circumference in both men and women.\nCONCLUSIONS: BF% was independently associated with future cardiovascular events. Body fat estimates from the best-predicting BIA-BF%-equations can be a more predictive measurement in cardiovascular risk assessment than BMI or waist circumference.","container-title":"European Journal of Preventive Cardiology","DOI":"10.1177/2047487319833283","ISSN":"2047-4881","issue":"9","journalAbbreviation":"Eur J Prev Cardiol","language":"eng","page":"905-916","PMID":"30791699","PMCID":"PMC6545622","source":"PubMed","title":"Body fat estimates from bioelectrical impedance equations in cardiovascular risk assessment: The PREVEND cohort study","title-short":"Body fat estimates from bioelectrical impedance equations in cardiovascular risk assessment","volume":"26","author":[{"family":"Byambasukh","given":"Oyuntugs"},{"family":"Eisenga","given":"Michele F."},{"family":"Gansevoort","given":"Ron T."},{"family":"Bakker","given":"Stephan Jl"},{"family":"Corpeleijn","given":"Eva"}],"issued":{"date-parts":[["2019",6]]}}},{"id":379,"uris":["http://zotero.org/users/19172719/items/62ZYL3T8"],"itemData":{"id":379,"type":"article-journal","abstract":"BACKGROUND: The epidemic of overweight and obesity has become a worldwide public health problem. Cardiometabolic diseases may originate in childhood. We investigated the association between percent body fat (PBF) measured by the bioelectrical impedance assay and cardiometabolic risk (CMR) in pediatrics.\nMETHODS: This cross-sectional study involved 3819 subjects (6-17 years old) in Shanghai. We assessed the association between PBF and body mass index (BMI) with multiple CMR factors. We examined the risk for cardiometabolic abnormalities attributable to overweight and obesity based on age- and sex-specific PBF Z-scores and BMI Z-scores, respectively.\nRESULTS: PBF, but not BMI, was positively associated with multiple CMR factors in males and females except for total cholesterol in females (all p &lt; 0.05). Compared with the non-overweight group based on PBF, overweight and obese subjects had increasingly higher odds ratio of dyslipidemia (2.90 (1.99-4.23), 4.59 (2.88-7.32) for males and 1.82 (1.20-2.75), 2.46 (1.47-4.11) for females) and elevated blood pressure (BP) (3.26 (2.35-4.51), 4.55 (2.92-7.09) for males and 1.59 (1.07-2.34), 3.98 (2.27-6.17) for females). Obesity females showed a higher likelihood for hyperglycemia (2.19 (1.24-3.84)) than non-overweight females. In both sexes, the predictive effect of PBF on dyslipidemia and elevated BP in adolescents was better than that in children. For hyperglycemia, the predictive effect of PBF was better in male adolescents and female children. There was no risk difference for cardiometabolic abnormalities attributable to BMI-based obesity categories.\nCONCLUSIONS: PBF but not BMI was associated with CMR. Overweight and obesity categories based on PBF had an increased risk for cardiometabolic abnormalities in children and adolescents.","container-title":"Chronic Diseases and Translational Medicine","DOI":"10.1002/cdt3.54","ISSN":"2589-0514","issue":"2","journalAbbreviation":"Chronic Dis Transl Med","language":"eng","page":"143-153","PMID":"37305104","PMCID":"PMC10249195","source":"PubMed","title":"Percent body fat, but not body mass index, is associated with cardiometabolic risk factors in children and adolescents","volume":"9","author":[{"family":"He","given":"Xin"},{"family":"Zhu","given":"Zhenni"},{"family":"Zang","given":"Jiajie"},{"family":"Wang","given":"Zhengyuan"},{"family":"Liao","given":"Ping"},{"family":"Wang","given":"Wenjing"},{"family":"Shi","given":"Yan"},{"family":"Fu","given":"Chen"}],"issued":{"date-parts":[["2023",6]]}}},{"id":257,"uris":["http://zotero.org/users/19172719/items/38234F8I"],"itemData":{"id":257,"type":"article-journal","abstract":"Objective To investigate whether bioelectrical impedance analysis could be used to identify overweight individuals at increased cardiometabolic risk, defined as the presence of metabolic syndrome and/or diabetes. Design and Methods Cross-sectional study of a Scottish population including 1210 women and 788 men. The diagnostic performance of thresholds of percentage body fat measured by bioelectrical impedance analysis to identify people at increased cardiometabolic risk was assessed using receiver-operating characteristic curves. Odds ratios for increased cardiometabolic risk in body mass index categories associated with values above compared to below sex-specific percentage body fat thresholds with optimal diagnostic performance were calculated using multivariable logistic regression analyses. The validity of bioelectrical impedance analysis to measure percentage body fat in this population was tested by examining agreement between bioelectrical impedance analysis and dual-energy X-ray absorptiometry in a subgroup of individuals. Results Participants were aged 16-91 years and the optimal bioelectrical impedance analysis cut-points for percentage body fat for identifying people at increased cardiometabolic risk were 25.9% for men and 37.1% for women. Stratifying by these percentage body fat cut-points, the prevalence of increased cardiometabolic risk was 48% and 38% above the threshold and 24% and 19% below these thresholds for men and women, respectively. By comparison, stratifying by percentage body fat category had little impact on identifying increased cardiometabolic risk in normal weight and obese individuals. Fully adjusted odds ratios of being at increased cardiometabolic risk among overweight people with percentage body fat ≥25.9/37.1% compared with percentage body fat &lt;25.9/37.1% as a reference were 1.93 (95% confidence interval: 1.20–3.10) for men and 1.79 (1.10–2.92) for women. Conclusion Percentage body fat measured using bioelectrical impedance analysis above a sex-specific threshold could be used in overweight people to identify individuals at increased cardiometabolic risk, who could benefit from risk factor management.","container-title":"PLOS ONE","DOI":"10.1371/journal.pone.0106134","ISSN":"1932-6203","issue":"9","journalAbbreviation":"PLOS ONE","language":"en","page":"e106134","publisher":"Public Library of Science","source":"PLoS Journals","title":"Evaluation of Bioelectrical Impedance Analysis for Identifying Overweight Individuals at Increased Cardiometabolic Risk: A Cross-Sectional Study","title-short":"Evaluation of Bioelectrical Impedance Analysis for Identifying Overweight Individuals at Increased Cardiometabolic Risk","volume":"9","author":[{"family":"Lamb","given":"Maxine J. E."},{"family":"Byrne","given":"Christopher D."},{"family":"Wilson","given":"James F."},{"family":"Wild","given":"Sarah H."}],"issued":{"date-parts":[["2014",9,22]]}}},{"id":192,"uris":["http://zotero.org/users/19172719/items/C3D88UQ3"],"itemData":{"id":192,"type":"article-journal","abstract":"OBJECTIVE: Related evidences of metabolically unhealthy profile of adults with normal weight are not well characterized in the Chinese population. This is because they cannot be effectively identified by regular measurements (such as body mass index [BMI]). To overcome this gap in literature, this study aimed at investigating the association between body composition and metabolically unhealthy profile in Chinese adults with normal weight.\nMETHODS: A total of 5427 individuals with normal-weight were recruited from 15820 people living in Ningxia Hui Autonomous Region in Northwest China. Normal-weight was defined as a BMI of 18.5-23.9 kg/m2. Metabolically unhealthy profile was assessed by the National Cholesterol Education Program Adult Treatment Panel III (ATP III). Metabolically unhealthy normal-weight (MUHNW) profile was defined in individuals who had normal weight and at least two cardiometabolic risk factors. Generalized linear model was used to investigate the association between body composition measured by bioelectrical impedance and metabolically unhealthy profile in adults with normal-weight.\nRESULTS: The percentage of metabolically unhealthy profile was 35.86% in adults with normal weight. Different MUHNW distributions were found between males and females depending on age. The percentage of the MUHNW profile significantly increased in women after the age of 55, contrary to men. The association between body composition and MUHNW was affected by age and sex. The increased adiposity indices (fat mass index [FMI], visceral fat level [VFL], waist circumference [WCF]), and reduced skeletal muscle mass ratio [SMR] showed significant differences between MUHNW and metabolically healthy with normal weight (MHNW) (p &lt; 0.05).\nCONCLUSION: The distribution of MUHNW differed between ages and sexes. FMI, VFL, WCF and SMR could be responsible for the MUHNW adults, providing a new insight into the potential metabolic risks for the adults with normal weight in China. This directs us in the management of the MUHNW for their early prevention.","container-title":"PloS One","DOI":"10.1371/journal.pone.0248782","ISSN":"1932-6203","issue":"3","journalAbbreviation":"PLoS One","language":"eng","page":"e0248782","PMID":"33765000","PMCID":"PMC7993598","source":"PubMed","title":"The association between body composition and metabolically unhealthy profile of adults with normal weight in Northwest China","volume":"16","author":[{"family":"Fan","given":"Ling"},{"family":"Qiu","given":"Jiangwei"},{"family":"Zhao","given":"Yu"},{"family":"Yin","given":"Ting"},{"family":"Li","given":"Xiaoxia"},{"family":"Wang","given":"Qingan"},{"family":"Jing","given":"Jinyun"},{"family":"Zhang","given":"Jiaxing"},{"family":"Wang","given":"Faxuan"},{"family":"Liu","given":"Xiuying"},{"family":"Liu","given":"Lan"},{"family":"Zhao","given":"Yi"},{"family":"Zhang","given":"Yuhong"}],"issued":{"date-parts":[["2021"]]}}}],"schema":"https://github.com/citation-style-language/schema/raw/master/csl-citation.json"} </w:instrText>
      </w:r>
      <w:r w:rsidR="00EE2503" w:rsidRPr="00BC10BF">
        <w:rPr>
          <w:rFonts w:ascii="Arial" w:hAnsi="Arial" w:cs="Arial"/>
        </w:rPr>
        <w:fldChar w:fldCharType="separate"/>
      </w:r>
      <w:r w:rsidR="000145DC" w:rsidRPr="00BC10BF">
        <w:rPr>
          <w:rFonts w:ascii="Arial" w:hAnsi="Arial" w:cs="Arial"/>
          <w:szCs w:val="24"/>
        </w:rPr>
        <w:t>(31–34)</w:t>
      </w:r>
      <w:r w:rsidR="00EE2503" w:rsidRPr="00BC10BF">
        <w:rPr>
          <w:rFonts w:ascii="Arial" w:hAnsi="Arial" w:cs="Arial"/>
        </w:rPr>
        <w:fldChar w:fldCharType="end"/>
      </w:r>
      <w:r w:rsidR="00EE2503" w:rsidRPr="00BC10BF">
        <w:rPr>
          <w:rFonts w:ascii="Arial" w:hAnsi="Arial" w:cs="Arial"/>
        </w:rPr>
        <w:t>.</w:t>
      </w:r>
    </w:p>
    <w:p w14:paraId="6F4A3E4B" w14:textId="5D8937CA" w:rsidR="005D7A65" w:rsidRPr="00BC10BF" w:rsidRDefault="00BC10BF" w:rsidP="00920C99">
      <w:pPr>
        <w:pStyle w:val="Caption"/>
        <w:spacing w:line="360" w:lineRule="auto"/>
        <w:jc w:val="both"/>
        <w:rPr>
          <w:rFonts w:ascii="Arial" w:hAnsi="Arial" w:cs="Arial"/>
          <w:i w:val="0"/>
          <w:iCs w:val="0"/>
          <w:sz w:val="22"/>
          <w:szCs w:val="22"/>
        </w:rPr>
      </w:pPr>
      <w:bookmarkStart w:id="36" w:name="_Toc219898824"/>
      <w:r w:rsidRPr="00BC10BF">
        <w:rPr>
          <w:rFonts w:ascii="Arial" w:hAnsi="Arial" w:cs="Arial"/>
          <w:sz w:val="22"/>
          <w:szCs w:val="22"/>
        </w:rPr>
        <w:t xml:space="preserve">Figure </w:t>
      </w:r>
      <w:r w:rsidRPr="00BC10BF">
        <w:rPr>
          <w:rFonts w:ascii="Arial" w:hAnsi="Arial" w:cs="Arial"/>
          <w:sz w:val="22"/>
          <w:szCs w:val="22"/>
        </w:rPr>
        <w:fldChar w:fldCharType="begin"/>
      </w:r>
      <w:r w:rsidRPr="00BC10BF">
        <w:rPr>
          <w:rFonts w:ascii="Arial" w:hAnsi="Arial" w:cs="Arial"/>
          <w:sz w:val="22"/>
          <w:szCs w:val="22"/>
        </w:rPr>
        <w:instrText xml:space="preserve"> SEQ Figure \* ARABIC </w:instrText>
      </w:r>
      <w:r w:rsidRPr="00BC10BF">
        <w:rPr>
          <w:rFonts w:ascii="Arial" w:hAnsi="Arial" w:cs="Arial"/>
          <w:sz w:val="22"/>
          <w:szCs w:val="22"/>
        </w:rPr>
        <w:fldChar w:fldCharType="separate"/>
      </w:r>
      <w:r w:rsidRPr="00BC10BF">
        <w:rPr>
          <w:rFonts w:ascii="Arial" w:hAnsi="Arial" w:cs="Arial"/>
          <w:noProof/>
          <w:sz w:val="22"/>
          <w:szCs w:val="22"/>
        </w:rPr>
        <w:t>2</w:t>
      </w:r>
      <w:r w:rsidRPr="00BC10BF">
        <w:rPr>
          <w:rFonts w:ascii="Arial" w:hAnsi="Arial" w:cs="Arial"/>
          <w:sz w:val="22"/>
          <w:szCs w:val="22"/>
        </w:rPr>
        <w:fldChar w:fldCharType="end"/>
      </w:r>
      <w:r w:rsidRPr="00BC10BF">
        <w:rPr>
          <w:rFonts w:ascii="Arial" w:hAnsi="Arial" w:cs="Arial"/>
          <w:i w:val="0"/>
          <w:iCs w:val="0"/>
          <w:sz w:val="22"/>
          <w:szCs w:val="22"/>
        </w:rPr>
        <w:t>:</w:t>
      </w:r>
      <w:r w:rsidRPr="00BC10BF">
        <w:rPr>
          <w:rFonts w:ascii="Arial" w:hAnsi="Arial" w:cs="Arial"/>
          <w:b/>
          <w:bCs/>
          <w:i w:val="0"/>
          <w:iCs w:val="0"/>
          <w:sz w:val="22"/>
          <w:szCs w:val="22"/>
          <w:lang w:val="en-GB"/>
        </w:rPr>
        <w:t xml:space="preserve"> </w:t>
      </w:r>
      <w:commentRangeStart w:id="37"/>
      <w:r w:rsidRPr="00BC10BF">
        <w:rPr>
          <w:rFonts w:ascii="Arial" w:hAnsi="Arial" w:cs="Arial"/>
          <w:b/>
          <w:bCs/>
          <w:i w:val="0"/>
          <w:iCs w:val="0"/>
          <w:sz w:val="22"/>
          <w:szCs w:val="22"/>
          <w:lang w:val="en-GB"/>
        </w:rPr>
        <w:t>Body</w:t>
      </w:r>
      <w:commentRangeEnd w:id="37"/>
      <w:r w:rsidR="0099742E">
        <w:rPr>
          <w:rStyle w:val="CommentReference"/>
          <w:i w:val="0"/>
          <w:iCs w:val="0"/>
          <w:color w:val="auto"/>
        </w:rPr>
        <w:commentReference w:id="37"/>
      </w:r>
      <w:r w:rsidRPr="00BC10BF">
        <w:rPr>
          <w:rFonts w:ascii="Arial" w:hAnsi="Arial" w:cs="Arial"/>
          <w:b/>
          <w:bCs/>
          <w:i w:val="0"/>
          <w:iCs w:val="0"/>
          <w:sz w:val="22"/>
          <w:szCs w:val="22"/>
          <w:lang w:val="en-GB"/>
        </w:rPr>
        <w:t xml:space="preserve"> composition measures using BIA</w:t>
      </w:r>
      <w:bookmarkEnd w:id="36"/>
    </w:p>
    <w:p w14:paraId="3BCA4A0D" w14:textId="47445A5A" w:rsidR="005D7A65" w:rsidRPr="00BC10BF" w:rsidRDefault="005D7A65" w:rsidP="00920C99">
      <w:pPr>
        <w:spacing w:line="360" w:lineRule="auto"/>
        <w:jc w:val="both"/>
        <w:rPr>
          <w:rFonts w:ascii="Arial" w:hAnsi="Arial" w:cs="Arial"/>
          <w:b/>
          <w:bCs/>
          <w:lang w:val="en-GB"/>
        </w:rPr>
      </w:pPr>
      <w:r w:rsidRPr="00BC10BF">
        <w:rPr>
          <w:rFonts w:ascii="Arial" w:hAnsi="Arial" w:cs="Arial"/>
          <w:b/>
          <w:bCs/>
          <w:noProof/>
        </w:rPr>
        <w:lastRenderedPageBreak/>
        <w:drawing>
          <wp:inline distT="0" distB="0" distL="0" distR="0" wp14:anchorId="6509632C" wp14:editId="0B15433D">
            <wp:extent cx="5943600" cy="3592576"/>
            <wp:effectExtent l="0" t="0" r="0" b="8255"/>
            <wp:docPr id="8" name="Picture 8" descr="D:\Mphil Cambridge\Dissertation\FINAL\BIA body compositi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D:\Mphil Cambridge\Dissertation\FINAL\BIA body composition.jp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3592576"/>
                    </a:xfrm>
                    <a:prstGeom prst="rect">
                      <a:avLst/>
                    </a:prstGeom>
                    <a:noFill/>
                    <a:ln>
                      <a:noFill/>
                    </a:ln>
                  </pic:spPr>
                </pic:pic>
              </a:graphicData>
            </a:graphic>
          </wp:inline>
        </w:drawing>
      </w:r>
    </w:p>
    <w:p w14:paraId="2E312DE7" w14:textId="77777777" w:rsidR="00FE3AC3" w:rsidRPr="00BC10BF" w:rsidRDefault="005D7A65" w:rsidP="00920C99">
      <w:pPr>
        <w:spacing w:line="360" w:lineRule="auto"/>
        <w:jc w:val="both"/>
        <w:rPr>
          <w:rFonts w:ascii="Arial" w:hAnsi="Arial" w:cs="Arial"/>
          <w:b/>
          <w:bCs/>
          <w:lang w:val="en-GB"/>
        </w:rPr>
      </w:pPr>
      <w:commentRangeStart w:id="38"/>
      <w:r w:rsidRPr="00BC10BF">
        <w:rPr>
          <w:rStyle w:val="FootnoteReference"/>
          <w:rFonts w:ascii="Arial" w:hAnsi="Arial" w:cs="Arial"/>
          <w:b/>
          <w:bCs/>
          <w:lang w:val="en-GB"/>
        </w:rPr>
        <w:footnoteReference w:id="2"/>
      </w:r>
      <w:commentRangeEnd w:id="38"/>
      <w:r w:rsidR="00202204">
        <w:rPr>
          <w:rStyle w:val="CommentReference"/>
        </w:rPr>
        <w:commentReference w:id="38"/>
      </w:r>
    </w:p>
    <w:p w14:paraId="60DF6B55" w14:textId="6D05DA66" w:rsidR="00E95614" w:rsidRPr="00BC10BF" w:rsidRDefault="00EE2503" w:rsidP="00920C99">
      <w:pPr>
        <w:spacing w:line="360" w:lineRule="auto"/>
        <w:jc w:val="both"/>
        <w:rPr>
          <w:rFonts w:ascii="Arial" w:hAnsi="Arial" w:cs="Arial"/>
        </w:rPr>
      </w:pPr>
      <w:r w:rsidRPr="00BC10BF">
        <w:rPr>
          <w:rFonts w:ascii="Arial" w:hAnsi="Arial" w:cs="Arial"/>
        </w:rPr>
        <w:t xml:space="preserve">Despite </w:t>
      </w:r>
      <w:r w:rsidR="0086208A" w:rsidRPr="00BC10BF">
        <w:rPr>
          <w:rFonts w:ascii="Arial" w:hAnsi="Arial" w:cs="Arial"/>
        </w:rPr>
        <w:t>this growing evidence</w:t>
      </w:r>
      <w:r w:rsidR="000145DC" w:rsidRPr="00BC10BF">
        <w:rPr>
          <w:rFonts w:ascii="Arial" w:hAnsi="Arial" w:cs="Arial"/>
        </w:rPr>
        <w:t xml:space="preserve">, </w:t>
      </w:r>
      <w:r w:rsidR="00A20E5F" w:rsidRPr="00BC10BF">
        <w:rPr>
          <w:rFonts w:ascii="Arial" w:hAnsi="Arial" w:cs="Arial"/>
        </w:rPr>
        <w:t xml:space="preserve">there is limited </w:t>
      </w:r>
      <w:r w:rsidR="00F12EA4" w:rsidRPr="00BC10BF">
        <w:rPr>
          <w:rFonts w:ascii="Arial" w:hAnsi="Arial" w:cs="Arial"/>
        </w:rPr>
        <w:t>large-scale</w:t>
      </w:r>
      <w:r w:rsidR="00A20E5F" w:rsidRPr="00BC10BF">
        <w:rPr>
          <w:rFonts w:ascii="Arial" w:hAnsi="Arial" w:cs="Arial"/>
        </w:rPr>
        <w:t xml:space="preserve"> </w:t>
      </w:r>
      <w:r w:rsidR="003039EE" w:rsidRPr="00BC10BF">
        <w:rPr>
          <w:rFonts w:ascii="Arial" w:hAnsi="Arial" w:cs="Arial"/>
        </w:rPr>
        <w:t xml:space="preserve">population-based </w:t>
      </w:r>
      <w:r w:rsidR="00A20E5F" w:rsidRPr="00BC10BF">
        <w:rPr>
          <w:rFonts w:ascii="Arial" w:hAnsi="Arial" w:cs="Arial"/>
        </w:rPr>
        <w:t>evidence</w:t>
      </w:r>
      <w:r w:rsidR="003039EE" w:rsidRPr="00BC10BF">
        <w:rPr>
          <w:rFonts w:ascii="Arial" w:hAnsi="Arial" w:cs="Arial"/>
        </w:rPr>
        <w:t xml:space="preserve"> from South Asian LMICs </w:t>
      </w:r>
      <w:r w:rsidR="000145DC" w:rsidRPr="00BC10BF">
        <w:rPr>
          <w:rFonts w:ascii="Arial" w:hAnsi="Arial" w:cs="Arial"/>
        </w:rPr>
        <w:t>linking</w:t>
      </w:r>
      <w:r w:rsidR="00A20E5F" w:rsidRPr="00BC10BF">
        <w:rPr>
          <w:rFonts w:ascii="Arial" w:hAnsi="Arial" w:cs="Arial"/>
        </w:rPr>
        <w:t xml:space="preserve"> </w:t>
      </w:r>
      <w:r w:rsidR="000145DC" w:rsidRPr="00BC10BF">
        <w:rPr>
          <w:rFonts w:ascii="Arial" w:hAnsi="Arial" w:cs="Arial"/>
        </w:rPr>
        <w:t>BIA</w:t>
      </w:r>
      <w:r w:rsidR="00F12EA4" w:rsidRPr="00BC10BF">
        <w:rPr>
          <w:rFonts w:ascii="Arial" w:hAnsi="Arial" w:cs="Arial"/>
        </w:rPr>
        <w:t>-derived</w:t>
      </w:r>
      <w:r w:rsidR="000145DC" w:rsidRPr="00BC10BF">
        <w:rPr>
          <w:rFonts w:ascii="Arial" w:hAnsi="Arial" w:cs="Arial"/>
        </w:rPr>
        <w:t xml:space="preserve"> body composition to </w:t>
      </w:r>
      <w:r w:rsidR="00F12EA4" w:rsidRPr="00BC10BF">
        <w:rPr>
          <w:rFonts w:ascii="Arial" w:hAnsi="Arial" w:cs="Arial"/>
        </w:rPr>
        <w:t>cardio-metabolic</w:t>
      </w:r>
      <w:r w:rsidR="004433A5" w:rsidRPr="00BC10BF">
        <w:rPr>
          <w:rFonts w:ascii="Arial" w:hAnsi="Arial" w:cs="Arial"/>
        </w:rPr>
        <w:t xml:space="preserve"> disease</w:t>
      </w:r>
      <w:r w:rsidR="00A20E5F" w:rsidRPr="00BC10BF">
        <w:rPr>
          <w:rFonts w:ascii="Arial" w:hAnsi="Arial" w:cs="Arial"/>
        </w:rPr>
        <w:t>.</w:t>
      </w:r>
      <w:r w:rsidR="00F12EA4" w:rsidRPr="00BC10BF">
        <w:rPr>
          <w:rFonts w:ascii="Arial" w:hAnsi="Arial" w:cs="Arial"/>
        </w:rPr>
        <w:t xml:space="preserve"> </w:t>
      </w:r>
      <w:r w:rsidR="000208DE" w:rsidRPr="00BC10BF">
        <w:rPr>
          <w:rFonts w:ascii="Arial" w:hAnsi="Arial" w:cs="Arial"/>
        </w:rPr>
        <w:t xml:space="preserve">The </w:t>
      </w:r>
      <w:proofErr w:type="spellStart"/>
      <w:r w:rsidR="000208DE" w:rsidRPr="00BC10BF">
        <w:rPr>
          <w:rFonts w:ascii="Arial" w:hAnsi="Arial" w:cs="Arial"/>
        </w:rPr>
        <w:t>BangladEsh</w:t>
      </w:r>
      <w:proofErr w:type="spellEnd"/>
      <w:r w:rsidR="000208DE" w:rsidRPr="00BC10BF">
        <w:rPr>
          <w:rFonts w:ascii="Arial" w:hAnsi="Arial" w:cs="Arial"/>
        </w:rPr>
        <w:t xml:space="preserve"> Longitudinal Investigation of Emerging Vascular and Nonvascular Events (BELIEVE) cohort study </w:t>
      </w:r>
      <w:r w:rsidR="000208DE" w:rsidRPr="00BC10BF">
        <w:rPr>
          <w:rFonts w:ascii="Arial" w:hAnsi="Arial" w:cs="Arial"/>
        </w:rPr>
        <w:fldChar w:fldCharType="begin"/>
      </w:r>
      <w:r w:rsidR="0098232B" w:rsidRPr="00BC10BF">
        <w:rPr>
          <w:rFonts w:ascii="Arial" w:hAnsi="Arial" w:cs="Arial"/>
        </w:rPr>
        <w:instrText xml:space="preserve"> ADDIN ZOTERO_ITEM CSL_CITATION {"citationID":"cQpWejI3","properties":{"formattedCitation":"(4)","plainCitation":"(4)","noteIndex":0},"citationItems":[{"id":406,"uris":["http://zotero.org/users/19172719/items/ANL6RSA7"],"itemData":{"id":406,"type":"article-journal","abstract":"Abstract\nnull\n\nPurpose\n Bangladesh has experienced a rapid epidemiological transition from communicable to non-communicable diseases (NCDs) in recent decades. There is, however, limited evidence about multidimensional determinants of NCDs in this population. The BangladEsh Longitudinal Investigation of Emerging Vascular and nonvascular Events (BELIEVE) study is a household-based prospective cohort study established to investigate biological, behavioural, environmental and broader determinants of NCDs.\n\nParticipants\nBetween January 2016 and March 2020, 73 883 participants (aged 11 years or older) were recruited from 30 817 households across urban, urban-poor (‘slum’) and rural settings in Bangladesh. A structured questionnaire was administered by trained personnel recording participants’ demographic, socioeconomic, behavioural, medical, environmental and other factors. Anthropometric measurements and blood pressure were recorded for each participant. Biological specimens were collected and aliquoted for long-term storage and analysis.\n\nFindings to date\nOf the 73 883 study participants (mean [SD] baseline age: 39 [15] years), 43 470 (59%) were females, and 38 848 (52%) had no or only primary-level education. Focusing only on the 65 822 adult participants aged 20–79 years at baseline, 15 411 (23%) reported being diagnosed with hypertension; 10 578 (16%) with type 2 diabetes and 7624 (12%) with hypercholesterolaemia. Age and sex-standardised prevalences of these conditions were much higher in urban than slum and rural settings. Overall, the mean (SD) body mass index (BMI) was 25 (5) kg/m2, with 10 442 (16%) participants aged 20–79, classified as obese (ie, BMI≥30 kg/m2). Mean BMI was also higher in urban than slum and rural areas.\n\nFuture plans\nThe collection of information during the baseline visit was completed in 2020. Regular longitudinal follow-up is ongoing for ascertainment and adjudication of a range of fatal and non-fatal health outcomes among participants. This cohort will provide a powerful resource to investigate multidimensional determinants of incident NCDs across diverse settings in Bangladesh, helping to advance scientific discovery and public health action in an archetypal low-middle-income country with pressing public health needs.","container-title":"BMJ Open","DOI":"10.1136/bmjopen-2024-088338","ISSN":"2044-6055","issue":"1","journalAbbreviation":"BMJ Open","page":"e088338","PMID":"39843382","PMCID":"PMC11784369","source":"PubMed Central","title":"Cohort profile: the BangladEsh Longitudinal Investigation of Emerging Vascular and nonvascular Events (BELIEVE) cohort study","title-short":"Cohort profile","volume":"15","author":[{"family":"Chowdhury","given":"Rajiv"},{"family":"Khan","given":"Nusrat"},{"family":"Pennells","given":"Lisa"},{"family":"Iurilli","given":"Maria L C"},{"family":"Uddin Miah","given":"Md Taslim"},{"family":"Monower","given":"Md Mostafa"},{"family":"Rahman","given":"Khan Mohammad Thouhidur"},{"family":"Samin","given":"Sharraf"},{"family":"Saqeeb","given":"Kazi Nazmus"},{"family":"Tasmin","given":"Ishrat"},{"family":"Farrow","given":"Eleanor"},{"family":"Farrow","given":"Samantha"},{"family":"Michielsen","given":"Ank"},{"family":"Perry","given":"Catherine"},{"family":"Spackman","given":"Sarah"},{"family":"Coeverden","given":"Charlotte","non-dropping-particle":"van"},{"family":"Walker","given":"Matthew"},{"family":"Ahmed","given":"Tahmeed"},{"family":"Ajioka","given":"James"},{"family":"Awal","given":"Khondker Abdul Abdul"},{"family":"Butterworth","given":"Adam S"},{"family":"Chatzidiakou","given":"Evangelia"},{"family":"Feldmann","given":"Jörg"},{"family":"Fenner","given":"Richard"},{"family":"Flora","given":"Meerjady Sabrina"},{"family":"Haque","given":"Tuhin"},{"family":"Hawkes","given":"Sarah"},{"family":"Islam","given":"Syed Shariful"},{"family":"Islam","given":"Sirajul"},{"family":"Jones","given":"Roderic L"},{"family":"Kaptoge","given":"Stephen"},{"family":"Khan","given":"Kamrul Hasan"},{"family":"King","given":"Lawrence"},{"family":"Luhar","given":"Shammi"},{"family":"Malik","given":"Abdul"},{"family":"Malik","given":"Fazila-Tun-Nesa"},{"family":"Naved","given":"Ruchira T"},{"family":"Naheed","given":"Aliya"},{"family":"Popoola","given":"Olalekan"},{"family":"Raqib","given":"Rubhana"},{"family":"Shirin","given":"Tahmina"},{"family":"Sutton","given":"Stephen"},{"family":"Daalen","given":"Kim Robin","non-dropping-particle":"van"},{"family":"Wood","given":"Angela"},{"family":"Griffin","given":"Simon"},{"family":"Mascie Taylor","given":"Nicholas"},{"family":"Khalequzzaman","given":"Md"},{"family":"Khan","given":"Md Alfazal"},{"family":"Choudhury","given":"Sohel Reza"},{"family":"Di Angelantonio","given":"Emanuele"},{"family":"Danesh","given":"John"}],"issued":{"date-parts":[["2025",1,22]]}}}],"schema":"https://github.com/citation-style-language/schema/raw/master/csl-citation.json"} </w:instrText>
      </w:r>
      <w:r w:rsidR="000208DE" w:rsidRPr="00BC10BF">
        <w:rPr>
          <w:rFonts w:ascii="Arial" w:hAnsi="Arial" w:cs="Arial"/>
        </w:rPr>
        <w:fldChar w:fldCharType="separate"/>
      </w:r>
      <w:r w:rsidR="00B9388A" w:rsidRPr="00BC10BF">
        <w:rPr>
          <w:rFonts w:ascii="Arial" w:hAnsi="Arial" w:cs="Arial"/>
        </w:rPr>
        <w:t>(4)</w:t>
      </w:r>
      <w:r w:rsidR="000208DE" w:rsidRPr="00BC10BF">
        <w:rPr>
          <w:rFonts w:ascii="Arial" w:hAnsi="Arial" w:cs="Arial"/>
        </w:rPr>
        <w:fldChar w:fldCharType="end"/>
      </w:r>
      <w:r w:rsidR="003039EE" w:rsidRPr="00BC10BF">
        <w:rPr>
          <w:rFonts w:ascii="Arial" w:hAnsi="Arial" w:cs="Arial"/>
        </w:rPr>
        <w:t xml:space="preserve"> </w:t>
      </w:r>
      <w:r w:rsidR="000145DC" w:rsidRPr="00BC10BF">
        <w:rPr>
          <w:rFonts w:ascii="Arial" w:hAnsi="Arial" w:cs="Arial"/>
        </w:rPr>
        <w:t>addresses</w:t>
      </w:r>
      <w:r w:rsidR="003039EE" w:rsidRPr="00BC10BF">
        <w:rPr>
          <w:rFonts w:ascii="Arial" w:hAnsi="Arial" w:cs="Arial"/>
        </w:rPr>
        <w:t xml:space="preserve"> this gap. BELIEVE is </w:t>
      </w:r>
      <w:r w:rsidR="00934B6D" w:rsidRPr="00BC10BF">
        <w:rPr>
          <w:rFonts w:ascii="Arial" w:hAnsi="Arial" w:cs="Arial"/>
        </w:rPr>
        <w:t>a large</w:t>
      </w:r>
      <w:r w:rsidR="003039EE" w:rsidRPr="00BC10BF">
        <w:rPr>
          <w:rFonts w:ascii="Arial" w:hAnsi="Arial" w:cs="Arial"/>
        </w:rPr>
        <w:t>,</w:t>
      </w:r>
      <w:r w:rsidR="00934B6D" w:rsidRPr="00BC10BF">
        <w:rPr>
          <w:rFonts w:ascii="Arial" w:hAnsi="Arial" w:cs="Arial"/>
        </w:rPr>
        <w:t xml:space="preserve"> </w:t>
      </w:r>
      <w:r w:rsidR="003039EE" w:rsidRPr="00BC10BF">
        <w:rPr>
          <w:rFonts w:ascii="Arial" w:hAnsi="Arial" w:cs="Arial"/>
        </w:rPr>
        <w:t xml:space="preserve">household-based </w:t>
      </w:r>
      <w:r w:rsidR="0086208A" w:rsidRPr="00BC10BF">
        <w:rPr>
          <w:rFonts w:ascii="Arial" w:hAnsi="Arial" w:cs="Arial"/>
        </w:rPr>
        <w:t xml:space="preserve">prospective cohort </w:t>
      </w:r>
      <w:r w:rsidR="003039EE" w:rsidRPr="00BC10BF">
        <w:rPr>
          <w:rFonts w:ascii="Arial" w:hAnsi="Arial" w:cs="Arial"/>
        </w:rPr>
        <w:t xml:space="preserve">study </w:t>
      </w:r>
      <w:r w:rsidR="00934B6D" w:rsidRPr="00BC10BF">
        <w:rPr>
          <w:rFonts w:ascii="Arial" w:hAnsi="Arial" w:cs="Arial"/>
        </w:rPr>
        <w:t>of nat</w:t>
      </w:r>
      <w:r w:rsidR="003039EE" w:rsidRPr="00BC10BF">
        <w:rPr>
          <w:rFonts w:ascii="Arial" w:hAnsi="Arial" w:cs="Arial"/>
        </w:rPr>
        <w:t>ives in Bangladesh across urban, urban-poor(sl</w:t>
      </w:r>
      <w:r w:rsidR="00FE3AC3" w:rsidRPr="00BC10BF">
        <w:rPr>
          <w:rFonts w:ascii="Arial" w:hAnsi="Arial" w:cs="Arial"/>
        </w:rPr>
        <w:t>u</w:t>
      </w:r>
      <w:r w:rsidR="003039EE" w:rsidRPr="00BC10BF">
        <w:rPr>
          <w:rFonts w:ascii="Arial" w:hAnsi="Arial" w:cs="Arial"/>
        </w:rPr>
        <w:t xml:space="preserve">m), </w:t>
      </w:r>
      <w:r w:rsidR="00934B6D" w:rsidRPr="00BC10BF">
        <w:rPr>
          <w:rFonts w:ascii="Arial" w:hAnsi="Arial" w:cs="Arial"/>
        </w:rPr>
        <w:t xml:space="preserve">and rural </w:t>
      </w:r>
      <w:r w:rsidR="003039EE" w:rsidRPr="00BC10BF">
        <w:rPr>
          <w:rFonts w:ascii="Arial" w:hAnsi="Arial" w:cs="Arial"/>
        </w:rPr>
        <w:t>settings</w:t>
      </w:r>
      <w:r w:rsidR="00934B6D" w:rsidRPr="00BC10BF">
        <w:rPr>
          <w:rFonts w:ascii="Arial" w:hAnsi="Arial" w:cs="Arial"/>
        </w:rPr>
        <w:t xml:space="preserve"> with extens</w:t>
      </w:r>
      <w:r w:rsidR="003039EE" w:rsidRPr="00BC10BF">
        <w:rPr>
          <w:rFonts w:ascii="Arial" w:hAnsi="Arial" w:cs="Arial"/>
        </w:rPr>
        <w:t>ive epidemiological, behavioural, a</w:t>
      </w:r>
      <w:r w:rsidR="00E95614" w:rsidRPr="00BC10BF">
        <w:rPr>
          <w:rFonts w:ascii="Arial" w:hAnsi="Arial" w:cs="Arial"/>
        </w:rPr>
        <w:t>nd clinical information collected using standardised protocols</w:t>
      </w:r>
      <w:r w:rsidR="00A533D4" w:rsidRPr="00BC10BF">
        <w:rPr>
          <w:rFonts w:ascii="Arial" w:hAnsi="Arial" w:cs="Arial"/>
        </w:rPr>
        <w:t xml:space="preserve"> (</w:t>
      </w:r>
      <w:r w:rsidR="00FE3AC3" w:rsidRPr="00BC10BF">
        <w:rPr>
          <w:rFonts w:ascii="Arial" w:hAnsi="Arial" w:cs="Arial"/>
          <w:b/>
          <w:bCs/>
        </w:rPr>
        <w:t>Figure 3</w:t>
      </w:r>
      <w:r w:rsidR="00692978" w:rsidRPr="00BC10BF">
        <w:rPr>
          <w:rFonts w:ascii="Arial" w:hAnsi="Arial" w:cs="Arial"/>
        </w:rPr>
        <w:t>)</w:t>
      </w:r>
      <w:r w:rsidR="003039EE" w:rsidRPr="00BC10BF">
        <w:rPr>
          <w:rFonts w:ascii="Arial" w:hAnsi="Arial" w:cs="Arial"/>
        </w:rPr>
        <w:t xml:space="preserve">. This </w:t>
      </w:r>
      <w:r w:rsidR="000145DC" w:rsidRPr="00BC10BF">
        <w:rPr>
          <w:rFonts w:ascii="Arial" w:hAnsi="Arial" w:cs="Arial"/>
        </w:rPr>
        <w:t xml:space="preserve">cohort </w:t>
      </w:r>
      <w:r w:rsidR="003039EE" w:rsidRPr="00BC10BF">
        <w:rPr>
          <w:rFonts w:ascii="Arial" w:hAnsi="Arial" w:cs="Arial"/>
        </w:rPr>
        <w:t>enables detailed characterization of body composition measures across so</w:t>
      </w:r>
      <w:r w:rsidR="00B13947" w:rsidRPr="00BC10BF">
        <w:rPr>
          <w:rFonts w:ascii="Arial" w:hAnsi="Arial" w:cs="Arial"/>
        </w:rPr>
        <w:t xml:space="preserve">ciodemographic strata and </w:t>
      </w:r>
      <w:r w:rsidR="000145DC" w:rsidRPr="00BC10BF">
        <w:rPr>
          <w:rFonts w:ascii="Arial" w:hAnsi="Arial" w:cs="Arial"/>
        </w:rPr>
        <w:t xml:space="preserve">examination of its association with </w:t>
      </w:r>
      <w:ins w:id="39" w:author="S.K. Kaptoge" w:date="2026-01-21T19:25:00Z" w16du:dateUtc="2026-01-21T19:25:00Z">
        <w:r w:rsidR="0099742E" w:rsidRPr="00BC10BF">
          <w:rPr>
            <w:rFonts w:ascii="Arial" w:hAnsi="Arial" w:cs="Arial"/>
          </w:rPr>
          <w:t>prevalence</w:t>
        </w:r>
        <w:r w:rsidR="0099742E">
          <w:rPr>
            <w:rFonts w:ascii="Arial" w:hAnsi="Arial" w:cs="Arial"/>
          </w:rPr>
          <w:t xml:space="preserve"> and incidence of </w:t>
        </w:r>
      </w:ins>
      <w:r w:rsidR="003039EE" w:rsidRPr="00BC10BF">
        <w:rPr>
          <w:rFonts w:ascii="Arial" w:hAnsi="Arial" w:cs="Arial"/>
        </w:rPr>
        <w:t>cardiometabolic diseases</w:t>
      </w:r>
      <w:ins w:id="40" w:author="S.K. Kaptoge" w:date="2026-01-21T19:27:00Z" w16du:dateUtc="2026-01-21T19:27:00Z">
        <w:r w:rsidR="0099742E">
          <w:rPr>
            <w:rFonts w:ascii="Arial" w:hAnsi="Arial" w:cs="Arial"/>
          </w:rPr>
          <w:t xml:space="preserve"> and</w:t>
        </w:r>
      </w:ins>
      <w:r w:rsidR="000145DC" w:rsidRPr="00BC10BF">
        <w:rPr>
          <w:rFonts w:ascii="Arial" w:hAnsi="Arial" w:cs="Arial"/>
        </w:rPr>
        <w:t xml:space="preserve"> </w:t>
      </w:r>
      <w:del w:id="41" w:author="S.K. Kaptoge" w:date="2026-01-21T19:25:00Z" w16du:dateUtc="2026-01-21T19:25:00Z">
        <w:r w:rsidR="000145DC" w:rsidRPr="00BC10BF" w:rsidDel="0099742E">
          <w:rPr>
            <w:rFonts w:ascii="Arial" w:hAnsi="Arial" w:cs="Arial"/>
          </w:rPr>
          <w:delText xml:space="preserve">prevalence, </w:delText>
        </w:r>
      </w:del>
      <w:r w:rsidR="003039EE" w:rsidRPr="00BC10BF">
        <w:rPr>
          <w:rFonts w:ascii="Arial" w:hAnsi="Arial" w:cs="Arial"/>
        </w:rPr>
        <w:t>multimorbidity</w:t>
      </w:r>
      <w:r w:rsidR="00B67708" w:rsidRPr="00BC10BF">
        <w:rPr>
          <w:rFonts w:ascii="Arial" w:hAnsi="Arial" w:cs="Arial"/>
        </w:rPr>
        <w:t>,</w:t>
      </w:r>
      <w:r w:rsidR="003039EE" w:rsidRPr="00BC10BF">
        <w:rPr>
          <w:rFonts w:ascii="Arial" w:hAnsi="Arial" w:cs="Arial"/>
        </w:rPr>
        <w:t xml:space="preserve"> </w:t>
      </w:r>
      <w:bookmarkStart w:id="42" w:name="_Toc219709469"/>
      <w:ins w:id="43" w:author="S.K. Kaptoge" w:date="2026-01-21T19:27:00Z" w16du:dateUtc="2026-01-21T19:27:00Z">
        <w:r w:rsidR="0099742E">
          <w:rPr>
            <w:rFonts w:ascii="Arial" w:hAnsi="Arial" w:cs="Arial"/>
          </w:rPr>
          <w:t>adjusting for</w:t>
        </w:r>
      </w:ins>
      <w:del w:id="44" w:author="S.K. Kaptoge" w:date="2026-01-21T19:27:00Z" w16du:dateUtc="2026-01-21T19:27:00Z">
        <w:r w:rsidR="000145DC" w:rsidRPr="00BC10BF" w:rsidDel="0099742E">
          <w:rPr>
            <w:rFonts w:ascii="Arial" w:hAnsi="Arial" w:cs="Arial"/>
          </w:rPr>
          <w:delText>and lifestyle</w:delText>
        </w:r>
      </w:del>
      <w:ins w:id="45" w:author="S.K. Kaptoge" w:date="2026-01-21T19:27:00Z" w16du:dateUtc="2026-01-21T19:27:00Z">
        <w:r w:rsidR="0099742E">
          <w:rPr>
            <w:rFonts w:ascii="Arial" w:hAnsi="Arial" w:cs="Arial"/>
          </w:rPr>
          <w:t xml:space="preserve"> other risk</w:t>
        </w:r>
      </w:ins>
      <w:r w:rsidR="000145DC" w:rsidRPr="00BC10BF">
        <w:rPr>
          <w:rFonts w:ascii="Arial" w:hAnsi="Arial" w:cs="Arial"/>
        </w:rPr>
        <w:t xml:space="preserve"> factors.</w:t>
      </w:r>
      <w:r w:rsidR="00FE3AC3" w:rsidRPr="00BC10BF">
        <w:rPr>
          <w:rFonts w:ascii="Arial" w:hAnsi="Arial" w:cs="Arial"/>
        </w:rPr>
        <w:t xml:space="preserve"> </w:t>
      </w:r>
    </w:p>
    <w:p w14:paraId="22CA3AE3" w14:textId="0D448757" w:rsidR="00B8469B" w:rsidRPr="00BC10BF" w:rsidRDefault="000208DE" w:rsidP="00920C99">
      <w:pPr>
        <w:spacing w:line="360" w:lineRule="auto"/>
        <w:jc w:val="both"/>
        <w:rPr>
          <w:rFonts w:ascii="Arial" w:hAnsi="Arial" w:cs="Arial"/>
        </w:rPr>
      </w:pPr>
      <w:r w:rsidRPr="00BC10BF">
        <w:rPr>
          <w:rFonts w:ascii="Arial" w:hAnsi="Arial" w:cs="Arial"/>
        </w:rPr>
        <w:t xml:space="preserve">The findings </w:t>
      </w:r>
      <w:r w:rsidR="003039EE" w:rsidRPr="00BC10BF">
        <w:rPr>
          <w:rFonts w:ascii="Arial" w:hAnsi="Arial" w:cs="Arial"/>
        </w:rPr>
        <w:t xml:space="preserve">from this study </w:t>
      </w:r>
      <w:r w:rsidRPr="00BC10BF">
        <w:rPr>
          <w:rFonts w:ascii="Arial" w:hAnsi="Arial" w:cs="Arial"/>
        </w:rPr>
        <w:t xml:space="preserve">will </w:t>
      </w:r>
      <w:r w:rsidR="00E95614" w:rsidRPr="00BC10BF">
        <w:rPr>
          <w:rFonts w:ascii="Arial" w:hAnsi="Arial" w:cs="Arial"/>
        </w:rPr>
        <w:t xml:space="preserve">generate contextually relevant evidence to </w:t>
      </w:r>
      <w:r w:rsidR="003039EE" w:rsidRPr="00BC10BF">
        <w:rPr>
          <w:rFonts w:ascii="Arial" w:hAnsi="Arial" w:cs="Arial"/>
        </w:rPr>
        <w:t>inform</w:t>
      </w:r>
      <w:r w:rsidR="004433A5" w:rsidRPr="00BC10BF">
        <w:rPr>
          <w:rFonts w:ascii="Arial" w:hAnsi="Arial" w:cs="Arial"/>
        </w:rPr>
        <w:t xml:space="preserve"> </w:t>
      </w:r>
      <w:r w:rsidR="00E95614" w:rsidRPr="00BC10BF">
        <w:rPr>
          <w:rFonts w:ascii="Arial" w:hAnsi="Arial" w:cs="Arial"/>
        </w:rPr>
        <w:t xml:space="preserve">improved cardiometabolic risk stratification and prevention strategies </w:t>
      </w:r>
      <w:r w:rsidRPr="00BC10BF">
        <w:rPr>
          <w:rFonts w:ascii="Arial" w:hAnsi="Arial" w:cs="Arial"/>
        </w:rPr>
        <w:t>of NCDs in South Asian</w:t>
      </w:r>
      <w:r w:rsidR="00564289" w:rsidRPr="00BC10BF">
        <w:rPr>
          <w:rFonts w:ascii="Arial" w:hAnsi="Arial" w:cs="Arial"/>
        </w:rPr>
        <w:t xml:space="preserve"> LMIC</w:t>
      </w:r>
      <w:r w:rsidRPr="00BC10BF">
        <w:rPr>
          <w:rFonts w:ascii="Arial" w:hAnsi="Arial" w:cs="Arial"/>
        </w:rPr>
        <w:t xml:space="preserve"> populations</w:t>
      </w:r>
      <w:r w:rsidR="00A20E5F" w:rsidRPr="00BC10BF">
        <w:rPr>
          <w:rFonts w:ascii="Arial" w:hAnsi="Arial" w:cs="Arial"/>
        </w:rPr>
        <w:t xml:space="preserve">. </w:t>
      </w:r>
      <w:bookmarkEnd w:id="42"/>
    </w:p>
    <w:p w14:paraId="7D2F14E2" w14:textId="77777777" w:rsidR="00C478FA" w:rsidRPr="00BC10BF" w:rsidRDefault="00C478FA" w:rsidP="00920C99">
      <w:pPr>
        <w:spacing w:line="360" w:lineRule="auto"/>
        <w:jc w:val="both"/>
        <w:rPr>
          <w:rFonts w:ascii="Arial" w:hAnsi="Arial" w:cs="Arial"/>
          <w:i/>
          <w:iCs/>
        </w:rPr>
      </w:pPr>
    </w:p>
    <w:p w14:paraId="248B5A19" w14:textId="26445113" w:rsidR="00B8469B" w:rsidRPr="00BC10BF" w:rsidRDefault="00BC10BF" w:rsidP="00920C99">
      <w:pPr>
        <w:pStyle w:val="Caption"/>
        <w:spacing w:line="360" w:lineRule="auto"/>
        <w:jc w:val="both"/>
        <w:rPr>
          <w:rFonts w:ascii="Arial" w:hAnsi="Arial" w:cs="Arial"/>
          <w:b/>
          <w:bCs/>
          <w:i w:val="0"/>
          <w:iCs w:val="0"/>
          <w:sz w:val="22"/>
          <w:szCs w:val="22"/>
          <w:lang w:val="en-GB"/>
        </w:rPr>
      </w:pPr>
      <w:bookmarkStart w:id="46" w:name="_Toc219898825"/>
      <w:r w:rsidRPr="00BC10BF">
        <w:rPr>
          <w:rFonts w:ascii="Arial" w:hAnsi="Arial" w:cs="Arial"/>
          <w:sz w:val="22"/>
          <w:szCs w:val="22"/>
        </w:rPr>
        <w:lastRenderedPageBreak/>
        <w:t xml:space="preserve">Figure </w:t>
      </w:r>
      <w:r w:rsidRPr="00BC10BF">
        <w:rPr>
          <w:rFonts w:ascii="Arial" w:hAnsi="Arial" w:cs="Arial"/>
          <w:sz w:val="22"/>
          <w:szCs w:val="22"/>
        </w:rPr>
        <w:fldChar w:fldCharType="begin"/>
      </w:r>
      <w:r w:rsidRPr="00BC10BF">
        <w:rPr>
          <w:rFonts w:ascii="Arial" w:hAnsi="Arial" w:cs="Arial"/>
          <w:sz w:val="22"/>
          <w:szCs w:val="22"/>
        </w:rPr>
        <w:instrText xml:space="preserve"> SEQ Figure \* ARABIC </w:instrText>
      </w:r>
      <w:r w:rsidRPr="00BC10BF">
        <w:rPr>
          <w:rFonts w:ascii="Arial" w:hAnsi="Arial" w:cs="Arial"/>
          <w:sz w:val="22"/>
          <w:szCs w:val="22"/>
        </w:rPr>
        <w:fldChar w:fldCharType="separate"/>
      </w:r>
      <w:r w:rsidRPr="00BC10BF">
        <w:rPr>
          <w:rFonts w:ascii="Arial" w:hAnsi="Arial" w:cs="Arial"/>
          <w:noProof/>
          <w:sz w:val="22"/>
          <w:szCs w:val="22"/>
        </w:rPr>
        <w:t>3</w:t>
      </w:r>
      <w:r w:rsidRPr="00BC10BF">
        <w:rPr>
          <w:rFonts w:ascii="Arial" w:hAnsi="Arial" w:cs="Arial"/>
          <w:sz w:val="22"/>
          <w:szCs w:val="22"/>
        </w:rPr>
        <w:fldChar w:fldCharType="end"/>
      </w:r>
      <w:r w:rsidRPr="00BC10BF">
        <w:rPr>
          <w:rFonts w:ascii="Arial" w:hAnsi="Arial" w:cs="Arial"/>
          <w:b/>
          <w:bCs/>
          <w:i w:val="0"/>
          <w:iCs w:val="0"/>
          <w:sz w:val="22"/>
          <w:szCs w:val="22"/>
          <w:lang w:val="en-GB"/>
        </w:rPr>
        <w:t>: BELIEVE Study design and procedures</w:t>
      </w:r>
      <w:bookmarkEnd w:id="46"/>
    </w:p>
    <w:p w14:paraId="761E3C50" w14:textId="0C6D1F1A" w:rsidR="00C478FA" w:rsidRPr="00BC10BF" w:rsidRDefault="00C478FA" w:rsidP="00920C99">
      <w:pPr>
        <w:spacing w:line="360" w:lineRule="auto"/>
        <w:jc w:val="both"/>
        <w:rPr>
          <w:rFonts w:ascii="Arial" w:hAnsi="Arial" w:cs="Arial"/>
          <w:iCs/>
        </w:rPr>
      </w:pPr>
      <w:r w:rsidRPr="00BC10BF">
        <w:rPr>
          <w:rFonts w:ascii="Arial" w:hAnsi="Arial" w:cs="Arial"/>
          <w:iCs/>
          <w:noProof/>
        </w:rPr>
        <w:drawing>
          <wp:inline distT="0" distB="0" distL="0" distR="0" wp14:anchorId="0A232761" wp14:editId="55AB1A59">
            <wp:extent cx="5492750" cy="320984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499440" cy="3213750"/>
                    </a:xfrm>
                    <a:prstGeom prst="rect">
                      <a:avLst/>
                    </a:prstGeom>
                    <a:noFill/>
                  </pic:spPr>
                </pic:pic>
              </a:graphicData>
            </a:graphic>
          </wp:inline>
        </w:drawing>
      </w:r>
    </w:p>
    <w:p w14:paraId="514EEB48" w14:textId="4729AB65" w:rsidR="00BC10BF" w:rsidRDefault="0099742E" w:rsidP="00920C99">
      <w:pPr>
        <w:spacing w:line="360" w:lineRule="auto"/>
        <w:jc w:val="both"/>
        <w:rPr>
          <w:ins w:id="47" w:author="S.K. Kaptoge" w:date="2026-01-21T19:33:00Z" w16du:dateUtc="2026-01-21T19:33:00Z"/>
          <w:rFonts w:ascii="Arial" w:hAnsi="Arial" w:cs="Arial"/>
          <w:iCs/>
          <w:sz w:val="18"/>
          <w:szCs w:val="18"/>
        </w:rPr>
      </w:pPr>
      <w:ins w:id="48" w:author="S.K. Kaptoge" w:date="2026-01-21T19:32:00Z" w16du:dateUtc="2026-01-21T19:32:00Z">
        <w:r w:rsidRPr="0099742E">
          <w:rPr>
            <w:rFonts w:ascii="Arial" w:hAnsi="Arial" w:cs="Arial"/>
            <w:iCs/>
            <w:sz w:val="18"/>
            <w:szCs w:val="18"/>
            <w:rPrChange w:id="49" w:author="S.K. Kaptoge" w:date="2026-01-21T19:33:00Z" w16du:dateUtc="2026-01-21T19:33:00Z">
              <w:rPr>
                <w:rFonts w:ascii="Arial" w:hAnsi="Arial" w:cs="Arial"/>
                <w:iCs/>
              </w:rPr>
            </w:rPrChange>
          </w:rPr>
          <w:t xml:space="preserve">Source: </w:t>
        </w:r>
      </w:ins>
      <w:ins w:id="50" w:author="S.K. Kaptoge" w:date="2026-01-21T19:33:00Z" w16du:dateUtc="2026-01-21T19:33:00Z">
        <w:r>
          <w:rPr>
            <w:rFonts w:ascii="Arial" w:hAnsi="Arial" w:cs="Arial"/>
            <w:iCs/>
            <w:sz w:val="18"/>
            <w:szCs w:val="18"/>
          </w:rPr>
          <w:t>XXX</w:t>
        </w:r>
      </w:ins>
    </w:p>
    <w:p w14:paraId="4D0B8590" w14:textId="77777777" w:rsidR="0099742E" w:rsidRPr="0099742E" w:rsidRDefault="0099742E" w:rsidP="00920C99">
      <w:pPr>
        <w:spacing w:line="360" w:lineRule="auto"/>
        <w:jc w:val="both"/>
        <w:rPr>
          <w:rFonts w:ascii="Arial" w:hAnsi="Arial" w:cs="Arial"/>
          <w:iCs/>
          <w:sz w:val="18"/>
          <w:szCs w:val="18"/>
          <w:rPrChange w:id="51" w:author="S.K. Kaptoge" w:date="2026-01-21T19:33:00Z" w16du:dateUtc="2026-01-21T19:33:00Z">
            <w:rPr>
              <w:rFonts w:ascii="Arial" w:hAnsi="Arial" w:cs="Arial"/>
              <w:iCs/>
            </w:rPr>
          </w:rPrChange>
        </w:rPr>
      </w:pPr>
    </w:p>
    <w:p w14:paraId="54C68BF1" w14:textId="44E49624" w:rsidR="00F12EA4" w:rsidRPr="00BC10BF" w:rsidRDefault="00F12EA4" w:rsidP="00920C99">
      <w:pPr>
        <w:pStyle w:val="Heading1"/>
        <w:spacing w:line="360" w:lineRule="auto"/>
        <w:jc w:val="both"/>
        <w:rPr>
          <w:rFonts w:cs="Arial"/>
        </w:rPr>
      </w:pPr>
      <w:bookmarkStart w:id="52" w:name="_Toc219709470"/>
      <w:bookmarkStart w:id="53" w:name="_Toc219898701"/>
      <w:r w:rsidRPr="00BC10BF">
        <w:rPr>
          <w:rFonts w:cs="Arial"/>
        </w:rPr>
        <w:t>Overall Aim</w:t>
      </w:r>
      <w:bookmarkEnd w:id="52"/>
      <w:bookmarkEnd w:id="53"/>
      <w:r w:rsidR="007768E0" w:rsidRPr="00BC10BF">
        <w:rPr>
          <w:rFonts w:cs="Arial"/>
        </w:rPr>
        <w:t xml:space="preserve"> </w:t>
      </w:r>
    </w:p>
    <w:p w14:paraId="5FF371E4" w14:textId="39D1D081" w:rsidR="008C7859" w:rsidRPr="00BC10BF" w:rsidRDefault="00612B80" w:rsidP="00920C99">
      <w:pPr>
        <w:spacing w:line="360" w:lineRule="auto"/>
        <w:jc w:val="both"/>
        <w:rPr>
          <w:rFonts w:ascii="Arial" w:hAnsi="Arial" w:cs="Arial"/>
        </w:rPr>
      </w:pPr>
      <w:r w:rsidRPr="00BC10BF">
        <w:rPr>
          <w:rFonts w:ascii="Arial" w:hAnsi="Arial" w:cs="Arial"/>
        </w:rPr>
        <w:t xml:space="preserve">To </w:t>
      </w:r>
      <w:r w:rsidR="00564289" w:rsidRPr="00BC10BF">
        <w:rPr>
          <w:rFonts w:ascii="Arial" w:hAnsi="Arial" w:cs="Arial"/>
        </w:rPr>
        <w:t xml:space="preserve">describe the </w:t>
      </w:r>
      <w:r w:rsidRPr="00BC10BF">
        <w:rPr>
          <w:rFonts w:ascii="Arial" w:hAnsi="Arial" w:cs="Arial"/>
        </w:rPr>
        <w:t xml:space="preserve">epidemiology of </w:t>
      </w:r>
      <w:r w:rsidR="00B67708" w:rsidRPr="00BC10BF">
        <w:rPr>
          <w:rFonts w:ascii="Arial" w:hAnsi="Arial" w:cs="Arial"/>
        </w:rPr>
        <w:t>bioimpedance-derived</w:t>
      </w:r>
      <w:r w:rsidRPr="00BC10BF">
        <w:rPr>
          <w:rFonts w:ascii="Arial" w:hAnsi="Arial" w:cs="Arial"/>
        </w:rPr>
        <w:t xml:space="preserve"> body composition measures in </w:t>
      </w:r>
      <w:r w:rsidR="00564289" w:rsidRPr="00BC10BF">
        <w:rPr>
          <w:rFonts w:ascii="Arial" w:hAnsi="Arial" w:cs="Arial"/>
        </w:rPr>
        <w:t xml:space="preserve">adults </w:t>
      </w:r>
      <w:r w:rsidRPr="00BC10BF">
        <w:rPr>
          <w:rFonts w:ascii="Arial" w:hAnsi="Arial" w:cs="Arial"/>
        </w:rPr>
        <w:t>in Bangladesh</w:t>
      </w:r>
      <w:r w:rsidR="003571D3" w:rsidRPr="00BC10BF">
        <w:rPr>
          <w:rFonts w:ascii="Arial" w:hAnsi="Arial" w:cs="Arial"/>
        </w:rPr>
        <w:t xml:space="preserve"> and examine their associations </w:t>
      </w:r>
      <w:r w:rsidRPr="00BC10BF">
        <w:rPr>
          <w:rFonts w:ascii="Arial" w:hAnsi="Arial" w:cs="Arial"/>
        </w:rPr>
        <w:t xml:space="preserve">with the distribution and occurrence of cardiometabolic diseases using </w:t>
      </w:r>
      <w:r w:rsidR="00B67708" w:rsidRPr="00BC10BF">
        <w:rPr>
          <w:rFonts w:ascii="Arial" w:hAnsi="Arial" w:cs="Arial"/>
        </w:rPr>
        <w:t>large-scale</w:t>
      </w:r>
      <w:r w:rsidRPr="00BC10BF">
        <w:rPr>
          <w:rFonts w:ascii="Arial" w:hAnsi="Arial" w:cs="Arial"/>
        </w:rPr>
        <w:t xml:space="preserve"> data from the BELIEVE cohort.</w:t>
      </w:r>
    </w:p>
    <w:p w14:paraId="196533C3" w14:textId="7D80953A" w:rsidR="00F416C0" w:rsidRPr="00BC10BF" w:rsidRDefault="00F416C0" w:rsidP="00920C99">
      <w:pPr>
        <w:pStyle w:val="Heading2"/>
        <w:spacing w:line="360" w:lineRule="auto"/>
        <w:jc w:val="both"/>
        <w:rPr>
          <w:rFonts w:cs="Arial"/>
        </w:rPr>
      </w:pPr>
      <w:bookmarkStart w:id="54" w:name="_Toc219709471"/>
      <w:bookmarkStart w:id="55" w:name="_Toc219898702"/>
      <w:r w:rsidRPr="00BC10BF">
        <w:rPr>
          <w:rFonts w:cs="Arial"/>
        </w:rPr>
        <w:t>Research Objectives</w:t>
      </w:r>
      <w:bookmarkEnd w:id="54"/>
      <w:bookmarkEnd w:id="55"/>
    </w:p>
    <w:p w14:paraId="5A7F83F3" w14:textId="77777777" w:rsidR="00F416C0" w:rsidRPr="00BC10BF" w:rsidRDefault="00F416C0" w:rsidP="00920C99">
      <w:pPr>
        <w:pStyle w:val="ListParagraph"/>
        <w:numPr>
          <w:ilvl w:val="0"/>
          <w:numId w:val="1"/>
        </w:numPr>
        <w:spacing w:line="360" w:lineRule="auto"/>
        <w:jc w:val="both"/>
        <w:rPr>
          <w:rFonts w:ascii="Arial" w:hAnsi="Arial" w:cs="Arial"/>
        </w:rPr>
      </w:pPr>
      <w:r w:rsidRPr="00BC10BF">
        <w:rPr>
          <w:rFonts w:ascii="Arial" w:hAnsi="Arial" w:cs="Arial"/>
        </w:rPr>
        <w:t>To describe the population distribution of bioimpedance-derived body composition measures and cardiometabolic diseases across age, sex, socioeconomic position, and urban, slum, and rural settings.</w:t>
      </w:r>
    </w:p>
    <w:p w14:paraId="68F5DF63" w14:textId="2D28417B" w:rsidR="00F416C0" w:rsidRPr="00BC10BF" w:rsidRDefault="00F416C0" w:rsidP="00920C99">
      <w:pPr>
        <w:pStyle w:val="ListParagraph"/>
        <w:numPr>
          <w:ilvl w:val="0"/>
          <w:numId w:val="1"/>
        </w:numPr>
        <w:spacing w:line="360" w:lineRule="auto"/>
        <w:jc w:val="both"/>
        <w:rPr>
          <w:rFonts w:ascii="Arial" w:hAnsi="Arial" w:cs="Arial"/>
        </w:rPr>
      </w:pPr>
      <w:r w:rsidRPr="00BC10BF">
        <w:rPr>
          <w:rFonts w:ascii="Arial" w:hAnsi="Arial" w:cs="Arial"/>
        </w:rPr>
        <w:t>To examine the cross-sectional associations between body composition measures and prevalent cardiometabolic diseases, in</w:t>
      </w:r>
      <w:r w:rsidR="00612B80" w:rsidRPr="00BC10BF">
        <w:rPr>
          <w:rFonts w:ascii="Arial" w:hAnsi="Arial" w:cs="Arial"/>
        </w:rPr>
        <w:t>cluding</w:t>
      </w:r>
      <w:r w:rsidR="00BD2A8B" w:rsidRPr="00BC10BF">
        <w:rPr>
          <w:rFonts w:ascii="Arial" w:hAnsi="Arial" w:cs="Arial"/>
        </w:rPr>
        <w:t xml:space="preserve"> type 2 diabetes</w:t>
      </w:r>
      <w:r w:rsidR="00612B80" w:rsidRPr="00BC10BF">
        <w:rPr>
          <w:rFonts w:ascii="Arial" w:hAnsi="Arial" w:cs="Arial"/>
        </w:rPr>
        <w:t xml:space="preserve">, hypertension, </w:t>
      </w:r>
      <w:r w:rsidR="006B094D" w:rsidRPr="00BC10BF">
        <w:rPr>
          <w:rFonts w:ascii="Arial" w:hAnsi="Arial" w:cs="Arial"/>
        </w:rPr>
        <w:t>and multimorbidity</w:t>
      </w:r>
      <w:r w:rsidR="007768E0" w:rsidRPr="00BC10BF">
        <w:rPr>
          <w:rFonts w:ascii="Arial" w:hAnsi="Arial" w:cs="Arial"/>
        </w:rPr>
        <w:t>.</w:t>
      </w:r>
    </w:p>
    <w:p w14:paraId="3B87B833" w14:textId="77777777" w:rsidR="00A00FC5" w:rsidRPr="00BC10BF" w:rsidRDefault="00612B80" w:rsidP="00920C99">
      <w:pPr>
        <w:pStyle w:val="ListParagraph"/>
        <w:numPr>
          <w:ilvl w:val="0"/>
          <w:numId w:val="1"/>
        </w:numPr>
        <w:spacing w:line="360" w:lineRule="auto"/>
        <w:jc w:val="both"/>
        <w:rPr>
          <w:rFonts w:ascii="Arial" w:hAnsi="Arial" w:cs="Arial"/>
        </w:rPr>
      </w:pPr>
      <w:r w:rsidRPr="00BC10BF">
        <w:rPr>
          <w:rFonts w:ascii="Arial" w:hAnsi="Arial" w:cs="Arial"/>
        </w:rPr>
        <w:t>To explore associations of body</w:t>
      </w:r>
      <w:r w:rsidR="00F416C0" w:rsidRPr="00BC10BF">
        <w:rPr>
          <w:rFonts w:ascii="Arial" w:hAnsi="Arial" w:cs="Arial"/>
        </w:rPr>
        <w:t xml:space="preserve"> com</w:t>
      </w:r>
      <w:r w:rsidRPr="00BC10BF">
        <w:rPr>
          <w:rFonts w:ascii="Arial" w:hAnsi="Arial" w:cs="Arial"/>
        </w:rPr>
        <w:t>position measures</w:t>
      </w:r>
      <w:r w:rsidR="00F416C0" w:rsidRPr="00BC10BF">
        <w:rPr>
          <w:rFonts w:ascii="Arial" w:hAnsi="Arial" w:cs="Arial"/>
        </w:rPr>
        <w:t xml:space="preserve"> </w:t>
      </w:r>
      <w:proofErr w:type="gramStart"/>
      <w:r w:rsidR="00F416C0" w:rsidRPr="00BC10BF">
        <w:rPr>
          <w:rFonts w:ascii="Arial" w:hAnsi="Arial" w:cs="Arial"/>
        </w:rPr>
        <w:t>with incident</w:t>
      </w:r>
      <w:proofErr w:type="gramEnd"/>
      <w:r w:rsidR="00F416C0" w:rsidRPr="00BC10BF">
        <w:rPr>
          <w:rFonts w:ascii="Arial" w:hAnsi="Arial" w:cs="Arial"/>
        </w:rPr>
        <w:t xml:space="preserve"> type 2 diabetes during follow-up.</w:t>
      </w:r>
    </w:p>
    <w:p w14:paraId="60B25132" w14:textId="0FD639AB" w:rsidR="00B731E8" w:rsidRPr="00BC10BF" w:rsidRDefault="00B731E8" w:rsidP="00920C99">
      <w:pPr>
        <w:pStyle w:val="Heading1"/>
        <w:spacing w:line="360" w:lineRule="auto"/>
        <w:jc w:val="both"/>
        <w:rPr>
          <w:rFonts w:cs="Arial"/>
        </w:rPr>
      </w:pPr>
      <w:bookmarkStart w:id="56" w:name="_Toc219709472"/>
      <w:bookmarkStart w:id="57" w:name="_Toc219898703"/>
      <w:r w:rsidRPr="00BC10BF">
        <w:rPr>
          <w:rFonts w:cs="Arial"/>
        </w:rPr>
        <w:lastRenderedPageBreak/>
        <w:t>Methods</w:t>
      </w:r>
      <w:bookmarkEnd w:id="56"/>
      <w:bookmarkEnd w:id="57"/>
      <w:r w:rsidR="00E95614" w:rsidRPr="00BC10BF">
        <w:rPr>
          <w:rFonts w:cs="Arial"/>
        </w:rPr>
        <w:t xml:space="preserve"> </w:t>
      </w:r>
    </w:p>
    <w:p w14:paraId="33E1CEBF" w14:textId="77777777" w:rsidR="00B731E8" w:rsidRPr="00BC10BF" w:rsidRDefault="00B731E8" w:rsidP="00920C99">
      <w:pPr>
        <w:pStyle w:val="Heading2"/>
        <w:spacing w:line="360" w:lineRule="auto"/>
        <w:jc w:val="both"/>
        <w:rPr>
          <w:rFonts w:cs="Arial"/>
        </w:rPr>
      </w:pPr>
      <w:bookmarkStart w:id="58" w:name="_Toc219709473"/>
      <w:bookmarkStart w:id="59" w:name="_Toc219898704"/>
      <w:r w:rsidRPr="00BC10BF">
        <w:rPr>
          <w:rFonts w:cs="Arial"/>
        </w:rPr>
        <w:t>Study design and setting</w:t>
      </w:r>
      <w:bookmarkEnd w:id="58"/>
      <w:bookmarkEnd w:id="59"/>
    </w:p>
    <w:p w14:paraId="78C53838" w14:textId="005F657A" w:rsidR="00B731E8" w:rsidRPr="00BC10BF" w:rsidRDefault="00B731E8" w:rsidP="00920C99">
      <w:pPr>
        <w:spacing w:line="360" w:lineRule="auto"/>
        <w:jc w:val="both"/>
        <w:rPr>
          <w:rFonts w:ascii="Arial" w:hAnsi="Arial" w:cs="Arial"/>
        </w:rPr>
      </w:pPr>
      <w:r w:rsidRPr="00BC10BF">
        <w:rPr>
          <w:rFonts w:ascii="Arial" w:hAnsi="Arial" w:cs="Arial"/>
        </w:rPr>
        <w:t xml:space="preserve">This study will </w:t>
      </w:r>
      <w:del w:id="60" w:author="S.K. Kaptoge" w:date="2026-01-21T19:36:00Z" w16du:dateUtc="2026-01-21T19:36:00Z">
        <w:r w:rsidRPr="00BC10BF" w:rsidDel="007A389D">
          <w:rPr>
            <w:rFonts w:ascii="Arial" w:hAnsi="Arial" w:cs="Arial"/>
          </w:rPr>
          <w:delText xml:space="preserve">be </w:delText>
        </w:r>
      </w:del>
      <w:r w:rsidR="003571D3" w:rsidRPr="00BC10BF">
        <w:rPr>
          <w:rFonts w:ascii="Arial" w:hAnsi="Arial" w:cs="Arial"/>
        </w:rPr>
        <w:t xml:space="preserve">use </w:t>
      </w:r>
      <w:r w:rsidRPr="00BC10BF">
        <w:rPr>
          <w:rFonts w:ascii="Arial" w:hAnsi="Arial" w:cs="Arial"/>
        </w:rPr>
        <w:t xml:space="preserve">data from the </w:t>
      </w:r>
      <w:r w:rsidR="00612B80" w:rsidRPr="00BC10BF">
        <w:rPr>
          <w:rFonts w:ascii="Arial" w:hAnsi="Arial" w:cs="Arial"/>
        </w:rPr>
        <w:t>BELIEVE</w:t>
      </w:r>
      <w:r w:rsidRPr="00BC10BF">
        <w:rPr>
          <w:rFonts w:ascii="Arial" w:hAnsi="Arial" w:cs="Arial"/>
        </w:rPr>
        <w:t xml:space="preserve"> cohort</w:t>
      </w:r>
      <w:r w:rsidR="003571D3" w:rsidRPr="00BC10BF">
        <w:rPr>
          <w:rFonts w:ascii="Arial" w:hAnsi="Arial" w:cs="Arial"/>
        </w:rPr>
        <w:t xml:space="preserve">, </w:t>
      </w:r>
      <w:r w:rsidRPr="00BC10BF">
        <w:rPr>
          <w:rFonts w:ascii="Arial" w:hAnsi="Arial" w:cs="Arial"/>
        </w:rPr>
        <w:t xml:space="preserve">a population-based prospective cohort study comprising 73,883 participants from 30,817 households established in Bangladesh between </w:t>
      </w:r>
      <w:r w:rsidR="003571D3" w:rsidRPr="00BC10BF">
        <w:rPr>
          <w:rFonts w:ascii="Arial" w:hAnsi="Arial" w:cs="Arial"/>
        </w:rPr>
        <w:t>January 2016 and March 2020.  The cohort spans</w:t>
      </w:r>
      <w:r w:rsidRPr="00BC10BF">
        <w:rPr>
          <w:rFonts w:ascii="Arial" w:hAnsi="Arial" w:cs="Arial"/>
        </w:rPr>
        <w:t xml:space="preserve"> three contrasting settings: urban (Mirpur, Dhaka), urban poor or slum (</w:t>
      </w:r>
      <w:proofErr w:type="spellStart"/>
      <w:r w:rsidRPr="00BC10BF">
        <w:rPr>
          <w:rFonts w:ascii="Arial" w:hAnsi="Arial" w:cs="Arial"/>
        </w:rPr>
        <w:t>Bauniabadh</w:t>
      </w:r>
      <w:proofErr w:type="spellEnd"/>
      <w:r w:rsidRPr="00BC10BF">
        <w:rPr>
          <w:rFonts w:ascii="Arial" w:hAnsi="Arial" w:cs="Arial"/>
        </w:rPr>
        <w:t>, Dhaka), and rural (</w:t>
      </w:r>
      <w:proofErr w:type="spellStart"/>
      <w:r w:rsidRPr="00BC10BF">
        <w:rPr>
          <w:rFonts w:ascii="Arial" w:hAnsi="Arial" w:cs="Arial"/>
        </w:rPr>
        <w:t>Matlab</w:t>
      </w:r>
      <w:proofErr w:type="spellEnd"/>
      <w:r w:rsidRPr="00BC10BF">
        <w:rPr>
          <w:rFonts w:ascii="Arial" w:hAnsi="Arial" w:cs="Arial"/>
        </w:rPr>
        <w:t xml:space="preserve">, Chandpur) </w:t>
      </w:r>
      <w:r w:rsidR="006B094D" w:rsidRPr="00BC10BF">
        <w:rPr>
          <w:rFonts w:ascii="Arial" w:hAnsi="Arial" w:cs="Arial"/>
        </w:rPr>
        <w:fldChar w:fldCharType="begin"/>
      </w:r>
      <w:r w:rsidR="0098232B" w:rsidRPr="00BC10BF">
        <w:rPr>
          <w:rFonts w:ascii="Arial" w:hAnsi="Arial" w:cs="Arial"/>
        </w:rPr>
        <w:instrText xml:space="preserve"> ADDIN ZOTERO_ITEM CSL_CITATION {"citationID":"y2TZhBCz","properties":{"formattedCitation":"(4)","plainCitation":"(4)","noteIndex":0},"citationItems":[{"id":406,"uris":["http://zotero.org/users/19172719/items/ANL6RSA7"],"itemData":{"id":406,"type":"article-journal","abstract":"Abstract\nnull\n\nPurpose\n Bangladesh has experienced a rapid epidemiological transition from communicable to non-communicable diseases (NCDs) in recent decades. There is, however, limited evidence about multidimensional determinants of NCDs in this population. The BangladEsh Longitudinal Investigation of Emerging Vascular and nonvascular Events (BELIEVE) study is a household-based prospective cohort study established to investigate biological, behavioural, environmental and broader determinants of NCDs.\n\nParticipants\nBetween January 2016 and March 2020, 73 883 participants (aged 11 years or older) were recruited from 30 817 households across urban, urban-poor (‘slum’) and rural settings in Bangladesh. A structured questionnaire was administered by trained personnel recording participants’ demographic, socioeconomic, behavioural, medical, environmental and other factors. Anthropometric measurements and blood pressure were recorded for each participant. Biological specimens were collected and aliquoted for long-term storage and analysis.\n\nFindings to date\nOf the 73 883 study participants (mean [SD] baseline age: 39 [15] years), 43 470 (59%) were females, and 38 848 (52%) had no or only primary-level education. Focusing only on the 65 822 adult participants aged 20–79 years at baseline, 15 411 (23%) reported being diagnosed with hypertension; 10 578 (16%) with type 2 diabetes and 7624 (12%) with hypercholesterolaemia. Age and sex-standardised prevalences of these conditions were much higher in urban than slum and rural settings. Overall, the mean (SD) body mass index (BMI) was 25 (5) kg/m2, with 10 442 (16%) participants aged 20–79, classified as obese (ie, BMI≥30 kg/m2). Mean BMI was also higher in urban than slum and rural areas.\n\nFuture plans\nThe collection of information during the baseline visit was completed in 2020. Regular longitudinal follow-up is ongoing for ascertainment and adjudication of a range of fatal and non-fatal health outcomes among participants. This cohort will provide a powerful resource to investigate multidimensional determinants of incident NCDs across diverse settings in Bangladesh, helping to advance scientific discovery and public health action in an archetypal low-middle-income country with pressing public health needs.","container-title":"BMJ Open","DOI":"10.1136/bmjopen-2024-088338","ISSN":"2044-6055","issue":"1","journalAbbreviation":"BMJ Open","page":"e088338","PMID":"39843382","PMCID":"PMC11784369","source":"PubMed Central","title":"Cohort profile: the BangladEsh Longitudinal Investigation of Emerging Vascular and nonvascular Events (BELIEVE) cohort study","title-short":"Cohort profile","volume":"15","author":[{"family":"Chowdhury","given":"Rajiv"},{"family":"Khan","given":"Nusrat"},{"family":"Pennells","given":"Lisa"},{"family":"Iurilli","given":"Maria L C"},{"family":"Uddin Miah","given":"Md Taslim"},{"family":"Monower","given":"Md Mostafa"},{"family":"Rahman","given":"Khan Mohammad Thouhidur"},{"family":"Samin","given":"Sharraf"},{"family":"Saqeeb","given":"Kazi Nazmus"},{"family":"Tasmin","given":"Ishrat"},{"family":"Farrow","given":"Eleanor"},{"family":"Farrow","given":"Samantha"},{"family":"Michielsen","given":"Ank"},{"family":"Perry","given":"Catherine"},{"family":"Spackman","given":"Sarah"},{"family":"Coeverden","given":"Charlotte","non-dropping-particle":"van"},{"family":"Walker","given":"Matthew"},{"family":"Ahmed","given":"Tahmeed"},{"family":"Ajioka","given":"James"},{"family":"Awal","given":"Khondker Abdul Abdul"},{"family":"Butterworth","given":"Adam S"},{"family":"Chatzidiakou","given":"Evangelia"},{"family":"Feldmann","given":"Jörg"},{"family":"Fenner","given":"Richard"},{"family":"Flora","given":"Meerjady Sabrina"},{"family":"Haque","given":"Tuhin"},{"family":"Hawkes","given":"Sarah"},{"family":"Islam","given":"Syed Shariful"},{"family":"Islam","given":"Sirajul"},{"family":"Jones","given":"Roderic L"},{"family":"Kaptoge","given":"Stephen"},{"family":"Khan","given":"Kamrul Hasan"},{"family":"King","given":"Lawrence"},{"family":"Luhar","given":"Shammi"},{"family":"Malik","given":"Abdul"},{"family":"Malik","given":"Fazila-Tun-Nesa"},{"family":"Naved","given":"Ruchira T"},{"family":"Naheed","given":"Aliya"},{"family":"Popoola","given":"Olalekan"},{"family":"Raqib","given":"Rubhana"},{"family":"Shirin","given":"Tahmina"},{"family":"Sutton","given":"Stephen"},{"family":"Daalen","given":"Kim Robin","non-dropping-particle":"van"},{"family":"Wood","given":"Angela"},{"family":"Griffin","given":"Simon"},{"family":"Mascie Taylor","given":"Nicholas"},{"family":"Khalequzzaman","given":"Md"},{"family":"Khan","given":"Md Alfazal"},{"family":"Choudhury","given":"Sohel Reza"},{"family":"Di Angelantonio","given":"Emanuele"},{"family":"Danesh","given":"John"}],"issued":{"date-parts":[["2025",1,22]]}}}],"schema":"https://github.com/citation-style-language/schema/raw/master/csl-citation.json"} </w:instrText>
      </w:r>
      <w:r w:rsidR="006B094D" w:rsidRPr="00BC10BF">
        <w:rPr>
          <w:rFonts w:ascii="Arial" w:hAnsi="Arial" w:cs="Arial"/>
        </w:rPr>
        <w:fldChar w:fldCharType="separate"/>
      </w:r>
      <w:r w:rsidR="00B9388A" w:rsidRPr="00BC10BF">
        <w:rPr>
          <w:rFonts w:ascii="Arial" w:hAnsi="Arial" w:cs="Arial"/>
        </w:rPr>
        <w:t>(4)</w:t>
      </w:r>
      <w:r w:rsidR="006B094D" w:rsidRPr="00BC10BF">
        <w:rPr>
          <w:rFonts w:ascii="Arial" w:hAnsi="Arial" w:cs="Arial"/>
        </w:rPr>
        <w:fldChar w:fldCharType="end"/>
      </w:r>
      <w:r w:rsidR="00612B80" w:rsidRPr="00BC10BF">
        <w:rPr>
          <w:rFonts w:ascii="Arial" w:hAnsi="Arial" w:cs="Arial"/>
        </w:rPr>
        <w:t xml:space="preserve"> shown in </w:t>
      </w:r>
      <w:r w:rsidR="00A533D4" w:rsidRPr="00BC10BF">
        <w:rPr>
          <w:rFonts w:ascii="Arial" w:hAnsi="Arial" w:cs="Arial"/>
          <w:b/>
          <w:bCs/>
        </w:rPr>
        <w:t>Figure 4</w:t>
      </w:r>
      <w:r w:rsidR="00854C39" w:rsidRPr="00BC10BF">
        <w:rPr>
          <w:rFonts w:ascii="Arial" w:hAnsi="Arial" w:cs="Arial"/>
        </w:rPr>
        <w:t>.</w:t>
      </w:r>
    </w:p>
    <w:p w14:paraId="166EA3B7" w14:textId="50A50499" w:rsidR="00EF5387" w:rsidRPr="00BC10BF" w:rsidRDefault="00BC10BF" w:rsidP="00920C99">
      <w:pPr>
        <w:pStyle w:val="Caption"/>
        <w:spacing w:line="360" w:lineRule="auto"/>
        <w:jc w:val="both"/>
        <w:rPr>
          <w:rFonts w:ascii="Arial" w:hAnsi="Arial" w:cs="Arial"/>
          <w:i w:val="0"/>
          <w:iCs w:val="0"/>
          <w:sz w:val="22"/>
          <w:szCs w:val="22"/>
        </w:rPr>
      </w:pPr>
      <w:bookmarkStart w:id="61" w:name="_Toc219898826"/>
      <w:r w:rsidRPr="00BC10BF">
        <w:rPr>
          <w:rFonts w:ascii="Arial" w:hAnsi="Arial" w:cs="Arial"/>
          <w:sz w:val="22"/>
          <w:szCs w:val="22"/>
        </w:rPr>
        <w:t xml:space="preserve">Figure </w:t>
      </w:r>
      <w:r w:rsidRPr="00BC10BF">
        <w:rPr>
          <w:rFonts w:ascii="Arial" w:hAnsi="Arial" w:cs="Arial"/>
          <w:sz w:val="22"/>
          <w:szCs w:val="22"/>
        </w:rPr>
        <w:fldChar w:fldCharType="begin"/>
      </w:r>
      <w:r w:rsidRPr="00BC10BF">
        <w:rPr>
          <w:rFonts w:ascii="Arial" w:hAnsi="Arial" w:cs="Arial"/>
          <w:sz w:val="22"/>
          <w:szCs w:val="22"/>
        </w:rPr>
        <w:instrText xml:space="preserve"> SEQ Figure \* ARABIC </w:instrText>
      </w:r>
      <w:r w:rsidRPr="00BC10BF">
        <w:rPr>
          <w:rFonts w:ascii="Arial" w:hAnsi="Arial" w:cs="Arial"/>
          <w:sz w:val="22"/>
          <w:szCs w:val="22"/>
        </w:rPr>
        <w:fldChar w:fldCharType="separate"/>
      </w:r>
      <w:r w:rsidRPr="00BC10BF">
        <w:rPr>
          <w:rFonts w:ascii="Arial" w:hAnsi="Arial" w:cs="Arial"/>
          <w:noProof/>
          <w:sz w:val="22"/>
          <w:szCs w:val="22"/>
        </w:rPr>
        <w:t>4</w:t>
      </w:r>
      <w:r w:rsidRPr="00BC10BF">
        <w:rPr>
          <w:rFonts w:ascii="Arial" w:hAnsi="Arial" w:cs="Arial"/>
          <w:sz w:val="22"/>
          <w:szCs w:val="22"/>
        </w:rPr>
        <w:fldChar w:fldCharType="end"/>
      </w:r>
      <w:r w:rsidRPr="00BC10BF">
        <w:rPr>
          <w:rFonts w:ascii="Arial" w:hAnsi="Arial" w:cs="Arial"/>
          <w:b/>
          <w:bCs/>
          <w:i w:val="0"/>
          <w:iCs w:val="0"/>
          <w:sz w:val="22"/>
          <w:szCs w:val="22"/>
          <w:lang w:val="en-GB"/>
        </w:rPr>
        <w:t xml:space="preserve">: </w:t>
      </w:r>
      <w:r w:rsidRPr="00BC10BF">
        <w:rPr>
          <w:rFonts w:ascii="Arial" w:hAnsi="Arial" w:cs="Arial"/>
          <w:b/>
          <w:bCs/>
          <w:i w:val="0"/>
          <w:iCs w:val="0"/>
          <w:sz w:val="22"/>
          <w:szCs w:val="22"/>
        </w:rPr>
        <w:t>Location of the BELIEVE study sites.</w:t>
      </w:r>
      <w:bookmarkEnd w:id="61"/>
    </w:p>
    <w:p w14:paraId="79F31718" w14:textId="747E46B2" w:rsidR="00EF5387" w:rsidRDefault="00EF5387" w:rsidP="00920C99">
      <w:pPr>
        <w:spacing w:line="360" w:lineRule="auto"/>
        <w:jc w:val="both"/>
        <w:rPr>
          <w:ins w:id="62" w:author="S.K. Kaptoge" w:date="2026-01-21T19:37:00Z" w16du:dateUtc="2026-01-21T19:37:00Z"/>
          <w:rFonts w:ascii="Arial" w:hAnsi="Arial" w:cs="Arial"/>
          <w:b/>
          <w:bCs/>
          <w:lang w:val="en-GB"/>
        </w:rPr>
      </w:pPr>
      <w:r w:rsidRPr="00BC10BF">
        <w:rPr>
          <w:rFonts w:ascii="Arial" w:hAnsi="Arial" w:cs="Arial"/>
          <w:b/>
          <w:bCs/>
          <w:noProof/>
        </w:rPr>
        <w:drawing>
          <wp:inline distT="0" distB="0" distL="0" distR="0" wp14:anchorId="3A318348" wp14:editId="1DD191C3">
            <wp:extent cx="3053080" cy="3903980"/>
            <wp:effectExtent l="0" t="0" r="0" b="1270"/>
            <wp:docPr id="11" name="Picture 11" descr="D:\Mphil Cambridge\Dissertation\FINAL\BELIEVE study site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D:\Mphil Cambridge\Dissertation\FINAL\BELIEVE study sites.jp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053080" cy="3903980"/>
                    </a:xfrm>
                    <a:prstGeom prst="rect">
                      <a:avLst/>
                    </a:prstGeom>
                    <a:noFill/>
                    <a:ln>
                      <a:noFill/>
                    </a:ln>
                  </pic:spPr>
                </pic:pic>
              </a:graphicData>
            </a:graphic>
          </wp:inline>
        </w:drawing>
      </w:r>
    </w:p>
    <w:p w14:paraId="302ED2DA" w14:textId="29183C6D" w:rsidR="007A389D" w:rsidRPr="007A389D" w:rsidRDefault="007A389D" w:rsidP="00920C99">
      <w:pPr>
        <w:spacing w:line="360" w:lineRule="auto"/>
        <w:jc w:val="both"/>
        <w:rPr>
          <w:rFonts w:ascii="Arial" w:hAnsi="Arial" w:cs="Arial"/>
          <w:sz w:val="18"/>
          <w:szCs w:val="18"/>
          <w:lang w:val="en-GB"/>
          <w:rPrChange w:id="63" w:author="S.K. Kaptoge" w:date="2026-01-21T19:37:00Z" w16du:dateUtc="2026-01-21T19:37:00Z">
            <w:rPr>
              <w:rFonts w:ascii="Arial" w:hAnsi="Arial" w:cs="Arial"/>
              <w:b/>
              <w:bCs/>
              <w:lang w:val="en-GB"/>
            </w:rPr>
          </w:rPrChange>
        </w:rPr>
      </w:pPr>
      <w:ins w:id="64" w:author="S.K. Kaptoge" w:date="2026-01-21T19:37:00Z" w16du:dateUtc="2026-01-21T19:37:00Z">
        <w:r w:rsidRPr="007A389D">
          <w:rPr>
            <w:rFonts w:ascii="Arial" w:hAnsi="Arial" w:cs="Arial"/>
            <w:sz w:val="18"/>
            <w:szCs w:val="18"/>
            <w:lang w:val="en-GB"/>
            <w:rPrChange w:id="65" w:author="S.K. Kaptoge" w:date="2026-01-21T19:37:00Z" w16du:dateUtc="2026-01-21T19:37:00Z">
              <w:rPr>
                <w:rFonts w:ascii="Arial" w:hAnsi="Arial" w:cs="Arial"/>
                <w:b/>
                <w:bCs/>
                <w:lang w:val="en-GB"/>
              </w:rPr>
            </w:rPrChange>
          </w:rPr>
          <w:t>Source:</w:t>
        </w:r>
        <w:r w:rsidRPr="007A389D">
          <w:rPr>
            <w:rFonts w:ascii="Arial" w:hAnsi="Arial" w:cs="Arial"/>
            <w:sz w:val="18"/>
            <w:szCs w:val="18"/>
            <w:lang w:val="en-GB"/>
            <w:rPrChange w:id="66" w:author="S.K. Kaptoge" w:date="2026-01-21T19:37:00Z" w16du:dateUtc="2026-01-21T19:37:00Z">
              <w:rPr>
                <w:rFonts w:ascii="Arial" w:hAnsi="Arial" w:cs="Arial"/>
                <w:lang w:val="en-GB"/>
              </w:rPr>
            </w:rPrChange>
          </w:rPr>
          <w:t xml:space="preserve"> XXX</w:t>
        </w:r>
      </w:ins>
    </w:p>
    <w:p w14:paraId="2B6B0630" w14:textId="77777777" w:rsidR="00BC10BF" w:rsidRPr="00BC10BF" w:rsidRDefault="00BC10BF" w:rsidP="00920C99">
      <w:pPr>
        <w:spacing w:line="360" w:lineRule="auto"/>
        <w:jc w:val="both"/>
        <w:rPr>
          <w:rFonts w:ascii="Arial" w:hAnsi="Arial" w:cs="Arial"/>
          <w:b/>
          <w:bCs/>
          <w:lang w:val="en-GB"/>
        </w:rPr>
      </w:pPr>
    </w:p>
    <w:p w14:paraId="410ABD72" w14:textId="292DF8E7" w:rsidR="00B731E8" w:rsidRPr="00BC10BF" w:rsidRDefault="00B731E8" w:rsidP="00920C99">
      <w:pPr>
        <w:pStyle w:val="Heading2"/>
        <w:spacing w:line="360" w:lineRule="auto"/>
        <w:jc w:val="both"/>
        <w:rPr>
          <w:rFonts w:cs="Arial"/>
        </w:rPr>
      </w:pPr>
      <w:bookmarkStart w:id="67" w:name="_Toc219709474"/>
      <w:bookmarkStart w:id="68" w:name="_Toc219898705"/>
      <w:r w:rsidRPr="00BC10BF">
        <w:rPr>
          <w:rFonts w:cs="Arial"/>
        </w:rPr>
        <w:t>Study population and follow-up</w:t>
      </w:r>
      <w:bookmarkEnd w:id="67"/>
      <w:bookmarkEnd w:id="68"/>
      <w:r w:rsidR="007768E0" w:rsidRPr="00BC10BF">
        <w:rPr>
          <w:rFonts w:cs="Arial"/>
        </w:rPr>
        <w:t xml:space="preserve"> </w:t>
      </w:r>
    </w:p>
    <w:p w14:paraId="607975EF" w14:textId="77777777" w:rsidR="0071302C" w:rsidRDefault="0071302C" w:rsidP="00920C99">
      <w:pPr>
        <w:spacing w:line="360" w:lineRule="auto"/>
        <w:jc w:val="both"/>
        <w:rPr>
          <w:rFonts w:ascii="Arial" w:hAnsi="Arial" w:cs="Arial"/>
        </w:rPr>
      </w:pPr>
      <w:r w:rsidRPr="0071302C">
        <w:rPr>
          <w:rFonts w:ascii="Arial" w:hAnsi="Arial" w:cs="Arial"/>
        </w:rPr>
        <w:t xml:space="preserve">The BELIEVE cohort recruited individuals aged ≥11 years who had lived in their household for at least three years, intended to remain in the study area for a further five years, and provided </w:t>
      </w:r>
      <w:proofErr w:type="gramStart"/>
      <w:r w:rsidRPr="0071302C">
        <w:rPr>
          <w:rFonts w:ascii="Arial" w:hAnsi="Arial" w:cs="Arial"/>
        </w:rPr>
        <w:t>written informed</w:t>
      </w:r>
      <w:proofErr w:type="gramEnd"/>
      <w:r w:rsidRPr="0071302C">
        <w:rPr>
          <w:rFonts w:ascii="Arial" w:hAnsi="Arial" w:cs="Arial"/>
        </w:rPr>
        <w:t xml:space="preserve"> consent. Participants were identified through complete household surveys and invited to attend local clinics for baseline assessment.</w:t>
      </w:r>
    </w:p>
    <w:p w14:paraId="6839C95A" w14:textId="49EB003A" w:rsidR="00234BE9" w:rsidRPr="00BC10BF" w:rsidRDefault="00E543B7" w:rsidP="00920C99">
      <w:pPr>
        <w:spacing w:line="360" w:lineRule="auto"/>
        <w:jc w:val="both"/>
        <w:rPr>
          <w:rFonts w:ascii="Arial" w:hAnsi="Arial" w:cs="Arial"/>
        </w:rPr>
      </w:pPr>
      <w:r w:rsidRPr="00BC10BF">
        <w:rPr>
          <w:rFonts w:ascii="Arial" w:hAnsi="Arial" w:cs="Arial"/>
        </w:rPr>
        <w:lastRenderedPageBreak/>
        <w:t>T</w:t>
      </w:r>
      <w:r w:rsidR="004433A5" w:rsidRPr="00BC10BF">
        <w:rPr>
          <w:rFonts w:ascii="Arial" w:hAnsi="Arial" w:cs="Arial"/>
        </w:rPr>
        <w:t xml:space="preserve">his study </w:t>
      </w:r>
      <w:r w:rsidR="00B731E8" w:rsidRPr="00BC10BF">
        <w:rPr>
          <w:rFonts w:ascii="Arial" w:hAnsi="Arial" w:cs="Arial"/>
        </w:rPr>
        <w:t xml:space="preserve">will include adults aged 18 years or older with available </w:t>
      </w:r>
      <w:r w:rsidR="00F14DDB" w:rsidRPr="00BC10BF">
        <w:rPr>
          <w:rFonts w:ascii="Arial" w:hAnsi="Arial" w:cs="Arial"/>
        </w:rPr>
        <w:t xml:space="preserve">baseline </w:t>
      </w:r>
      <w:r w:rsidR="00B731E8" w:rsidRPr="00BC10BF">
        <w:rPr>
          <w:rFonts w:ascii="Arial" w:hAnsi="Arial" w:cs="Arial"/>
        </w:rPr>
        <w:t>anthropometric a</w:t>
      </w:r>
      <w:r w:rsidR="00F14DDB" w:rsidRPr="00BC10BF">
        <w:rPr>
          <w:rFonts w:ascii="Arial" w:hAnsi="Arial" w:cs="Arial"/>
        </w:rPr>
        <w:t>nd BIA measurements</w:t>
      </w:r>
      <w:r w:rsidR="00C31D61" w:rsidRPr="00BC10BF">
        <w:rPr>
          <w:rFonts w:ascii="Arial" w:hAnsi="Arial" w:cs="Arial"/>
        </w:rPr>
        <w:t>. C</w:t>
      </w:r>
      <w:r w:rsidR="004F33CC" w:rsidRPr="00BC10BF">
        <w:rPr>
          <w:rFonts w:ascii="Arial" w:hAnsi="Arial" w:cs="Arial"/>
        </w:rPr>
        <w:t>ardiometabolic diseases (CMDs)</w:t>
      </w:r>
      <w:r w:rsidR="00763969" w:rsidRPr="00BC10BF">
        <w:rPr>
          <w:rFonts w:ascii="Arial" w:hAnsi="Arial" w:cs="Arial"/>
        </w:rPr>
        <w:t xml:space="preserve"> are </w:t>
      </w:r>
      <w:del w:id="69" w:author="S.K. Kaptoge" w:date="2026-01-21T19:40:00Z" w16du:dateUtc="2026-01-21T19:40:00Z">
        <w:r w:rsidR="00763969" w:rsidRPr="00BC10BF" w:rsidDel="007A389D">
          <w:rPr>
            <w:rFonts w:ascii="Arial" w:hAnsi="Arial" w:cs="Arial"/>
          </w:rPr>
          <w:delText xml:space="preserve">clearly </w:delText>
        </w:r>
      </w:del>
      <w:r w:rsidR="00763969" w:rsidRPr="00BC10BF">
        <w:rPr>
          <w:rFonts w:ascii="Arial" w:hAnsi="Arial" w:cs="Arial"/>
        </w:rPr>
        <w:t xml:space="preserve">well-defined in adults, and BIA measurements are less influenced by growth and pubertal development </w:t>
      </w:r>
      <w:r w:rsidR="00763969" w:rsidRPr="00BC10BF">
        <w:rPr>
          <w:rFonts w:ascii="Arial" w:hAnsi="Arial" w:cs="Arial"/>
        </w:rPr>
        <w:fldChar w:fldCharType="begin"/>
      </w:r>
      <w:r w:rsidR="000145DC" w:rsidRPr="00BC10BF">
        <w:rPr>
          <w:rFonts w:ascii="Arial" w:hAnsi="Arial" w:cs="Arial"/>
        </w:rPr>
        <w:instrText xml:space="preserve"> ADDIN ZOTERO_ITEM CSL_CITATION {"citationID":"CMJcLX2R","properties":{"formattedCitation":"(27,35)","plainCitation":"(27,35)","noteIndex":0},"citationItems":[{"id":169,"uris":["http://zotero.org/users/19172719/items/6Z9XKLRM"],"itemData":{"id":169,"type":"article-journal","abstract":"Ethnic groups vary in cardiometabolic risk, but the underlying mechanisms remain unclear. Several components of body composition variability (fat/lean ratio, fat distribution, lean mass composition and metabolism, and adipose tissue biology) are increasingly linked with cardiometabolic risk and vary substantially across ethnic groups. Constituents of lean mass are proposed to contribute to 'metabolic capacity', a generic trait favouring the maintenance of homeostasis. Adiposity is proposed to contribute to 'metabolic load', which at higher levels challenges metabolic homeostasis, elevating cardiometabolic risk. Ethnic differences in body composition, representing different load-capacity ratios, may therefore contribute to ethnic variability in cardiometabolic risk. Ecological and evolutionary factors potentially contributing to ethnic variability in body composition are explored. In contemporary populations, clinicians encounter an increasing range of ethnicity, along with many individuals of mixed-ethnic ancestry. Increasing understanding of the contribution of body composition to cardiometabolic risk may reduce the need to treat ethnic groups as qualitatively different. A conceptual model is proposed, treating insulin sensitivity and stroke risk as composite functions of body composition variables. Operationalizing this model may potentially improve the ability to assess cardiovascular risk across the full ethnicity spectrum, and to predict cardiometabolic consequences of excess weight gain.","container-title":"Obesity Reviews: An Official Journal of the International Association for the Study of Obesity","DOI":"10.1111/j.1467-789X.2012.01034.x","ISSN":"1467-789X","journalAbbreviation":"Obes Rev","language":"eng","page":"14-29","PMID":"23107256","source":"PubMed","title":"Ethnic variability in adiposity, thrifty phenotypes and cardiometabolic risk: addressing the full range of ethnicity, including those of mixed ethnicity","title-short":"Ethnic variability in adiposity, thrifty phenotypes and cardiometabolic risk","volume":"13 Suppl 2","author":[{"family":"Wells","given":"J. C. K."}],"issued":{"date-parts":[["2012",12]]}}},{"id":534,"uris":["http://zotero.org/users/19172719/items/CW588JVW"],"itemData":{"id":534,"type":"article-journal","abstract":"Bioelectrical impedance analysis (BIA) is a technique widely used for estimating body composition and health-related parameters. The technology is relatively simple, quick, and non-invasive, and is currently used globally in diverse settings, including private clinicians’ offices, sports and health clubs, and hospitals, and across a spectrum of age, body weight, and disease states. BIA parameters can be used to estimate body composition (fat, fat-free mass, total-body water and its compartments). Moreover, raw measurements including resistance, reactance, phase angle, and impedance vector length can also be used to track health-related markers, including hydration and malnutrition, and disease-prognostic, athletic and general health status. Body composition shows profound variability in association with age, sex, race and ethnicity, geographic ancestry, lifestyle, and health status. To advance understanding of this variability, we propose to develop a large and diverse multi-country dataset of BIA raw measures and derived body components. The aim of this paper is to describe the ‘BIA International Database’ project and encourage researchers to join the consortium.","container-title":"European Journal of Clinical Nutrition","DOI":"10.1038/s41430-023-01310-x","ISSN":"1476-5640","issue":"12","journalAbbreviation":"Eur J Clin Nutr","language":"en","license":"2023 The Author(s), under exclusive licence to Springer Nature Limited","page":"1143-1150","publisher":"Nature Publishing Group","source":"www.nature.com","title":"The bioelectrical impedance analysis (BIA) international database: aims, scope, and call for data","title-short":"The bioelectrical impedance analysis (BIA) international database","volume":"77","author":[{"family":"Silva","given":"Analiza M."},{"family":"Campa","given":"Francesco"},{"family":"Stagi","given":"Silvia"},{"family":"Gobbo","given":"Luís A."},{"family":"Buffa","given":"Roberto"},{"family":"Toselli","given":"Stefania"},{"family":"Silva","given":"Diego Augusto Santos"},{"family":"Gonçalves","given":"Ezequiel M."},{"family":"Langer","given":"Raquel D."},{"family":"Guerra-Júnior","given":"Gil"},{"family":"Machado","given":"Dalmo R. L."},{"family":"Kondo","given":"Emi"},{"family":"Sagayama","given":"Hiroyuki"},{"family":"Omi","given":"Naomi"},{"family":"Yamada","given":"Yosuke"},{"family":"Yoshida","given":"Tsukasa"},{"family":"Fukuda","given":"Wataru"},{"family":"Gonzalez","given":"Maria Cristina"},{"family":"Orlandi","given":"Silvana P."},{"family":"Koury","given":"Josely C."},{"family":"Moro","given":"Tatiana"},{"family":"Paoli","given":"Antonio"},{"family":"Kruger","given":"Salome"},{"family":"Schutte","given":"Aletta E."},{"family":"Andreolli","given":"Angela"},{"family":"Earthman","given":"Carrie P."},{"family":"Fuchs-Tarlovsky","given":"Vanessa"},{"family":"Irurtia","given":"Alfredo"},{"family":"Castizo-Olier","given":"Jorge"},{"family":"Mascherini","given":"Gabriele"},{"family":"Petri","given":"Cristian"},{"family":"Busert","given":"Laura K."},{"family":"Cortina-Borja","given":"Mario"},{"family":"Bailey","given":"Jeanette"},{"family":"Tausanovitch","given":"Zachary"},{"family":"Lelijveld","given":"Natasha"},{"family":"Ghazzawi","given":"Hadeel Ali"},{"family":"Amawi","given":"Adam Tawfiq"},{"family":"Tinsley","given":"Grant"},{"family":"Kangas","given":"Suvi T."},{"family":"Salpéteur","given":"Cécile"},{"family":"Vázquez-Vázquez","given":"Adriana"},{"family":"Fewtrell","given":"Mary"},{"family":"Ceolin","given":"Chiara"},{"family":"Sergi","given":"Giuseppe"},{"family":"Ward","given":"Leigh C."},{"family":"Heitmann","given":"Berit L."},{"family":"Costa","given":"Roberto Fernandes","non-dropping-particle":"da"},{"family":"Vicente-Rodriguez","given":"German"},{"family":"Cremasco","given":"Margherita Micheletti"},{"family":"Moroni","given":"Alessia"},{"family":"Shepherd","given":"John"},{"family":"Moon","given":"Jordan"},{"family":"Knaan","given":"Tzachi"},{"family":"Müller","given":"Manfred J."},{"family":"Braun","given":"Wiebke"},{"family":"García</w:instrText>
      </w:r>
      <w:r w:rsidR="000145DC" w:rsidRPr="00BC10BF">
        <w:rPr>
          <w:rFonts w:ascii="Cambria Math" w:hAnsi="Cambria Math" w:cs="Cambria Math"/>
        </w:rPr>
        <w:instrText>‐</w:instrText>
      </w:r>
      <w:r w:rsidR="000145DC" w:rsidRPr="00BC10BF">
        <w:rPr>
          <w:rFonts w:ascii="Arial" w:hAnsi="Arial" w:cs="Arial"/>
        </w:rPr>
        <w:instrText xml:space="preserve">Almeida","given":"José M."},{"family":"Palmeira","given":"António L."},{"family":"Santos","given":"Inês"},{"family":"Larsen","given":"Sofus C."},{"family":"Zhang","given":"Xueying"},{"family":"Speakman","given":"John R."},{"family":"Plank","given":"Lindsay D."},{"family":"Swinburn","given":"Boyd A."},{"family":"Ssensamba","given":"Jude Thaddeus"},{"family":"Shiose","given":"Keisuke"},{"family":"Cyrino","given":"Edilson S."},{"family":"Bosy-Westphal","given":"Anja"},{"family":"Heymsfield","given":"Steven B."},{"family":"Lukaski","given":"Henry"},{"family":"Sardinha","given":"Luís B."},{"family":"Wells","given":"Jonathan C."},{"family":"Marini","given":"Elisabetta"}],"issued":{"date-parts":[["2023",12]]}}}],"schema":"https://github.com/citation-style-language/schema/raw/master/csl-citation.json"} </w:instrText>
      </w:r>
      <w:r w:rsidR="00763969" w:rsidRPr="00BC10BF">
        <w:rPr>
          <w:rFonts w:ascii="Arial" w:hAnsi="Arial" w:cs="Arial"/>
        </w:rPr>
        <w:fldChar w:fldCharType="separate"/>
      </w:r>
      <w:r w:rsidR="000145DC" w:rsidRPr="00BC10BF">
        <w:rPr>
          <w:rFonts w:ascii="Arial" w:hAnsi="Arial" w:cs="Arial"/>
        </w:rPr>
        <w:t>(27,35)</w:t>
      </w:r>
      <w:r w:rsidR="00763969" w:rsidRPr="00BC10BF">
        <w:rPr>
          <w:rFonts w:ascii="Arial" w:hAnsi="Arial" w:cs="Arial"/>
        </w:rPr>
        <w:fldChar w:fldCharType="end"/>
      </w:r>
      <w:r w:rsidR="00763969" w:rsidRPr="00BC10BF">
        <w:rPr>
          <w:rFonts w:ascii="Arial" w:hAnsi="Arial" w:cs="Arial"/>
        </w:rPr>
        <w:t>.</w:t>
      </w:r>
      <w:r w:rsidR="00234BE9" w:rsidRPr="00BC10BF">
        <w:rPr>
          <w:rFonts w:ascii="Arial" w:hAnsi="Arial" w:cs="Arial"/>
        </w:rPr>
        <w:t xml:space="preserve"> Before analysis, data completeness a</w:t>
      </w:r>
      <w:r w:rsidR="003571D3" w:rsidRPr="00BC10BF">
        <w:rPr>
          <w:rFonts w:ascii="Arial" w:hAnsi="Arial" w:cs="Arial"/>
        </w:rPr>
        <w:t>nd internal consistency will be</w:t>
      </w:r>
      <w:r w:rsidR="00234BE9" w:rsidRPr="00BC10BF">
        <w:rPr>
          <w:rFonts w:ascii="Arial" w:hAnsi="Arial" w:cs="Arial"/>
        </w:rPr>
        <w:t xml:space="preserve"> assessed</w:t>
      </w:r>
      <w:r w:rsidR="007768E0" w:rsidRPr="00BC10BF">
        <w:rPr>
          <w:rFonts w:ascii="Arial" w:hAnsi="Arial" w:cs="Arial"/>
        </w:rPr>
        <w:t>,</w:t>
      </w:r>
      <w:r w:rsidR="00234BE9" w:rsidRPr="00BC10BF">
        <w:rPr>
          <w:rFonts w:ascii="Arial" w:hAnsi="Arial" w:cs="Arial"/>
        </w:rPr>
        <w:t xml:space="preserve"> </w:t>
      </w:r>
      <w:r w:rsidR="003571D3" w:rsidRPr="00BC10BF">
        <w:rPr>
          <w:rFonts w:ascii="Arial" w:hAnsi="Arial" w:cs="Arial"/>
        </w:rPr>
        <w:t>and p</w:t>
      </w:r>
      <w:r w:rsidR="00234BE9" w:rsidRPr="00BC10BF">
        <w:rPr>
          <w:rFonts w:ascii="Arial" w:hAnsi="Arial" w:cs="Arial"/>
        </w:rPr>
        <w:t xml:space="preserve">redefined data quality checks will be applied to identify </w:t>
      </w:r>
      <w:r w:rsidR="003571D3" w:rsidRPr="00BC10BF">
        <w:rPr>
          <w:rFonts w:ascii="Arial" w:hAnsi="Arial" w:cs="Arial"/>
        </w:rPr>
        <w:t>biologically implausible values</w:t>
      </w:r>
      <w:r w:rsidR="00234BE9" w:rsidRPr="00BC10BF">
        <w:rPr>
          <w:rFonts w:ascii="Arial" w:hAnsi="Arial" w:cs="Arial"/>
        </w:rPr>
        <w:t>. C</w:t>
      </w:r>
      <w:r w:rsidR="007768E0" w:rsidRPr="00BC10BF">
        <w:rPr>
          <w:rFonts w:ascii="Arial" w:hAnsi="Arial" w:cs="Arial"/>
        </w:rPr>
        <w:t>omplete case analysis will infor</w:t>
      </w:r>
      <w:r w:rsidR="00234BE9" w:rsidRPr="00BC10BF">
        <w:rPr>
          <w:rFonts w:ascii="Arial" w:hAnsi="Arial" w:cs="Arial"/>
        </w:rPr>
        <w:t>m analytic sample sizes across study objectives.</w:t>
      </w:r>
    </w:p>
    <w:p w14:paraId="0BEE76A9" w14:textId="30EAE56E" w:rsidR="00B731E8" w:rsidRPr="00BC10BF" w:rsidRDefault="00B21A4C" w:rsidP="00920C99">
      <w:pPr>
        <w:spacing w:line="360" w:lineRule="auto"/>
        <w:jc w:val="both"/>
        <w:rPr>
          <w:rFonts w:ascii="Arial" w:hAnsi="Arial" w:cs="Arial"/>
        </w:rPr>
      </w:pPr>
      <w:r w:rsidRPr="00BC10BF">
        <w:rPr>
          <w:rFonts w:ascii="Arial" w:hAnsi="Arial" w:cs="Arial"/>
        </w:rPr>
        <w:t>L</w:t>
      </w:r>
      <w:r w:rsidR="00B731E8" w:rsidRPr="00BC10BF">
        <w:rPr>
          <w:rFonts w:ascii="Arial" w:hAnsi="Arial" w:cs="Arial"/>
        </w:rPr>
        <w:t xml:space="preserve">ongitudinal </w:t>
      </w:r>
      <w:r w:rsidRPr="00BC10BF">
        <w:rPr>
          <w:rFonts w:ascii="Arial" w:hAnsi="Arial" w:cs="Arial"/>
        </w:rPr>
        <w:t xml:space="preserve">analyses </w:t>
      </w:r>
      <w:r w:rsidR="00F14DDB" w:rsidRPr="00BC10BF">
        <w:rPr>
          <w:rFonts w:ascii="Arial" w:hAnsi="Arial" w:cs="Arial"/>
        </w:rPr>
        <w:t xml:space="preserve">will focus on </w:t>
      </w:r>
      <w:proofErr w:type="gramStart"/>
      <w:r w:rsidR="00F14DDB" w:rsidRPr="00BC10BF">
        <w:rPr>
          <w:rFonts w:ascii="Arial" w:hAnsi="Arial" w:cs="Arial"/>
        </w:rPr>
        <w:t>incident type 2 diabetes</w:t>
      </w:r>
      <w:proofErr w:type="gramEnd"/>
      <w:r w:rsidR="00B731E8" w:rsidRPr="00BC10BF">
        <w:rPr>
          <w:rFonts w:ascii="Arial" w:hAnsi="Arial" w:cs="Arial"/>
        </w:rPr>
        <w:t>, given its high burden, availability of supporting biomarkers, and ongoing outcome validation within the c</w:t>
      </w:r>
      <w:r w:rsidR="003B0074" w:rsidRPr="00BC10BF">
        <w:rPr>
          <w:rFonts w:ascii="Arial" w:hAnsi="Arial" w:cs="Arial"/>
        </w:rPr>
        <w:t>ohort. Individuals with</w:t>
      </w:r>
      <w:r w:rsidR="00B731E8" w:rsidRPr="00BC10BF">
        <w:rPr>
          <w:rFonts w:ascii="Arial" w:hAnsi="Arial" w:cs="Arial"/>
        </w:rPr>
        <w:t xml:space="preserve"> type 2 di</w:t>
      </w:r>
      <w:r w:rsidR="003B0074" w:rsidRPr="00BC10BF">
        <w:rPr>
          <w:rFonts w:ascii="Arial" w:hAnsi="Arial" w:cs="Arial"/>
        </w:rPr>
        <w:t xml:space="preserve">abetes at baseline </w:t>
      </w:r>
      <w:r w:rsidR="00B731E8" w:rsidRPr="00BC10BF">
        <w:rPr>
          <w:rFonts w:ascii="Arial" w:hAnsi="Arial" w:cs="Arial"/>
        </w:rPr>
        <w:t>will be excluded</w:t>
      </w:r>
      <w:ins w:id="70" w:author="S.K. Kaptoge" w:date="2026-01-21T19:42:00Z" w16du:dateUtc="2026-01-21T19:42:00Z">
        <w:r w:rsidR="007A389D">
          <w:rPr>
            <w:rFonts w:ascii="Arial" w:hAnsi="Arial" w:cs="Arial"/>
          </w:rPr>
          <w:t xml:space="preserve"> from the incidence analysis</w:t>
        </w:r>
      </w:ins>
      <w:r w:rsidR="003B0074" w:rsidRPr="00BC10BF">
        <w:rPr>
          <w:rFonts w:ascii="Arial" w:hAnsi="Arial" w:cs="Arial"/>
        </w:rPr>
        <w:t>.</w:t>
      </w:r>
    </w:p>
    <w:p w14:paraId="0D974754" w14:textId="3736D791" w:rsidR="00B90C96" w:rsidRPr="00BC10BF" w:rsidRDefault="00B731E8" w:rsidP="00920C99">
      <w:pPr>
        <w:pStyle w:val="Heading2"/>
        <w:spacing w:line="360" w:lineRule="auto"/>
        <w:jc w:val="both"/>
        <w:rPr>
          <w:rFonts w:cs="Arial"/>
        </w:rPr>
      </w:pPr>
      <w:bookmarkStart w:id="71" w:name="_Toc219709475"/>
      <w:bookmarkStart w:id="72" w:name="_Toc219898706"/>
      <w:r w:rsidRPr="00BC10BF">
        <w:rPr>
          <w:rFonts w:cs="Arial"/>
        </w:rPr>
        <w:t>Exposures</w:t>
      </w:r>
      <w:bookmarkEnd w:id="71"/>
      <w:bookmarkEnd w:id="72"/>
    </w:p>
    <w:p w14:paraId="15574CDD" w14:textId="716A4B4D" w:rsidR="00B731E8" w:rsidRPr="00BC10BF" w:rsidRDefault="00CA27FD" w:rsidP="00920C99">
      <w:pPr>
        <w:spacing w:line="360" w:lineRule="auto"/>
        <w:jc w:val="both"/>
        <w:rPr>
          <w:rFonts w:ascii="Arial" w:hAnsi="Arial" w:cs="Arial"/>
        </w:rPr>
      </w:pPr>
      <w:r w:rsidRPr="00BC10BF">
        <w:rPr>
          <w:rFonts w:ascii="Arial" w:hAnsi="Arial" w:cs="Arial"/>
        </w:rPr>
        <w:t>P</w:t>
      </w:r>
      <w:r w:rsidR="00F14DDB" w:rsidRPr="00BC10BF">
        <w:rPr>
          <w:rFonts w:ascii="Arial" w:hAnsi="Arial" w:cs="Arial"/>
        </w:rPr>
        <w:t>rimary exposures</w:t>
      </w:r>
      <w:r w:rsidR="003571D3" w:rsidRPr="00BC10BF">
        <w:rPr>
          <w:rFonts w:ascii="Arial" w:hAnsi="Arial" w:cs="Arial"/>
        </w:rPr>
        <w:t xml:space="preserve"> are</w:t>
      </w:r>
      <w:r w:rsidR="00B731E8" w:rsidRPr="00BC10BF">
        <w:rPr>
          <w:rFonts w:ascii="Arial" w:hAnsi="Arial" w:cs="Arial"/>
        </w:rPr>
        <w:t xml:space="preserve"> anthropometric and body composition measures</w:t>
      </w:r>
      <w:r w:rsidRPr="00BC10BF">
        <w:rPr>
          <w:rFonts w:ascii="Arial" w:hAnsi="Arial" w:cs="Arial"/>
        </w:rPr>
        <w:t xml:space="preserve"> informed by prior literature (12,36)</w:t>
      </w:r>
      <w:r w:rsidR="00B731E8" w:rsidRPr="00BC10BF">
        <w:rPr>
          <w:rFonts w:ascii="Arial" w:hAnsi="Arial" w:cs="Arial"/>
        </w:rPr>
        <w:t>. These include h</w:t>
      </w:r>
      <w:r w:rsidR="003B0074" w:rsidRPr="00BC10BF">
        <w:rPr>
          <w:rFonts w:ascii="Arial" w:hAnsi="Arial" w:cs="Arial"/>
        </w:rPr>
        <w:t>eight, weight, BMI</w:t>
      </w:r>
      <w:r w:rsidR="00B731E8" w:rsidRPr="00BC10BF">
        <w:rPr>
          <w:rFonts w:ascii="Arial" w:hAnsi="Arial" w:cs="Arial"/>
        </w:rPr>
        <w:t>, waist circumference, hip cir</w:t>
      </w:r>
      <w:r w:rsidR="00E543B7" w:rsidRPr="00BC10BF">
        <w:rPr>
          <w:rFonts w:ascii="Arial" w:hAnsi="Arial" w:cs="Arial"/>
        </w:rPr>
        <w:t xml:space="preserve">cumference, waist-to-hip ratio, </w:t>
      </w:r>
      <w:r w:rsidR="00B731E8" w:rsidRPr="00BC10BF">
        <w:rPr>
          <w:rFonts w:ascii="Arial" w:hAnsi="Arial" w:cs="Arial"/>
        </w:rPr>
        <w:t>body fat mass, and body fat perce</w:t>
      </w:r>
      <w:r w:rsidRPr="00BC10BF">
        <w:rPr>
          <w:rFonts w:ascii="Arial" w:hAnsi="Arial" w:cs="Arial"/>
        </w:rPr>
        <w:t>ntage derived from BIA</w:t>
      </w:r>
      <w:r w:rsidR="00B731E8" w:rsidRPr="00BC10BF">
        <w:rPr>
          <w:rFonts w:ascii="Arial" w:hAnsi="Arial" w:cs="Arial"/>
        </w:rPr>
        <w:t>. Derived indices will include fat mass index</w:t>
      </w:r>
      <w:r w:rsidR="00E14469" w:rsidRPr="00BC10BF">
        <w:rPr>
          <w:rFonts w:ascii="Arial" w:hAnsi="Arial" w:cs="Arial"/>
        </w:rPr>
        <w:t>,</w:t>
      </w:r>
      <w:r w:rsidR="00B731E8" w:rsidRPr="00BC10BF">
        <w:rPr>
          <w:rFonts w:ascii="Arial" w:hAnsi="Arial" w:cs="Arial"/>
        </w:rPr>
        <w:t xml:space="preserve"> visceral adiposity </w:t>
      </w:r>
      <w:r w:rsidRPr="00BC10BF">
        <w:rPr>
          <w:rFonts w:ascii="Arial" w:hAnsi="Arial" w:cs="Arial"/>
        </w:rPr>
        <w:t xml:space="preserve">indicators relevant to </w:t>
      </w:r>
      <w:r w:rsidR="00B731E8" w:rsidRPr="00BC10BF">
        <w:rPr>
          <w:rFonts w:ascii="Arial" w:hAnsi="Arial" w:cs="Arial"/>
        </w:rPr>
        <w:t>hypertension and insul</w:t>
      </w:r>
      <w:r w:rsidR="00B90C96" w:rsidRPr="00BC10BF">
        <w:rPr>
          <w:rFonts w:ascii="Arial" w:hAnsi="Arial" w:cs="Arial"/>
        </w:rPr>
        <w:t>in resistance, total body water</w:t>
      </w:r>
      <w:r w:rsidR="00B731E8" w:rsidRPr="00BC10BF">
        <w:rPr>
          <w:rFonts w:ascii="Arial" w:hAnsi="Arial" w:cs="Arial"/>
        </w:rPr>
        <w:t xml:space="preserve"> and phase angle as an indicator of hyd</w:t>
      </w:r>
      <w:r w:rsidR="006B094D" w:rsidRPr="00BC10BF">
        <w:rPr>
          <w:rFonts w:ascii="Arial" w:hAnsi="Arial" w:cs="Arial"/>
        </w:rPr>
        <w:t xml:space="preserve">ration and cellular integrity </w:t>
      </w:r>
      <w:r w:rsidR="006B094D" w:rsidRPr="00BC10BF">
        <w:rPr>
          <w:rFonts w:ascii="Arial" w:hAnsi="Arial" w:cs="Arial"/>
        </w:rPr>
        <w:fldChar w:fldCharType="begin"/>
      </w:r>
      <w:r w:rsidR="00167964" w:rsidRPr="00BC10BF">
        <w:rPr>
          <w:rFonts w:ascii="Arial" w:hAnsi="Arial" w:cs="Arial"/>
        </w:rPr>
        <w:instrText xml:space="preserve"> ADDIN ZOTERO_ITEM CSL_CITATION {"citationID":"lLYcdTFq","properties":{"formattedCitation":"(36)","plainCitation":"(36)","noteIndex":0},"citationItems":[{"id":487,"uris":["http://zotero.org/users/19172719/items/N2T5Q42V"],"itemData":{"id":487,"type":"article-journal","abstract":"Nutritional status and body composition in cardiovascular (CV) patients are important aspects of their performance. Bioelectrical impedance analysis (BIA) is a noninvasive method that provides reliable information about bioelectrical parameters which reflect nutritional status and body composition data. The aim of this paper was to describe BIA, its advantages, limitations, and clinical applications in CV patients. The PubMed database was searched for all papers showing the use of BIA in CV conditions until January 1, 2023. A total of 42 papers regarding BIA application in CV patients were identified. Phase angle, Z200/5 parameter, and membrane capacitance are the BIA parameters that can be used for nutritional status assessment in CV patients, mainly in heart failure and after myocardial infarction. Among secondary body composition parameters, fat mass can be used for obesity assessment which is a CV risk factor. Body cell mass can be used together which the direct BIA parameters for nutritional status assessment which is an important factor in treatment outcome, quality of life, and disease prognosis. Total body water can be used for hydration assessment in heart failure and during invasive procedures. To conclude, BIA is a noninvasive method that provides essential information about the general condition of the body which is the result of nutritional and hydration status in CV patients.","container-title":"Current Problems in Cardiology","DOI":"10.1016/j.cpcardiol.2023.101911","ISSN":"1535-6280","issue":"11","journalAbbreviation":"Curr Probl Cardiol","language":"eng","page":"101911","PMID":"37399855","source":"PubMed","title":"Bioelectrical Impedance Analysis and Body Composition in Cardiovascular Diseases","volume":"48","author":[{"family":"Popiolek-Kalisz","given":"Joanna"},{"family":"Szczygiel","given":"Karolina"}],"issued":{"date-parts":[["2023",11]]}}}],"schema":"https://github.com/citation-style-language/schema/raw/master/csl-citation.json"} </w:instrText>
      </w:r>
      <w:r w:rsidR="006B094D" w:rsidRPr="00BC10BF">
        <w:rPr>
          <w:rFonts w:ascii="Arial" w:hAnsi="Arial" w:cs="Arial"/>
        </w:rPr>
        <w:fldChar w:fldCharType="separate"/>
      </w:r>
      <w:r w:rsidR="00167964" w:rsidRPr="00BC10BF">
        <w:rPr>
          <w:rFonts w:ascii="Arial" w:hAnsi="Arial" w:cs="Arial"/>
        </w:rPr>
        <w:t>(36)</w:t>
      </w:r>
      <w:r w:rsidR="006B094D" w:rsidRPr="00BC10BF">
        <w:rPr>
          <w:rFonts w:ascii="Arial" w:hAnsi="Arial" w:cs="Arial"/>
        </w:rPr>
        <w:fldChar w:fldCharType="end"/>
      </w:r>
      <w:r w:rsidR="00B731E8" w:rsidRPr="00BC10BF">
        <w:rPr>
          <w:rFonts w:ascii="Arial" w:hAnsi="Arial" w:cs="Arial"/>
        </w:rPr>
        <w:t xml:space="preserve">. </w:t>
      </w:r>
    </w:p>
    <w:p w14:paraId="512C76AD" w14:textId="43DBA68C" w:rsidR="00B731E8" w:rsidRPr="00BC10BF" w:rsidRDefault="00B731E8" w:rsidP="00920C99">
      <w:pPr>
        <w:pStyle w:val="Heading2"/>
        <w:spacing w:line="360" w:lineRule="auto"/>
        <w:jc w:val="both"/>
        <w:rPr>
          <w:rFonts w:cs="Arial"/>
        </w:rPr>
      </w:pPr>
      <w:bookmarkStart w:id="73" w:name="_Toc219709476"/>
      <w:bookmarkStart w:id="74" w:name="_Toc219898707"/>
      <w:r w:rsidRPr="00BC10BF">
        <w:rPr>
          <w:rFonts w:cs="Arial"/>
        </w:rPr>
        <w:t>Outcomes</w:t>
      </w:r>
      <w:bookmarkEnd w:id="73"/>
      <w:bookmarkEnd w:id="74"/>
      <w:r w:rsidR="00592EBA" w:rsidRPr="00BC10BF">
        <w:rPr>
          <w:rFonts w:cs="Arial"/>
        </w:rPr>
        <w:t xml:space="preserve"> </w:t>
      </w:r>
    </w:p>
    <w:p w14:paraId="31D1B420" w14:textId="224A9AAC" w:rsidR="00B731E8" w:rsidRPr="00BC10BF" w:rsidRDefault="00CA27FD" w:rsidP="00920C99">
      <w:pPr>
        <w:spacing w:line="360" w:lineRule="auto"/>
        <w:jc w:val="both"/>
        <w:rPr>
          <w:rFonts w:ascii="Arial" w:hAnsi="Arial" w:cs="Arial"/>
        </w:rPr>
      </w:pPr>
      <w:r w:rsidRPr="00BC10BF">
        <w:rPr>
          <w:rFonts w:ascii="Arial" w:hAnsi="Arial" w:cs="Arial"/>
        </w:rPr>
        <w:t xml:space="preserve">Outcomes </w:t>
      </w:r>
      <w:r w:rsidR="00B731E8" w:rsidRPr="00BC10BF">
        <w:rPr>
          <w:rFonts w:ascii="Arial" w:hAnsi="Arial" w:cs="Arial"/>
        </w:rPr>
        <w:t>are cardiometabolic diseases assessed at baseline and during follow</w:t>
      </w:r>
      <w:r w:rsidR="003B0074" w:rsidRPr="00BC10BF">
        <w:rPr>
          <w:rFonts w:ascii="Arial" w:hAnsi="Arial" w:cs="Arial"/>
        </w:rPr>
        <w:t>-up. Prevalent outcomes include</w:t>
      </w:r>
      <w:r w:rsidR="00B731E8" w:rsidRPr="00BC10BF">
        <w:rPr>
          <w:rFonts w:ascii="Arial" w:hAnsi="Arial" w:cs="Arial"/>
        </w:rPr>
        <w:t xml:space="preserve"> type 2 diabetes</w:t>
      </w:r>
      <w:ins w:id="75" w:author="S.K. Kaptoge" w:date="2026-01-21T19:45:00Z" w16du:dateUtc="2026-01-21T19:45:00Z">
        <w:r w:rsidR="004356E3">
          <w:rPr>
            <w:rFonts w:ascii="Arial" w:hAnsi="Arial" w:cs="Arial"/>
          </w:rPr>
          <w:t xml:space="preserve"> (primary)</w:t>
        </w:r>
      </w:ins>
      <w:del w:id="76" w:author="S.K. Kaptoge" w:date="2026-01-21T19:46:00Z" w16du:dateUtc="2026-01-21T19:46:00Z">
        <w:r w:rsidR="00B731E8" w:rsidRPr="00BC10BF" w:rsidDel="004356E3">
          <w:rPr>
            <w:rFonts w:ascii="Arial" w:hAnsi="Arial" w:cs="Arial"/>
          </w:rPr>
          <w:delText>,</w:delText>
        </w:r>
      </w:del>
      <w:r w:rsidR="003B0074" w:rsidRPr="00BC10BF">
        <w:rPr>
          <w:rFonts w:ascii="Arial" w:hAnsi="Arial" w:cs="Arial"/>
        </w:rPr>
        <w:t xml:space="preserve"> </w:t>
      </w:r>
      <w:del w:id="77" w:author="S.K. Kaptoge" w:date="2026-01-21T19:46:00Z" w16du:dateUtc="2026-01-21T19:46:00Z">
        <w:r w:rsidR="003B0074" w:rsidRPr="00BC10BF" w:rsidDel="004356E3">
          <w:rPr>
            <w:rFonts w:ascii="Arial" w:hAnsi="Arial" w:cs="Arial"/>
          </w:rPr>
          <w:delText>hypertension,</w:delText>
        </w:r>
        <w:r w:rsidR="00B731E8" w:rsidRPr="00BC10BF" w:rsidDel="004356E3">
          <w:rPr>
            <w:rFonts w:ascii="Arial" w:hAnsi="Arial" w:cs="Arial"/>
          </w:rPr>
          <w:delText xml:space="preserve"> </w:delText>
        </w:r>
      </w:del>
      <w:r w:rsidR="003B0074" w:rsidRPr="00BC10BF">
        <w:rPr>
          <w:rFonts w:ascii="Arial" w:hAnsi="Arial" w:cs="Arial"/>
        </w:rPr>
        <w:t xml:space="preserve">and </w:t>
      </w:r>
      <w:ins w:id="78" w:author="S.K. Kaptoge" w:date="2026-01-21T19:47:00Z" w16du:dateUtc="2026-01-21T19:47:00Z">
        <w:r w:rsidR="004356E3">
          <w:rPr>
            <w:rFonts w:ascii="Arial" w:hAnsi="Arial" w:cs="Arial"/>
          </w:rPr>
          <w:t xml:space="preserve">cardiometabolic </w:t>
        </w:r>
      </w:ins>
      <w:r w:rsidR="00A533D4" w:rsidRPr="00BC10BF">
        <w:rPr>
          <w:rFonts w:ascii="Arial" w:hAnsi="Arial" w:cs="Arial"/>
        </w:rPr>
        <w:t>multimorbidity</w:t>
      </w:r>
      <w:r w:rsidR="008015DA" w:rsidRPr="00BC10BF">
        <w:rPr>
          <w:rFonts w:ascii="Arial" w:hAnsi="Arial" w:cs="Arial"/>
        </w:rPr>
        <w:t>,</w:t>
      </w:r>
      <w:r w:rsidR="003571D3" w:rsidRPr="00BC10BF">
        <w:rPr>
          <w:rFonts w:ascii="Arial" w:hAnsi="Arial" w:cs="Arial"/>
        </w:rPr>
        <w:t xml:space="preserve"> defined as the presence of two </w:t>
      </w:r>
      <w:del w:id="79" w:author="S.K. Kaptoge" w:date="2026-01-21T19:47:00Z" w16du:dateUtc="2026-01-21T19:47:00Z">
        <w:r w:rsidR="008015DA" w:rsidRPr="00BC10BF" w:rsidDel="004356E3">
          <w:rPr>
            <w:rFonts w:ascii="Arial" w:hAnsi="Arial" w:cs="Arial"/>
          </w:rPr>
          <w:delText xml:space="preserve">of </w:delText>
        </w:r>
        <w:r w:rsidR="003571D3" w:rsidRPr="00BC10BF" w:rsidDel="004356E3">
          <w:rPr>
            <w:rFonts w:ascii="Arial" w:hAnsi="Arial" w:cs="Arial"/>
          </w:rPr>
          <w:delText>these</w:delText>
        </w:r>
      </w:del>
      <w:ins w:id="80" w:author="S.K. Kaptoge" w:date="2026-01-21T19:47:00Z" w16du:dateUtc="2026-01-21T19:47:00Z">
        <w:r w:rsidR="004356E3">
          <w:rPr>
            <w:rFonts w:ascii="Arial" w:hAnsi="Arial" w:cs="Arial"/>
          </w:rPr>
          <w:t>or more</w:t>
        </w:r>
      </w:ins>
      <w:r w:rsidR="003571D3" w:rsidRPr="00BC10BF">
        <w:rPr>
          <w:rFonts w:ascii="Arial" w:hAnsi="Arial" w:cs="Arial"/>
        </w:rPr>
        <w:t xml:space="preserve"> conditions</w:t>
      </w:r>
      <w:ins w:id="81" w:author="S.K. Kaptoge" w:date="2026-01-21T19:47:00Z" w16du:dateUtc="2026-01-21T19:47:00Z">
        <w:r w:rsidR="004356E3">
          <w:rPr>
            <w:rFonts w:ascii="Arial" w:hAnsi="Arial" w:cs="Arial"/>
          </w:rPr>
          <w:t xml:space="preserve"> among diabetes, hypertension, and ca</w:t>
        </w:r>
      </w:ins>
      <w:ins w:id="82" w:author="S.K. Kaptoge" w:date="2026-01-21T19:48:00Z" w16du:dateUtc="2026-01-21T19:48:00Z">
        <w:r w:rsidR="004356E3">
          <w:rPr>
            <w:rFonts w:ascii="Arial" w:hAnsi="Arial" w:cs="Arial"/>
          </w:rPr>
          <w:t>rdiovascular disease</w:t>
        </w:r>
      </w:ins>
      <w:r w:rsidR="003571D3" w:rsidRPr="00BC10BF">
        <w:rPr>
          <w:rFonts w:ascii="Arial" w:hAnsi="Arial" w:cs="Arial"/>
        </w:rPr>
        <w:t xml:space="preserve"> </w:t>
      </w:r>
      <w:r w:rsidR="003571D3" w:rsidRPr="00BC10BF">
        <w:rPr>
          <w:rFonts w:ascii="Arial" w:hAnsi="Arial" w:cs="Arial"/>
        </w:rPr>
        <w:fldChar w:fldCharType="begin"/>
      </w:r>
      <w:r w:rsidR="00167964" w:rsidRPr="00BC10BF">
        <w:rPr>
          <w:rFonts w:ascii="Arial" w:hAnsi="Arial" w:cs="Arial"/>
        </w:rPr>
        <w:instrText xml:space="preserve"> ADDIN ZOTERO_ITEM CSL_CITATION {"citationID":"TKeWOpw6","properties":{"formattedCitation":"(37)","plainCitation":"(37)","noteIndex":0},"citationItems":[{"id":420,"uris":["http://zotero.org/users/19172719/items/FEGZ3TPM"],"itemData":{"id":420,"type":"article-journal","abstract":"BACKGROUND: Despite established associations between insulin resistance (IR)-related indices and cardiometabolic diseases (CMDs), most studies are limited to single CMD outcomes. The study aimed to examine the influence of IR-related indices on the incidence, predictive value, and progression trajectory of cardiometabolic multimorbidity (CMM), as well as potential biological mechanisms.\nMETHODS: This prospective study included 374,274 individuals from the UK Biobank who were free of CMDs at baseline. CMM was defined as the presence of two or more CMDs, including type 2 diabetes (T2D), coronary heart disease (CHD), and stroke. Five indices were developed to assess IR levels: triglyceride-glucose (TyG) index, TyG-body mass index (TyG-BMI), TyG-waist circumference (TyG-WC), TyG-waist-height ratio (TyG-WHtR), and triglyceride to high-density lipoprotein cholesterol (TG/HDL-C) ratio. Cox proportional hazards and multi-state models were utilized to examine the associations between IR-related indices and CMM incidence and transition, respectively, with results expressed as hazard ratios (HRs) and 95% confidence intervals (CIs). The predictive utility of these indices was assessed using the net reclassification index (NRI) and integrated discrimination improvement index (IDI). Mediation analyses were conducted to quantify the potential mediating roles of biomarkers.\nRESULTS: During a mean follow-up period of 13.7 years, 5048 (1.3%) individuals developed CMM. Elevated baseline IR-related indices were associated with higher risks of incident CMM. The HRs (95% CIs) for each 1-standard deviation increase were as follows: 1.30 (1.26-1.34) for the TyG index, 1.42 (1.39-1.46) for the TyG-BMI, 1.54 (1.49-1.59) for the TyG-WC, 1.52 (1.48-1.57) for the TyG-WHtR, and 1.19 (1.17-1.21) for the TG/HDL-C ratio. Besides, TyG-WHtR and TyG-WC exhibited significantly higher NRI and IDI, indicating superior predictive performance for CMM risk. These indices played critical yet distinct roles in the progression of CMM. For transitions from being free of CMDs to single CMDs, these indices had the strongest impact on T2D (all P &lt; 0.001). Participants initially diagnosed with CHD were more likely to progress to CMM when exposed to higher IR-related indices (all P &lt; 0.001). The effect sizes for TyG-WC and TyG-WHtR were greater than those of other indices across all transitions. Mediation analyses revealed that biomarkers associated with liver function, renal function, and inflammation collectively mediated approximately one-third of the associations of the TyG-WHtR and TyG-WC indices with incident CMM.\nCONCLUSIONS: Our findings highlight the critical role of IR-related indices, particularly TyG-WHtR and TyG-WC, in the incidence, progression, and prevention of CMM. The mediation effects of biomarkers indicate the potential for targeted interventions to reduce CMM risk in high-IR individuals.","container-title":"Cardiovascular Diabetology","DOI":"10.1186/s12933-025-02819-0","ISSN":"1475-2840","issue":"1","journalAbbreviation":"Cardiovasc Diabetol","language":"eng","page":"257","PMID":"40533754","PMCID":"PMC12175334","source":"PubMed","title":"Associations of different insulin resistance-related indices with the incidence and progression trajectory of cardiometabolic multimorbidity: a prospective cohort study from UK biobank","title-short":"Associations of different insulin resistance-related indices with the incidence and progression trajectory of cardiometabolic multimorbidity","volume":"24","author":[{"family":"Tian","given":"Zhenyu"},{"family":"Yang","given":"Lu"},{"family":"Li","given":"Yifei"},{"family":"Huang","given":"Yueqing"},{"family":"Yang","given":"Jianmin"},{"family":"Xue","given":"Fei"}],"issued":{"date-parts":[["2025",6,18]]}}}],"schema":"https://github.com/citation-style-language/schema/raw/master/csl-citation.json"} </w:instrText>
      </w:r>
      <w:r w:rsidR="003571D3" w:rsidRPr="00BC10BF">
        <w:rPr>
          <w:rFonts w:ascii="Arial" w:hAnsi="Arial" w:cs="Arial"/>
        </w:rPr>
        <w:fldChar w:fldCharType="separate"/>
      </w:r>
      <w:r w:rsidR="00167964" w:rsidRPr="00BC10BF">
        <w:rPr>
          <w:rFonts w:ascii="Arial" w:hAnsi="Arial" w:cs="Arial"/>
        </w:rPr>
        <w:t>(37)</w:t>
      </w:r>
      <w:r w:rsidR="003571D3" w:rsidRPr="00BC10BF">
        <w:rPr>
          <w:rFonts w:ascii="Arial" w:hAnsi="Arial" w:cs="Arial"/>
        </w:rPr>
        <w:fldChar w:fldCharType="end"/>
      </w:r>
      <w:r w:rsidR="003571D3" w:rsidRPr="00BC10BF">
        <w:rPr>
          <w:rFonts w:ascii="Arial" w:hAnsi="Arial" w:cs="Arial"/>
        </w:rPr>
        <w:t xml:space="preserve">. Outcomes will be ascertained using </w:t>
      </w:r>
      <w:r w:rsidR="00B731E8" w:rsidRPr="00BC10BF">
        <w:rPr>
          <w:rFonts w:ascii="Arial" w:hAnsi="Arial" w:cs="Arial"/>
        </w:rPr>
        <w:t>self-reported medical history supplemented by medication use and available clinical measur</w:t>
      </w:r>
      <w:r w:rsidRPr="00BC10BF">
        <w:rPr>
          <w:rFonts w:ascii="Arial" w:hAnsi="Arial" w:cs="Arial"/>
        </w:rPr>
        <w:t xml:space="preserve">ements according to </w:t>
      </w:r>
      <w:r w:rsidR="006B094D" w:rsidRPr="00BC10BF">
        <w:rPr>
          <w:rFonts w:ascii="Arial" w:hAnsi="Arial" w:cs="Arial"/>
        </w:rPr>
        <w:t xml:space="preserve">cohort protocols </w:t>
      </w:r>
      <w:r w:rsidR="006B094D" w:rsidRPr="00BC10BF">
        <w:rPr>
          <w:rFonts w:ascii="Arial" w:hAnsi="Arial" w:cs="Arial"/>
        </w:rPr>
        <w:fldChar w:fldCharType="begin"/>
      </w:r>
      <w:r w:rsidR="000145DC" w:rsidRPr="00BC10BF">
        <w:rPr>
          <w:rFonts w:ascii="Arial" w:hAnsi="Arial" w:cs="Arial"/>
        </w:rPr>
        <w:instrText xml:space="preserve"> ADDIN ZOTERO_ITEM CSL_CITATION {"citationID":"Pdi2u3tT","properties":{"formattedCitation":"(33)","plainCitation":"(33)","noteIndex":0},"citationItems":[{"id":257,"uris":["http://zotero.org/users/19172719/items/38234F8I"],"itemData":{"id":257,"type":"article-journal","abstract":"Objective To investigate whether bioelectrical impedance analysis could be used to identify overweight individuals at increased cardiometabolic risk, defined as the presence of metabolic syndrome and/or diabetes. Design and Methods Cross-sectional study of a Scottish population including 1210 women and 788 men. The diagnostic performance of thresholds of percentage body fat measured by bioelectrical impedance analysis to identify people at increased cardiometabolic risk was assessed using receiver-operating characteristic curves. Odds ratios for increased cardiometabolic risk in body mass index categories associated with values above compared to below sex-specific percentage body fat thresholds with optimal diagnostic performance were calculated using multivariable logistic regression analyses. The validity of bioelectrical impedance analysis to measure percentage body fat in this population was tested by examining agreement between bioelectrical impedance analysis and dual-energy X-ray absorptiometry in a subgroup of individuals. Results Participants were aged 16-91 years and the optimal bioelectrical impedance analysis cut-points for percentage body fat for identifying people at increased cardiometabolic risk were 25.9% for men and 37.1% for women. Stratifying by these percentage body fat cut-points, the prevalence of increased cardiometabolic risk was 48% and 38% above the threshold and 24% and 19% below these thresholds for men and women, respectively. By comparison, stratifying by percentage body fat category had little impact on identifying increased cardiometabolic risk in normal weight and obese individuals. Fully adjusted odds ratios of being at increased cardiometabolic risk among overweight people with percentage body fat ≥25.9/37.1% compared with percentage body fat &lt;25.9/37.1% as a reference were 1.93 (95% confidence interval: 1.20–3.10) for men and 1.79 (1.10–2.92) for women. Conclusion Percentage body fat measured using bioelectrical impedance analysis above a sex-specific threshold could be used in overweight people to identify individuals at increased cardiometabolic risk, who could benefit from risk factor management.","container-title":"PLOS ONE","DOI":"10.1371/journal.pone.0106134","ISSN":"1932-6203","issue":"9","journalAbbreviation":"PLOS ONE","language":"en","page":"e106134","publisher":"Public Library of Science","source":"PLoS Journals","title":"Evaluation of Bioelectrical Impedance Analysis for Identifying Overweight Individuals at Increased Cardiometabolic Risk: A Cross-Sectional Study","title-short":"Evaluation of Bioelectrical Impedance Analysis for Identifying Overweight Individuals at Increased Cardiometabolic Risk","volume":"9","author":[{"family":"Lamb","given":"Maxine J. E."},{"family":"Byrne","given":"Christopher D."},{"family":"Wilson","given":"James F."},{"family":"Wild","given":"Sarah H."}],"issued":{"date-parts":[["2014",9,22]]}}}],"schema":"https://github.com/citation-style-language/schema/raw/master/csl-citation.json"} </w:instrText>
      </w:r>
      <w:r w:rsidR="006B094D" w:rsidRPr="00BC10BF">
        <w:rPr>
          <w:rFonts w:ascii="Arial" w:hAnsi="Arial" w:cs="Arial"/>
        </w:rPr>
        <w:fldChar w:fldCharType="separate"/>
      </w:r>
      <w:r w:rsidR="000145DC" w:rsidRPr="00BC10BF">
        <w:rPr>
          <w:rFonts w:ascii="Arial" w:hAnsi="Arial" w:cs="Arial"/>
        </w:rPr>
        <w:t>(33)</w:t>
      </w:r>
      <w:r w:rsidR="006B094D" w:rsidRPr="00BC10BF">
        <w:rPr>
          <w:rFonts w:ascii="Arial" w:hAnsi="Arial" w:cs="Arial"/>
        </w:rPr>
        <w:fldChar w:fldCharType="end"/>
      </w:r>
      <w:r w:rsidR="002443C6" w:rsidRPr="00BC10BF">
        <w:rPr>
          <w:rFonts w:ascii="Arial" w:hAnsi="Arial" w:cs="Arial"/>
        </w:rPr>
        <w:t>.</w:t>
      </w:r>
    </w:p>
    <w:p w14:paraId="54F7EAF8" w14:textId="69AAB351" w:rsidR="00B731E8" w:rsidRPr="00BC10BF" w:rsidRDefault="00CA27FD" w:rsidP="00920C99">
      <w:pPr>
        <w:spacing w:line="360" w:lineRule="auto"/>
        <w:jc w:val="both"/>
        <w:rPr>
          <w:rFonts w:ascii="Arial" w:hAnsi="Arial" w:cs="Arial"/>
        </w:rPr>
      </w:pPr>
      <w:r w:rsidRPr="00BC10BF">
        <w:rPr>
          <w:rFonts w:ascii="Arial" w:hAnsi="Arial" w:cs="Arial"/>
        </w:rPr>
        <w:t xml:space="preserve">Incident type 2 diabetes will be analysed using </w:t>
      </w:r>
      <w:r w:rsidR="008015DA" w:rsidRPr="00BC10BF">
        <w:rPr>
          <w:rFonts w:ascii="Arial" w:hAnsi="Arial" w:cs="Arial"/>
        </w:rPr>
        <w:t>time-to-event</w:t>
      </w:r>
      <w:r w:rsidRPr="00BC10BF">
        <w:rPr>
          <w:rFonts w:ascii="Arial" w:hAnsi="Arial" w:cs="Arial"/>
        </w:rPr>
        <w:t xml:space="preserve"> methods with follow-up time calculated from baseline recruitment to </w:t>
      </w:r>
      <w:r w:rsidR="00B731E8" w:rsidRPr="00BC10BF">
        <w:rPr>
          <w:rFonts w:ascii="Arial" w:hAnsi="Arial" w:cs="Arial"/>
        </w:rPr>
        <w:t>the first reported diagnosis</w:t>
      </w:r>
      <w:r w:rsidR="003B0074" w:rsidRPr="00BC10BF">
        <w:rPr>
          <w:rFonts w:ascii="Arial" w:hAnsi="Arial" w:cs="Arial"/>
        </w:rPr>
        <w:t xml:space="preserve"> or censoring</w:t>
      </w:r>
      <w:r w:rsidR="00B731E8" w:rsidRPr="00BC10BF">
        <w:rPr>
          <w:rFonts w:ascii="Arial" w:hAnsi="Arial" w:cs="Arial"/>
        </w:rPr>
        <w:t xml:space="preserve">. Where available, glycated haemoglobin (HbA1c) will be used to assess concordance with self-reported diabetes and to explore patterns of undiagnosed </w:t>
      </w:r>
      <w:ins w:id="83" w:author="S.K. Kaptoge" w:date="2026-01-21T19:49:00Z" w16du:dateUtc="2026-01-21T19:49:00Z">
        <w:r w:rsidR="004356E3">
          <w:rPr>
            <w:rFonts w:ascii="Arial" w:hAnsi="Arial" w:cs="Arial"/>
          </w:rPr>
          <w:t xml:space="preserve">type 2 </w:t>
        </w:r>
      </w:ins>
      <w:del w:id="84" w:author="S.K. Kaptoge" w:date="2026-01-21T19:49:00Z" w16du:dateUtc="2026-01-21T19:49:00Z">
        <w:r w:rsidR="00B731E8" w:rsidRPr="00BC10BF" w:rsidDel="004356E3">
          <w:rPr>
            <w:rFonts w:ascii="Arial" w:hAnsi="Arial" w:cs="Arial"/>
          </w:rPr>
          <w:delText xml:space="preserve">disease </w:delText>
        </w:r>
      </w:del>
      <w:ins w:id="85" w:author="S.K. Kaptoge" w:date="2026-01-21T19:49:00Z" w16du:dateUtc="2026-01-21T19:49:00Z">
        <w:r w:rsidR="004356E3">
          <w:rPr>
            <w:rFonts w:ascii="Arial" w:hAnsi="Arial" w:cs="Arial"/>
          </w:rPr>
          <w:t>diabetes</w:t>
        </w:r>
        <w:r w:rsidR="004356E3" w:rsidRPr="00BC10BF">
          <w:rPr>
            <w:rFonts w:ascii="Arial" w:hAnsi="Arial" w:cs="Arial"/>
          </w:rPr>
          <w:t xml:space="preserve"> </w:t>
        </w:r>
      </w:ins>
      <w:r w:rsidR="00B731E8" w:rsidRPr="00BC10BF">
        <w:rPr>
          <w:rFonts w:ascii="Arial" w:hAnsi="Arial" w:cs="Arial"/>
        </w:rPr>
        <w:t>at baseline.</w:t>
      </w:r>
    </w:p>
    <w:p w14:paraId="45FE008A" w14:textId="368539AB" w:rsidR="00B731E8" w:rsidRPr="00BC10BF" w:rsidRDefault="00B731E8" w:rsidP="00920C99">
      <w:pPr>
        <w:pStyle w:val="Heading2"/>
        <w:spacing w:line="360" w:lineRule="auto"/>
        <w:jc w:val="both"/>
        <w:rPr>
          <w:rFonts w:cs="Arial"/>
        </w:rPr>
      </w:pPr>
      <w:bookmarkStart w:id="86" w:name="_Toc219709477"/>
      <w:bookmarkStart w:id="87" w:name="_Toc219898708"/>
      <w:r w:rsidRPr="00BC10BF">
        <w:rPr>
          <w:rFonts w:cs="Arial"/>
        </w:rPr>
        <w:t>Covariates and confounders</w:t>
      </w:r>
      <w:bookmarkEnd w:id="86"/>
      <w:bookmarkEnd w:id="87"/>
      <w:r w:rsidR="00592EBA" w:rsidRPr="00BC10BF">
        <w:rPr>
          <w:rFonts w:cs="Arial"/>
        </w:rPr>
        <w:t xml:space="preserve"> </w:t>
      </w:r>
    </w:p>
    <w:p w14:paraId="3C677CCF" w14:textId="73B6BF9E" w:rsidR="00B731E8" w:rsidRPr="00BC10BF" w:rsidRDefault="00B731E8" w:rsidP="00920C99">
      <w:pPr>
        <w:spacing w:line="360" w:lineRule="auto"/>
        <w:jc w:val="both"/>
        <w:rPr>
          <w:rFonts w:ascii="Arial" w:hAnsi="Arial" w:cs="Arial"/>
        </w:rPr>
      </w:pPr>
      <w:r w:rsidRPr="00BC10BF">
        <w:rPr>
          <w:rFonts w:ascii="Arial" w:hAnsi="Arial" w:cs="Arial"/>
        </w:rPr>
        <w:t>Covariates were select</w:t>
      </w:r>
      <w:r w:rsidR="006B094D" w:rsidRPr="00BC10BF">
        <w:rPr>
          <w:rFonts w:ascii="Arial" w:hAnsi="Arial" w:cs="Arial"/>
        </w:rPr>
        <w:t xml:space="preserve">ed based on prior evidence </w:t>
      </w:r>
      <w:r w:rsidR="006B094D" w:rsidRPr="00BC10BF">
        <w:rPr>
          <w:rFonts w:ascii="Arial" w:hAnsi="Arial" w:cs="Arial"/>
        </w:rPr>
        <w:fldChar w:fldCharType="begin"/>
      </w:r>
      <w:r w:rsidR="00167964" w:rsidRPr="00BC10BF">
        <w:rPr>
          <w:rFonts w:ascii="Arial" w:hAnsi="Arial" w:cs="Arial"/>
        </w:rPr>
        <w:instrText xml:space="preserve"> ADDIN ZOTERO_ITEM CSL_CITATION {"citationID":"J9kTEooR","properties":{"formattedCitation":"(37,38)","plainCitation":"(37,38)","noteIndex":0},"citationItems":[{"id":420,"uris":["http://zotero.org/users/19172719/items/FEGZ3TPM"],"itemData":{"id":420,"type":"article-journal","abstract":"BACKGROUND: Despite established associations between insulin resistance (IR)-related indices and cardiometabolic diseases (CMDs), most studies are limited to single CMD outcomes. The study aimed to examine the influence of IR-related indices on the incidence, predictive value, and progression trajectory of cardiometabolic multimorbidity (CMM), as well as potential biological mechanisms.\nMETHODS: This prospective study included 374,274 individuals from the UK Biobank who were free of CMDs at baseline. CMM was defined as the presence of two or more CMDs, including type 2 diabetes (T2D), coronary heart disease (CHD), and stroke. Five indices were developed to assess IR levels: triglyceride-glucose (TyG) index, TyG-body mass index (TyG-BMI), TyG-waist circumference (TyG-WC), TyG-waist-height ratio (TyG-WHtR), and triglyceride to high-density lipoprotein cholesterol (TG/HDL-C) ratio. Cox proportional hazards and multi-state models were utilized to examine the associations between IR-related indices and CMM incidence and transition, respectively, with results expressed as hazard ratios (HRs) and 95% confidence intervals (CIs). The predictive utility of these indices was assessed using the net reclassification index (NRI) and integrated discrimination improvement index (IDI). Mediation analyses were conducted to quantify the potential mediating roles of biomarkers.\nRESULTS: During a mean follow-up period of 13.7 years, 5048 (1.3%) individuals developed CMM. Elevated baseline IR-related indices were associated with higher risks of incident CMM. The HRs (95% CIs) for each 1-standard deviation increase were as follows: 1.30 (1.26-1.34) for the TyG index, 1.42 (1.39-1.46) for the TyG-BMI, 1.54 (1.49-1.59) for the TyG-WC, 1.52 (1.48-1.57) for the TyG-WHtR, and 1.19 (1.17-1.21) for the TG/HDL-C ratio. Besides, TyG-WHtR and TyG-WC exhibited significantly higher NRI and IDI, indicating superior predictive performance for CMM risk. These indices played critical yet distinct roles in the progression of CMM. For transitions from being free of CMDs to single CMDs, these indices had the strongest impact on T2D (all P &lt; 0.001). Participants initially diagnosed with CHD were more likely to progress to CMM when exposed to higher IR-related indices (all P &lt; 0.001). The effect sizes for TyG-WC and TyG-WHtR were greater than those of other indices across all transitions. Mediation analyses revealed that biomarkers associated with liver function, renal function, and inflammation collectively mediated approximately one-third of the associations of the TyG-WHtR and TyG-WC indices with incident CMM.\nCONCLUSIONS: Our findings highlight the critical role of IR-related indices, particularly TyG-WHtR and TyG-WC, in the incidence, progression, and prevention of CMM. The mediation effects of biomarkers indicate the potential for targeted interventions to reduce CMM risk in high-IR individuals.","container-title":"Cardiovascular Diabetology","DOI":"10.1186/s12933-025-02819-0","ISSN":"1475-2840","issue":"1","journalAbbreviation":"Cardiovasc Diabetol","language":"eng","page":"257","PMID":"40533754","PMCID":"PMC12175334","source":"PubMed","title":"Associations of different insulin resistance-related indices with the incidence and progression trajectory of cardiometabolic multimorbidity: a prospective cohort study from UK biobank","title-short":"Associations of different insulin resistance-related indices with the incidence and progression trajectory of cardiometabolic multimorbidity","volume":"24","author":[{"family":"Tian","given":"Zhenyu"},{"family":"Yang","given":"Lu"},{"family":"Li","given":"Yifei"},{"family":"Huang","given":"Yueqing"},{"family":"Yang","given":"Jianmin"},{"family":"Xue","given":"Fei"}],"issued":{"date-parts":[["2025",6,18]]}}},{"id":152,"uris":["http://zotero.org/users/19172719/items/5FWKIKGS"],"itemData":{"id":152,"type":"article-journal","abstract":"Objectives\nThere is now good evidence that central obesity carries more health risks compared with total obesity assessed by body mass index (BMI). It has therefore been suggested that waist circumference (WC), a proxy for central obesity, should be included with BMI in a ‘matrix’ to categorise health risk. We wanted to compare how the adult UK population is classified using such a ‘matrix’ with that using another proxy for central obesity, waist-to-height ratio (WHtR), using a boundary value of 0.5. Further, we wished to compare cardiometabolic risk factors in adults with ‘healthy’ BMI divided according to whether they have WHtR below or above 0.5.\n\nSetting, participants and outcome measures\nRecent data from 4 years (2008–2012) of the UK National Diet and Nutrition Survey (NDNS) (n=1453 adults) were used to cross-classify respondents on anthropometric indices. Regression was used to examine differences in levels of risk factors (triglycerides (TG), total cholesterol (TC), low-density lipoprotein (LDL), high-density lipoprotein (HDL), TC: HDL, glycated haemoglobin (HbA1c), fasting glucose, systolic (SBP) and diastolic blood pressure (DBP)) according to WHtR below and above 0.5, with adjustment for confounders (age, sex and BMI).\n\nResults\n35% of the group who were judged to be at ‘no increased risk’ using the ‘matrix’ had WHtR ≥0.5. The ‘matrix’ did not assign ‘increased risk’ to those with a ‘healthy’ BMI and ‘high’ waist circumference. However, our analysis showed that the group with ‘healthy’ BMI, and WHtR ≥0.5, had some significantly higher cardiometabolic risk factors compared to the group with ‘healthy’ BMI but WHtR below 0.5.\n\nConclusions\nUse of a simple boundary value for WHtR (0.5) identifies more people at ‘early health risk’ than does a more complex ‘matrix’ using traditional boundary values for BMI and WC. WHtR may be a simpler and more predictive indicator of the ‘early heath risks’ associated with central obesity.","container-title":"BMJ Open","DOI":"10.1136/bmjopen-2015-010159","ISSN":"2044-6055","issue":"3","journalAbbreviation":"BMJ Open","page":"e010159","PMID":"26975935","PMCID":"PMC4800150","source":"PubMed Central","title":"Waist-to-height ratio as an indicator of ‘early health risk’: simpler and more predictive than using a ‘matrix’ based on BMI and waist circumference","title-short":"Waist-to-height ratio as an indicator of ‘early health risk’","volume":"6","author":[{"family":"Ashwell","given":"Margaret"},{"family":"Gibson","given":"Sigrid"}],"issued":{"date-parts":[["2016",3,14]]}}}],"schema":"https://github.com/citation-style-language/schema/raw/master/csl-citation.json"} </w:instrText>
      </w:r>
      <w:r w:rsidR="006B094D" w:rsidRPr="00BC10BF">
        <w:rPr>
          <w:rFonts w:ascii="Arial" w:hAnsi="Arial" w:cs="Arial"/>
        </w:rPr>
        <w:fldChar w:fldCharType="separate"/>
      </w:r>
      <w:r w:rsidR="00167964" w:rsidRPr="00BC10BF">
        <w:rPr>
          <w:rFonts w:ascii="Arial" w:hAnsi="Arial" w:cs="Arial"/>
        </w:rPr>
        <w:t>(37,38)</w:t>
      </w:r>
      <w:r w:rsidR="006B094D" w:rsidRPr="00BC10BF">
        <w:rPr>
          <w:rFonts w:ascii="Arial" w:hAnsi="Arial" w:cs="Arial"/>
        </w:rPr>
        <w:fldChar w:fldCharType="end"/>
      </w:r>
      <w:r w:rsidR="007C36CF" w:rsidRPr="00BC10BF">
        <w:rPr>
          <w:rFonts w:ascii="Arial" w:hAnsi="Arial" w:cs="Arial"/>
        </w:rPr>
        <w:t>. Continuous covariates</w:t>
      </w:r>
      <w:r w:rsidR="00B90C96" w:rsidRPr="00BC10BF">
        <w:rPr>
          <w:rFonts w:ascii="Arial" w:hAnsi="Arial" w:cs="Arial"/>
        </w:rPr>
        <w:t xml:space="preserve"> will</w:t>
      </w:r>
      <w:r w:rsidR="007C36CF" w:rsidRPr="00BC10BF">
        <w:rPr>
          <w:rFonts w:ascii="Arial" w:hAnsi="Arial" w:cs="Arial"/>
        </w:rPr>
        <w:t xml:space="preserve"> </w:t>
      </w:r>
      <w:r w:rsidR="00B90C96" w:rsidRPr="00BC10BF">
        <w:rPr>
          <w:rFonts w:ascii="Arial" w:hAnsi="Arial" w:cs="Arial"/>
        </w:rPr>
        <w:t>include age</w:t>
      </w:r>
      <w:r w:rsidR="004943A3" w:rsidRPr="00BC10BF">
        <w:rPr>
          <w:rFonts w:ascii="Arial" w:hAnsi="Arial" w:cs="Arial"/>
        </w:rPr>
        <w:t xml:space="preserve"> and education years</w:t>
      </w:r>
      <w:r w:rsidR="00B90C96" w:rsidRPr="00BC10BF">
        <w:rPr>
          <w:rFonts w:ascii="Arial" w:hAnsi="Arial" w:cs="Arial"/>
        </w:rPr>
        <w:t>.</w:t>
      </w:r>
      <w:r w:rsidRPr="00BC10BF">
        <w:rPr>
          <w:rFonts w:ascii="Arial" w:hAnsi="Arial" w:cs="Arial"/>
        </w:rPr>
        <w:t xml:space="preserve"> </w:t>
      </w:r>
      <w:r w:rsidR="00B90C96" w:rsidRPr="00BC10BF">
        <w:rPr>
          <w:rFonts w:ascii="Arial" w:hAnsi="Arial" w:cs="Arial"/>
        </w:rPr>
        <w:t>Systolic</w:t>
      </w:r>
      <w:r w:rsidRPr="00BC10BF">
        <w:rPr>
          <w:rFonts w:ascii="Arial" w:hAnsi="Arial" w:cs="Arial"/>
        </w:rPr>
        <w:t xml:space="preserve"> blood pressure (SBP</w:t>
      </w:r>
      <w:r w:rsidR="003B0074" w:rsidRPr="00BC10BF">
        <w:rPr>
          <w:rFonts w:ascii="Arial" w:hAnsi="Arial" w:cs="Arial"/>
        </w:rPr>
        <w:t>)</w:t>
      </w:r>
      <w:r w:rsidRPr="00BC10BF">
        <w:rPr>
          <w:rFonts w:ascii="Arial" w:hAnsi="Arial" w:cs="Arial"/>
        </w:rPr>
        <w:t xml:space="preserve"> </w:t>
      </w:r>
      <w:r w:rsidR="008015DA" w:rsidRPr="00BC10BF">
        <w:rPr>
          <w:rFonts w:ascii="Arial" w:hAnsi="Arial" w:cs="Arial"/>
        </w:rPr>
        <w:t xml:space="preserve">and </w:t>
      </w:r>
      <w:r w:rsidR="003B0074" w:rsidRPr="00BC10BF">
        <w:rPr>
          <w:rFonts w:ascii="Arial" w:hAnsi="Arial" w:cs="Arial"/>
        </w:rPr>
        <w:t>diastolic blood pressure (</w:t>
      </w:r>
      <w:r w:rsidR="008015DA" w:rsidRPr="00BC10BF">
        <w:rPr>
          <w:rFonts w:ascii="Arial" w:hAnsi="Arial" w:cs="Arial"/>
        </w:rPr>
        <w:t>DBP) will be treated as mediators</w:t>
      </w:r>
      <w:r w:rsidRPr="00BC10BF">
        <w:rPr>
          <w:rFonts w:ascii="Arial" w:hAnsi="Arial" w:cs="Arial"/>
        </w:rPr>
        <w:t>. Categorical cova</w:t>
      </w:r>
      <w:r w:rsidR="002443C6" w:rsidRPr="00BC10BF">
        <w:rPr>
          <w:rFonts w:ascii="Arial" w:hAnsi="Arial" w:cs="Arial"/>
        </w:rPr>
        <w:t xml:space="preserve">riates include sex, study site, </w:t>
      </w:r>
      <w:r w:rsidRPr="00BC10BF">
        <w:rPr>
          <w:rFonts w:ascii="Arial" w:hAnsi="Arial" w:cs="Arial"/>
        </w:rPr>
        <w:t>edu</w:t>
      </w:r>
      <w:r w:rsidR="002443C6" w:rsidRPr="00BC10BF">
        <w:rPr>
          <w:rFonts w:ascii="Arial" w:hAnsi="Arial" w:cs="Arial"/>
        </w:rPr>
        <w:t xml:space="preserve">cation level, occupation </w:t>
      </w:r>
      <w:del w:id="88" w:author="S.K. Kaptoge" w:date="2026-01-21T19:51:00Z" w16du:dateUtc="2026-01-21T19:51:00Z">
        <w:r w:rsidR="002443C6" w:rsidRPr="00BC10BF" w:rsidDel="004356E3">
          <w:rPr>
            <w:rFonts w:ascii="Arial" w:hAnsi="Arial" w:cs="Arial"/>
          </w:rPr>
          <w:lastRenderedPageBreak/>
          <w:delText>status</w:delText>
        </w:r>
      </w:del>
      <w:ins w:id="89" w:author="S.K. Kaptoge" w:date="2026-01-21T19:51:00Z" w16du:dateUtc="2026-01-21T19:51:00Z">
        <w:r w:rsidR="004356E3">
          <w:rPr>
            <w:rFonts w:ascii="Arial" w:hAnsi="Arial" w:cs="Arial"/>
          </w:rPr>
          <w:t>type</w:t>
        </w:r>
      </w:ins>
      <w:r w:rsidR="002443C6" w:rsidRPr="00BC10BF">
        <w:rPr>
          <w:rFonts w:ascii="Arial" w:hAnsi="Arial" w:cs="Arial"/>
        </w:rPr>
        <w:t>, household</w:t>
      </w:r>
      <w:r w:rsidRPr="00BC10BF">
        <w:rPr>
          <w:rFonts w:ascii="Arial" w:hAnsi="Arial" w:cs="Arial"/>
        </w:rPr>
        <w:t xml:space="preserve"> income, marital status, smok</w:t>
      </w:r>
      <w:r w:rsidR="00B90C96" w:rsidRPr="00BC10BF">
        <w:rPr>
          <w:rFonts w:ascii="Arial" w:hAnsi="Arial" w:cs="Arial"/>
        </w:rPr>
        <w:t>ing status, alcohol consumption</w:t>
      </w:r>
      <w:r w:rsidR="006B094D" w:rsidRPr="00BC10BF">
        <w:rPr>
          <w:rFonts w:ascii="Arial" w:hAnsi="Arial" w:cs="Arial"/>
        </w:rPr>
        <w:t>,</w:t>
      </w:r>
      <w:r w:rsidR="003C14BA" w:rsidRPr="00BC10BF">
        <w:rPr>
          <w:rFonts w:ascii="Arial" w:hAnsi="Arial" w:cs="Arial"/>
        </w:rPr>
        <w:t xml:space="preserve"> psychosocial factors,</w:t>
      </w:r>
      <w:r w:rsidRPr="00BC10BF">
        <w:rPr>
          <w:rFonts w:ascii="Arial" w:hAnsi="Arial" w:cs="Arial"/>
        </w:rPr>
        <w:t xml:space="preserve"> and a famil</w:t>
      </w:r>
      <w:r w:rsidR="00673B73" w:rsidRPr="00BC10BF">
        <w:rPr>
          <w:rFonts w:ascii="Arial" w:hAnsi="Arial" w:cs="Arial"/>
        </w:rPr>
        <w:t>y history of c</w:t>
      </w:r>
      <w:r w:rsidR="003C14BA" w:rsidRPr="00BC10BF">
        <w:rPr>
          <w:rFonts w:ascii="Arial" w:hAnsi="Arial" w:cs="Arial"/>
        </w:rPr>
        <w:t>ardiometabolic diseases</w:t>
      </w:r>
      <w:r w:rsidR="006B094D" w:rsidRPr="00BC10BF">
        <w:rPr>
          <w:rFonts w:ascii="Arial" w:hAnsi="Arial" w:cs="Arial"/>
        </w:rPr>
        <w:t xml:space="preserve">. </w:t>
      </w:r>
    </w:p>
    <w:p w14:paraId="441D493C" w14:textId="41ABE9BF" w:rsidR="004943A3" w:rsidRPr="00BC10BF" w:rsidRDefault="004943A3" w:rsidP="00920C99">
      <w:pPr>
        <w:spacing w:line="360" w:lineRule="auto"/>
        <w:jc w:val="both"/>
        <w:rPr>
          <w:rFonts w:ascii="Arial" w:hAnsi="Arial" w:cs="Arial"/>
        </w:rPr>
      </w:pPr>
      <w:del w:id="90" w:author="S.K. Kaptoge" w:date="2026-01-21T19:53:00Z" w16du:dateUtc="2026-01-21T19:53:00Z">
        <w:r w:rsidRPr="00BC10BF" w:rsidDel="004356E3">
          <w:rPr>
            <w:rFonts w:ascii="Arial" w:hAnsi="Arial" w:cs="Arial"/>
          </w:rPr>
          <w:delText xml:space="preserve">I have attached </w:delText>
        </w:r>
      </w:del>
      <w:r w:rsidRPr="004356E3">
        <w:rPr>
          <w:rFonts w:ascii="Arial" w:hAnsi="Arial" w:cs="Arial"/>
          <w:b/>
          <w:bCs/>
          <w:rPrChange w:id="91" w:author="S.K. Kaptoge" w:date="2026-01-21T19:52:00Z" w16du:dateUtc="2026-01-21T19:52:00Z">
            <w:rPr>
              <w:rFonts w:ascii="Arial" w:hAnsi="Arial" w:cs="Arial"/>
            </w:rPr>
          </w:rPrChange>
        </w:rPr>
        <w:t>Table 2</w:t>
      </w:r>
      <w:r w:rsidRPr="00BC10BF">
        <w:rPr>
          <w:rFonts w:ascii="Arial" w:hAnsi="Arial" w:cs="Arial"/>
        </w:rPr>
        <w:t xml:space="preserve"> </w:t>
      </w:r>
      <w:ins w:id="92" w:author="S.K. Kaptoge" w:date="2026-01-21T19:53:00Z" w16du:dateUtc="2026-01-21T19:53:00Z">
        <w:r w:rsidR="004356E3">
          <w:rPr>
            <w:rFonts w:ascii="Arial" w:hAnsi="Arial" w:cs="Arial"/>
          </w:rPr>
          <w:t xml:space="preserve">in the </w:t>
        </w:r>
        <w:r w:rsidR="004356E3" w:rsidRPr="004356E3">
          <w:rPr>
            <w:rFonts w:ascii="Arial" w:hAnsi="Arial" w:cs="Arial"/>
            <w:b/>
            <w:bCs/>
            <w:rPrChange w:id="93" w:author="S.K. Kaptoge" w:date="2026-01-21T19:54:00Z" w16du:dateUtc="2026-01-21T19:54:00Z">
              <w:rPr>
                <w:rFonts w:ascii="Arial" w:hAnsi="Arial" w:cs="Arial"/>
              </w:rPr>
            </w:rPrChange>
          </w:rPr>
          <w:t>Appendix</w:t>
        </w:r>
        <w:r w:rsidR="004356E3">
          <w:rPr>
            <w:rFonts w:ascii="Arial" w:hAnsi="Arial" w:cs="Arial"/>
          </w:rPr>
          <w:t xml:space="preserve"> </w:t>
        </w:r>
      </w:ins>
      <w:del w:id="94" w:author="S.K. Kaptoge" w:date="2026-01-21T19:53:00Z" w16du:dateUtc="2026-01-21T19:53:00Z">
        <w:r w:rsidRPr="00BC10BF" w:rsidDel="004356E3">
          <w:rPr>
            <w:rFonts w:ascii="Arial" w:hAnsi="Arial" w:cs="Arial"/>
          </w:rPr>
          <w:delText>which is</w:delText>
        </w:r>
      </w:del>
      <w:ins w:id="95" w:author="S.K. Kaptoge" w:date="2026-01-21T19:53:00Z" w16du:dateUtc="2026-01-21T19:53:00Z">
        <w:r w:rsidR="004356E3">
          <w:rPr>
            <w:rFonts w:ascii="Arial" w:hAnsi="Arial" w:cs="Arial"/>
          </w:rPr>
          <w:t>provides</w:t>
        </w:r>
      </w:ins>
      <w:r w:rsidRPr="00BC10BF">
        <w:rPr>
          <w:rFonts w:ascii="Arial" w:hAnsi="Arial" w:cs="Arial"/>
        </w:rPr>
        <w:t xml:space="preserve"> a detailed </w:t>
      </w:r>
      <w:del w:id="96" w:author="S.K. Kaptoge" w:date="2026-01-21T19:54:00Z" w16du:dateUtc="2026-01-21T19:54:00Z">
        <w:r w:rsidRPr="00BC10BF" w:rsidDel="004356E3">
          <w:rPr>
            <w:rFonts w:ascii="Arial" w:hAnsi="Arial" w:cs="Arial"/>
          </w:rPr>
          <w:delText xml:space="preserve">compilation </w:delText>
        </w:r>
      </w:del>
      <w:ins w:id="97" w:author="S.K. Kaptoge" w:date="2026-01-21T19:54:00Z" w16du:dateUtc="2026-01-21T19:54:00Z">
        <w:r w:rsidR="004356E3">
          <w:rPr>
            <w:rFonts w:ascii="Arial" w:hAnsi="Arial" w:cs="Arial"/>
          </w:rPr>
          <w:t>description</w:t>
        </w:r>
        <w:r w:rsidR="004356E3" w:rsidRPr="00BC10BF">
          <w:rPr>
            <w:rFonts w:ascii="Arial" w:hAnsi="Arial" w:cs="Arial"/>
          </w:rPr>
          <w:t xml:space="preserve"> </w:t>
        </w:r>
      </w:ins>
      <w:r w:rsidRPr="00BC10BF">
        <w:rPr>
          <w:rFonts w:ascii="Arial" w:hAnsi="Arial" w:cs="Arial"/>
        </w:rPr>
        <w:t xml:space="preserve">of </w:t>
      </w:r>
      <w:ins w:id="98" w:author="S.K. Kaptoge" w:date="2026-01-21T19:57:00Z" w16du:dateUtc="2026-01-21T19:57:00Z">
        <w:r w:rsidR="002A2D06">
          <w:rPr>
            <w:rFonts w:ascii="Arial" w:hAnsi="Arial" w:cs="Arial"/>
          </w:rPr>
          <w:t xml:space="preserve">the </w:t>
        </w:r>
      </w:ins>
      <w:del w:id="99" w:author="S.K. Kaptoge" w:date="2026-01-21T19:57:00Z" w16du:dateUtc="2026-01-21T19:57:00Z">
        <w:r w:rsidRPr="00BC10BF" w:rsidDel="002A2D06">
          <w:rPr>
            <w:rFonts w:ascii="Arial" w:hAnsi="Arial" w:cs="Arial"/>
          </w:rPr>
          <w:delText xml:space="preserve">my </w:delText>
        </w:r>
      </w:del>
      <w:r w:rsidRPr="00BC10BF">
        <w:rPr>
          <w:rFonts w:ascii="Arial" w:hAnsi="Arial" w:cs="Arial"/>
        </w:rPr>
        <w:t xml:space="preserve">variables </w:t>
      </w:r>
      <w:ins w:id="100" w:author="S.K. Kaptoge" w:date="2026-01-21T19:57:00Z" w16du:dateUtc="2026-01-21T19:57:00Z">
        <w:r w:rsidR="002A2D06">
          <w:rPr>
            <w:rFonts w:ascii="Arial" w:hAnsi="Arial" w:cs="Arial"/>
          </w:rPr>
          <w:t xml:space="preserve">envisaged </w:t>
        </w:r>
      </w:ins>
      <w:ins w:id="101" w:author="S.K. Kaptoge" w:date="2026-01-21T19:56:00Z" w16du:dateUtc="2026-01-21T19:56:00Z">
        <w:r w:rsidR="002A2D06">
          <w:rPr>
            <w:rFonts w:ascii="Arial" w:hAnsi="Arial" w:cs="Arial"/>
          </w:rPr>
          <w:t xml:space="preserve">for analysis </w:t>
        </w:r>
      </w:ins>
      <w:r w:rsidRPr="00BC10BF">
        <w:rPr>
          <w:rFonts w:ascii="Arial" w:hAnsi="Arial" w:cs="Arial"/>
        </w:rPr>
        <w:t>(exposure</w:t>
      </w:r>
      <w:ins w:id="102" w:author="S.K. Kaptoge" w:date="2026-01-21T19:56:00Z" w16du:dateUtc="2026-01-21T19:56:00Z">
        <w:r w:rsidR="002A2D06">
          <w:rPr>
            <w:rFonts w:ascii="Arial" w:hAnsi="Arial" w:cs="Arial"/>
          </w:rPr>
          <w:t>,</w:t>
        </w:r>
      </w:ins>
      <w:del w:id="103" w:author="S.K. Kaptoge" w:date="2026-01-21T19:56:00Z" w16du:dateUtc="2026-01-21T19:56:00Z">
        <w:r w:rsidRPr="00BC10BF" w:rsidDel="002A2D06">
          <w:rPr>
            <w:rFonts w:ascii="Arial" w:hAnsi="Arial" w:cs="Arial"/>
          </w:rPr>
          <w:delText xml:space="preserve"> and</w:delText>
        </w:r>
      </w:del>
      <w:r w:rsidRPr="00BC10BF">
        <w:rPr>
          <w:rFonts w:ascii="Arial" w:hAnsi="Arial" w:cs="Arial"/>
        </w:rPr>
        <w:t xml:space="preserve"> outcome</w:t>
      </w:r>
      <w:del w:id="104" w:author="S.K. Kaptoge" w:date="2026-01-21T19:56:00Z" w16du:dateUtc="2026-01-21T19:56:00Z">
        <w:r w:rsidRPr="00BC10BF" w:rsidDel="002A2D06">
          <w:rPr>
            <w:rFonts w:ascii="Arial" w:hAnsi="Arial" w:cs="Arial"/>
          </w:rPr>
          <w:delText>)</w:delText>
        </w:r>
      </w:del>
      <w:r w:rsidRPr="00BC10BF">
        <w:rPr>
          <w:rFonts w:ascii="Arial" w:hAnsi="Arial" w:cs="Arial"/>
        </w:rPr>
        <w:t xml:space="preserve"> and covariates</w:t>
      </w:r>
      <w:ins w:id="105" w:author="S.K. Kaptoge" w:date="2026-01-21T19:56:00Z" w16du:dateUtc="2026-01-21T19:56:00Z">
        <w:r w:rsidR="002A2D06">
          <w:rPr>
            <w:rFonts w:ascii="Arial" w:hAnsi="Arial" w:cs="Arial"/>
          </w:rPr>
          <w:t>)</w:t>
        </w:r>
      </w:ins>
      <w:r w:rsidRPr="00BC10BF">
        <w:rPr>
          <w:rFonts w:ascii="Arial" w:hAnsi="Arial" w:cs="Arial"/>
        </w:rPr>
        <w:t>.</w:t>
      </w:r>
    </w:p>
    <w:p w14:paraId="393DBD41" w14:textId="25E6725A" w:rsidR="00B731E8" w:rsidRPr="00BC10BF" w:rsidRDefault="00B731E8" w:rsidP="00920C99">
      <w:pPr>
        <w:pStyle w:val="Heading2"/>
        <w:spacing w:line="360" w:lineRule="auto"/>
        <w:jc w:val="both"/>
        <w:rPr>
          <w:rFonts w:cs="Arial"/>
        </w:rPr>
      </w:pPr>
      <w:bookmarkStart w:id="106" w:name="_Toc219709479"/>
      <w:bookmarkStart w:id="107" w:name="_Toc219898709"/>
      <w:r w:rsidRPr="00BC10BF">
        <w:rPr>
          <w:rFonts w:cs="Arial"/>
        </w:rPr>
        <w:t>Statistical analysis</w:t>
      </w:r>
      <w:bookmarkEnd w:id="106"/>
      <w:bookmarkEnd w:id="107"/>
      <w:r w:rsidR="00592EBA" w:rsidRPr="00BC10BF">
        <w:rPr>
          <w:rFonts w:cs="Arial"/>
        </w:rPr>
        <w:t xml:space="preserve"> </w:t>
      </w:r>
    </w:p>
    <w:p w14:paraId="10922601" w14:textId="7158BE63" w:rsidR="00B731E8" w:rsidRPr="00BC10BF" w:rsidRDefault="00B731E8" w:rsidP="00920C99">
      <w:pPr>
        <w:spacing w:line="360" w:lineRule="auto"/>
        <w:jc w:val="both"/>
        <w:rPr>
          <w:rFonts w:ascii="Arial" w:hAnsi="Arial" w:cs="Arial"/>
        </w:rPr>
      </w:pPr>
      <w:r w:rsidRPr="00BC10BF">
        <w:rPr>
          <w:rFonts w:ascii="Arial" w:hAnsi="Arial" w:cs="Arial"/>
        </w:rPr>
        <w:t xml:space="preserve">All statistical </w:t>
      </w:r>
      <w:r w:rsidR="006B094D" w:rsidRPr="00BC10BF">
        <w:rPr>
          <w:rFonts w:ascii="Arial" w:hAnsi="Arial" w:cs="Arial"/>
        </w:rPr>
        <w:t>analyses</w:t>
      </w:r>
      <w:r w:rsidRPr="00BC10BF">
        <w:rPr>
          <w:rFonts w:ascii="Arial" w:hAnsi="Arial" w:cs="Arial"/>
        </w:rPr>
        <w:t xml:space="preserve"> wi</w:t>
      </w:r>
      <w:r w:rsidR="006B094D" w:rsidRPr="00BC10BF">
        <w:rPr>
          <w:rFonts w:ascii="Arial" w:hAnsi="Arial" w:cs="Arial"/>
        </w:rPr>
        <w:t>ll be conducted in R Version 4.5</w:t>
      </w:r>
      <w:r w:rsidRPr="00BC10BF">
        <w:rPr>
          <w:rFonts w:ascii="Arial" w:hAnsi="Arial" w:cs="Arial"/>
        </w:rPr>
        <w:t>.1. The base R, “</w:t>
      </w:r>
      <w:proofErr w:type="spellStart"/>
      <w:r w:rsidRPr="00BC10BF">
        <w:rPr>
          <w:rFonts w:ascii="Arial" w:hAnsi="Arial" w:cs="Arial"/>
        </w:rPr>
        <w:t>tidyverse</w:t>
      </w:r>
      <w:proofErr w:type="spellEnd"/>
      <w:r w:rsidRPr="00BC10BF">
        <w:rPr>
          <w:rFonts w:ascii="Arial" w:hAnsi="Arial" w:cs="Arial"/>
        </w:rPr>
        <w:t>” and “ggplot</w:t>
      </w:r>
      <w:r w:rsidR="007C36CF" w:rsidRPr="00BC10BF">
        <w:rPr>
          <w:rFonts w:ascii="Arial" w:hAnsi="Arial" w:cs="Arial"/>
        </w:rPr>
        <w:t>2</w:t>
      </w:r>
      <w:r w:rsidRPr="00BC10BF">
        <w:rPr>
          <w:rFonts w:ascii="Arial" w:hAnsi="Arial" w:cs="Arial"/>
        </w:rPr>
        <w:t xml:space="preserve">” packages will be used for statistical analysis and </w:t>
      </w:r>
      <w:proofErr w:type="spellStart"/>
      <w:r w:rsidRPr="00BC10BF">
        <w:rPr>
          <w:rFonts w:ascii="Arial" w:hAnsi="Arial" w:cs="Arial"/>
        </w:rPr>
        <w:t>visualisation</w:t>
      </w:r>
      <w:proofErr w:type="spellEnd"/>
      <w:r w:rsidRPr="00BC10BF">
        <w:rPr>
          <w:rFonts w:ascii="Arial" w:hAnsi="Arial" w:cs="Arial"/>
        </w:rPr>
        <w:t xml:space="preserve"> of results.</w:t>
      </w:r>
    </w:p>
    <w:p w14:paraId="51C8C177" w14:textId="25E9A346" w:rsidR="00B731E8" w:rsidRPr="00BC10BF" w:rsidRDefault="002F15D8" w:rsidP="00920C99">
      <w:pPr>
        <w:pStyle w:val="Heading3"/>
        <w:spacing w:line="360" w:lineRule="auto"/>
        <w:jc w:val="both"/>
        <w:rPr>
          <w:rFonts w:cs="Arial"/>
        </w:rPr>
      </w:pPr>
      <w:bookmarkStart w:id="108" w:name="_Toc219709480"/>
      <w:bookmarkStart w:id="109" w:name="_Toc219898710"/>
      <w:r w:rsidRPr="00BC10BF">
        <w:rPr>
          <w:rFonts w:cs="Arial"/>
        </w:rPr>
        <w:t xml:space="preserve">Assessment of </w:t>
      </w:r>
      <w:r w:rsidR="00C478FA" w:rsidRPr="00BC10BF">
        <w:rPr>
          <w:rFonts w:cs="Arial"/>
        </w:rPr>
        <w:t>n</w:t>
      </w:r>
      <w:r w:rsidRPr="00BC10BF">
        <w:rPr>
          <w:rFonts w:cs="Arial"/>
        </w:rPr>
        <w:t>ormality</w:t>
      </w:r>
      <w:bookmarkEnd w:id="108"/>
      <w:bookmarkEnd w:id="109"/>
    </w:p>
    <w:p w14:paraId="1DB2C88D" w14:textId="5C9F82DD" w:rsidR="00B731E8" w:rsidRPr="00BC10BF" w:rsidRDefault="007C36CF" w:rsidP="00920C99">
      <w:pPr>
        <w:spacing w:line="360" w:lineRule="auto"/>
        <w:jc w:val="both"/>
        <w:rPr>
          <w:rFonts w:ascii="Arial" w:hAnsi="Arial" w:cs="Arial"/>
        </w:rPr>
      </w:pPr>
      <w:r w:rsidRPr="00BC10BF">
        <w:rPr>
          <w:rFonts w:ascii="Arial" w:hAnsi="Arial" w:cs="Arial"/>
        </w:rPr>
        <w:t>Normality of</w:t>
      </w:r>
      <w:r w:rsidR="002F15D8" w:rsidRPr="00BC10BF">
        <w:rPr>
          <w:rFonts w:ascii="Arial" w:hAnsi="Arial" w:cs="Arial"/>
        </w:rPr>
        <w:t xml:space="preserve"> continuous variables will be assessed </w:t>
      </w:r>
      <w:r w:rsidRPr="00BC10BF">
        <w:rPr>
          <w:rFonts w:ascii="Arial" w:hAnsi="Arial" w:cs="Arial"/>
        </w:rPr>
        <w:t>using</w:t>
      </w:r>
      <w:r w:rsidR="002F15D8" w:rsidRPr="00BC10BF">
        <w:rPr>
          <w:rFonts w:ascii="Arial" w:hAnsi="Arial" w:cs="Arial"/>
        </w:rPr>
        <w:t xml:space="preserve"> histograms and Q-Q plots rather than the </w:t>
      </w:r>
      <w:r w:rsidR="00B731E8" w:rsidRPr="00BC10BF">
        <w:rPr>
          <w:rFonts w:ascii="Arial" w:hAnsi="Arial" w:cs="Arial"/>
        </w:rPr>
        <w:t>Shapiro-Wilk test or the Kolmogorov-Smirnov test</w:t>
      </w:r>
      <w:r w:rsidR="002F15D8" w:rsidRPr="00BC10BF">
        <w:rPr>
          <w:rFonts w:ascii="Arial" w:hAnsi="Arial" w:cs="Arial"/>
        </w:rPr>
        <w:t>,</w:t>
      </w:r>
      <w:r w:rsidR="00B731E8" w:rsidRPr="00BC10BF">
        <w:rPr>
          <w:rFonts w:ascii="Arial" w:hAnsi="Arial" w:cs="Arial"/>
        </w:rPr>
        <w:t xml:space="preserve"> </w:t>
      </w:r>
      <w:r w:rsidR="002F15D8" w:rsidRPr="00BC10BF">
        <w:rPr>
          <w:rFonts w:ascii="Arial" w:hAnsi="Arial" w:cs="Arial"/>
        </w:rPr>
        <w:t>which are hypersensitive to small d</w:t>
      </w:r>
      <w:r w:rsidR="00EE03E6" w:rsidRPr="00BC10BF">
        <w:rPr>
          <w:rFonts w:ascii="Arial" w:hAnsi="Arial" w:cs="Arial"/>
        </w:rPr>
        <w:t xml:space="preserve">eviations in such large cohorts </w:t>
      </w:r>
      <w:r w:rsidR="002F15D8" w:rsidRPr="00BC10BF">
        <w:rPr>
          <w:rFonts w:ascii="Arial" w:hAnsi="Arial" w:cs="Arial"/>
        </w:rPr>
        <w:fldChar w:fldCharType="begin"/>
      </w:r>
      <w:r w:rsidR="008015DA" w:rsidRPr="00BC10BF">
        <w:rPr>
          <w:rFonts w:ascii="Arial" w:hAnsi="Arial" w:cs="Arial"/>
        </w:rPr>
        <w:instrText xml:space="preserve"> ADDIN ZOTERO_ITEM CSL_CITATION {"citationID":"6GS5am2G","properties":{"formattedCitation":"(39,40)","plainCitation":"(39,40)","noteIndex":0},"citationItems":[{"id":794,"uris":["http://zotero.org/users/19172719/items/ZGYXRDZ4"],"itemData":{"id":794,"type":"article-journal","abstract":"Statistical errors are common in scientific literature and about 50% of the published articles have at least one error. The assumption of normality needs to be checked for many statistical procedures, namely parametric tests, because their validity depends on it. The aim of this commentary is to overview checking for normality in statistical analysis using SPSS.","container-title":"International Journal of Endocrinology and Metabolism","DOI":"10.5812/ijem.3505","ISSN":"1726-913X","issue":"2","journalAbbreviation":"Int J Endocrinol Metab","page":"486-489","PMID":"23843808","PMCID":"PMC3693611","source":"PubMed Central","title":"Normality Tests for Statistical Analysis: A Guide for Non-Statisticians","title-short":"Normality Tests for Statistical Analysis","volume":"10","author":[{"family":"Ghasemi","given":"Asghar"},{"family":"Zahediasl","given":"Saleh"}],"issued":{"date-parts":[["2012"]]}}},{"id":796,"uris":["http://zotero.org/users/19172719/items/5U2YUAJW"],"itemData":{"id":796,"type":"article-journal","abstract":"When we measure a quantity in a large number of individuals we call the pattern of values obtained a distribution. For example, figure 1 shows the distribution of serum albumin concentration in a sample of adults displayed as a histogram. This is an empirical distribution. There are also theoretical distributions, of which the best known is the normal distribution (sometimes called the Gaussian distribution), which is shown in figure 2. Although widely referred to in statistics, the normal distribution remains a mysterious concept to many. Here we try to explain what it is and why it is important.\n\n\n\nFIG 3 \n(left)—Serum albumin values in 248 adults FIG 2 (right)—Normal distribution with the same mean and standard deviation as the serum albumin values\n\n\n\nIn this context the name “normal” causes much confusion. In statistics it is just a name; …","DOI":"10.1136/bmj.310.6975.298","language":"en","license":"© 1995 BMJ Publishing Group Ltd.","publisher":"British Medical Journal Publishing Group","section":"Paper","source":"www.bmj.com","title":"Statistics notes: The normal distribution","title-short":"Statistics notes","URL":"https://www.bmj.com/content/310/6975/298","author":[{"family":"Altman","given":"Douglas G."},{"family":"Bland","given":"J. Martin"}],"accessed":{"date-parts":[["2026",1,10]]},"issued":{"date-parts":[["1995",2,4]]}}}],"schema":"https://github.com/citation-style-language/schema/raw/master/csl-citation.json"} </w:instrText>
      </w:r>
      <w:r w:rsidR="002F15D8" w:rsidRPr="00BC10BF">
        <w:rPr>
          <w:rFonts w:ascii="Arial" w:hAnsi="Arial" w:cs="Arial"/>
        </w:rPr>
        <w:fldChar w:fldCharType="separate"/>
      </w:r>
      <w:r w:rsidR="008015DA" w:rsidRPr="00BC10BF">
        <w:rPr>
          <w:rFonts w:ascii="Arial" w:hAnsi="Arial" w:cs="Arial"/>
        </w:rPr>
        <w:t>(39,40)</w:t>
      </w:r>
      <w:r w:rsidR="002F15D8" w:rsidRPr="00BC10BF">
        <w:rPr>
          <w:rFonts w:ascii="Arial" w:hAnsi="Arial" w:cs="Arial"/>
        </w:rPr>
        <w:fldChar w:fldCharType="end"/>
      </w:r>
      <w:r w:rsidR="00B731E8" w:rsidRPr="00BC10BF">
        <w:rPr>
          <w:rFonts w:ascii="Arial" w:hAnsi="Arial" w:cs="Arial"/>
        </w:rPr>
        <w:t>. Transformations wi</w:t>
      </w:r>
      <w:r w:rsidR="002F15D8" w:rsidRPr="00BC10BF">
        <w:rPr>
          <w:rFonts w:ascii="Arial" w:hAnsi="Arial" w:cs="Arial"/>
        </w:rPr>
        <w:t>ll be applied where appropriate</w:t>
      </w:r>
      <w:r w:rsidR="00EE03E6" w:rsidRPr="00BC10BF">
        <w:rPr>
          <w:rFonts w:ascii="Arial" w:hAnsi="Arial" w:cs="Arial"/>
        </w:rPr>
        <w:t>, and extreme outliers</w:t>
      </w:r>
      <w:r w:rsidR="002D682D" w:rsidRPr="00BC10BF">
        <w:rPr>
          <w:rFonts w:ascii="Arial" w:hAnsi="Arial" w:cs="Arial"/>
        </w:rPr>
        <w:t xml:space="preserve"> will </w:t>
      </w:r>
      <w:r w:rsidR="008015DA" w:rsidRPr="00BC10BF">
        <w:rPr>
          <w:rFonts w:ascii="Arial" w:hAnsi="Arial" w:cs="Arial"/>
        </w:rPr>
        <w:t>be investigated and where appropriate</w:t>
      </w:r>
      <w:r w:rsidR="006C6B35" w:rsidRPr="00BC10BF">
        <w:rPr>
          <w:rFonts w:ascii="Arial" w:hAnsi="Arial" w:cs="Arial"/>
        </w:rPr>
        <w:t>,</w:t>
      </w:r>
      <w:r w:rsidR="002D682D" w:rsidRPr="00BC10BF">
        <w:rPr>
          <w:rFonts w:ascii="Arial" w:hAnsi="Arial" w:cs="Arial"/>
        </w:rPr>
        <w:t xml:space="preserve"> </w:t>
      </w:r>
      <w:r w:rsidR="00EE03E6" w:rsidRPr="00BC10BF">
        <w:rPr>
          <w:rFonts w:ascii="Arial" w:hAnsi="Arial" w:cs="Arial"/>
        </w:rPr>
        <w:t>truncated</w:t>
      </w:r>
      <w:r w:rsidR="002D682D" w:rsidRPr="00BC10BF">
        <w:rPr>
          <w:rFonts w:ascii="Arial" w:hAnsi="Arial" w:cs="Arial"/>
        </w:rPr>
        <w:t xml:space="preserve"> at the 1st and 99th percentiles</w:t>
      </w:r>
      <w:r w:rsidR="002F15D8" w:rsidRPr="00BC10BF">
        <w:rPr>
          <w:rFonts w:ascii="Arial" w:hAnsi="Arial" w:cs="Arial"/>
        </w:rPr>
        <w:t>.</w:t>
      </w:r>
      <w:r w:rsidR="00B731E8" w:rsidRPr="00BC10BF">
        <w:rPr>
          <w:rFonts w:ascii="Arial" w:hAnsi="Arial" w:cs="Arial"/>
        </w:rPr>
        <w:t xml:space="preserve"> </w:t>
      </w:r>
    </w:p>
    <w:p w14:paraId="6EC48649" w14:textId="10C3BBC2" w:rsidR="00B731E8" w:rsidRPr="00BC10BF" w:rsidRDefault="00B731E8" w:rsidP="00920C99">
      <w:pPr>
        <w:pStyle w:val="Heading3"/>
        <w:spacing w:line="360" w:lineRule="auto"/>
        <w:jc w:val="both"/>
        <w:rPr>
          <w:rFonts w:cs="Arial"/>
        </w:rPr>
      </w:pPr>
      <w:bookmarkStart w:id="110" w:name="_Toc219709481"/>
      <w:bookmarkStart w:id="111" w:name="_Toc219898711"/>
      <w:r w:rsidRPr="00BC10BF">
        <w:rPr>
          <w:rFonts w:cs="Arial"/>
        </w:rPr>
        <w:t xml:space="preserve">Research </w:t>
      </w:r>
      <w:proofErr w:type="gramStart"/>
      <w:r w:rsidRPr="00BC10BF">
        <w:rPr>
          <w:rFonts w:cs="Arial"/>
        </w:rPr>
        <w:t>aim</w:t>
      </w:r>
      <w:proofErr w:type="gramEnd"/>
      <w:r w:rsidRPr="00BC10BF">
        <w:rPr>
          <w:rFonts w:cs="Arial"/>
        </w:rPr>
        <w:t xml:space="preserve"> 1</w:t>
      </w:r>
      <w:bookmarkEnd w:id="110"/>
      <w:r w:rsidR="007C36CF" w:rsidRPr="00BC10BF">
        <w:rPr>
          <w:rFonts w:cs="Arial"/>
        </w:rPr>
        <w:t>: Descriptive analyses</w:t>
      </w:r>
      <w:bookmarkEnd w:id="111"/>
    </w:p>
    <w:p w14:paraId="0460A026" w14:textId="7BA27054" w:rsidR="00B731E8" w:rsidRPr="00BC10BF" w:rsidRDefault="007C36CF" w:rsidP="00920C99">
      <w:pPr>
        <w:spacing w:line="360" w:lineRule="auto"/>
        <w:jc w:val="both"/>
        <w:rPr>
          <w:rFonts w:ascii="Arial" w:hAnsi="Arial" w:cs="Arial"/>
        </w:rPr>
      </w:pPr>
      <w:r w:rsidRPr="00BC10BF">
        <w:rPr>
          <w:rFonts w:ascii="Arial" w:hAnsi="Arial" w:cs="Arial"/>
        </w:rPr>
        <w:t>B</w:t>
      </w:r>
      <w:r w:rsidR="00B731E8" w:rsidRPr="00BC10BF">
        <w:rPr>
          <w:rFonts w:ascii="Arial" w:hAnsi="Arial" w:cs="Arial"/>
        </w:rPr>
        <w:t xml:space="preserve">aseline anthropometric and BIA-derived </w:t>
      </w:r>
      <w:r w:rsidR="00837A49" w:rsidRPr="00BC10BF">
        <w:rPr>
          <w:rFonts w:ascii="Arial" w:hAnsi="Arial" w:cs="Arial"/>
        </w:rPr>
        <w:t xml:space="preserve">body composition </w:t>
      </w:r>
      <w:r w:rsidRPr="00BC10BF">
        <w:rPr>
          <w:rFonts w:ascii="Arial" w:hAnsi="Arial" w:cs="Arial"/>
        </w:rPr>
        <w:t>measures</w:t>
      </w:r>
      <w:r w:rsidR="00FB0AA3" w:rsidRPr="00BC10BF">
        <w:rPr>
          <w:rFonts w:ascii="Arial" w:hAnsi="Arial" w:cs="Arial"/>
        </w:rPr>
        <w:t>, as well as CMD prevalence, will be summarised</w:t>
      </w:r>
      <w:r w:rsidR="00B731E8" w:rsidRPr="00BC10BF">
        <w:rPr>
          <w:rFonts w:ascii="Arial" w:hAnsi="Arial" w:cs="Arial"/>
        </w:rPr>
        <w:t xml:space="preserve"> across sex, age groups, socioeconomic position, and</w:t>
      </w:r>
      <w:r w:rsidR="001E050E" w:rsidRPr="00BC10BF">
        <w:rPr>
          <w:rFonts w:ascii="Arial" w:hAnsi="Arial" w:cs="Arial"/>
        </w:rPr>
        <w:t xml:space="preserve"> study sites</w:t>
      </w:r>
      <w:r w:rsidR="00B731E8" w:rsidRPr="00BC10BF">
        <w:rPr>
          <w:rFonts w:ascii="Arial" w:hAnsi="Arial" w:cs="Arial"/>
        </w:rPr>
        <w:t>. Age- and sex-standardised prevalence estimates will be reported.</w:t>
      </w:r>
      <w:r w:rsidR="00EE03E6" w:rsidRPr="00BC10BF">
        <w:rPr>
          <w:rFonts w:ascii="Arial" w:hAnsi="Arial" w:cs="Arial"/>
        </w:rPr>
        <w:t xml:space="preserve"> </w:t>
      </w:r>
      <w:r w:rsidRPr="00BC10BF">
        <w:rPr>
          <w:rFonts w:ascii="Arial" w:hAnsi="Arial" w:cs="Arial"/>
        </w:rPr>
        <w:t>Continuous variables</w:t>
      </w:r>
      <w:r w:rsidR="00EE03E6" w:rsidRPr="00BC10BF">
        <w:rPr>
          <w:rFonts w:ascii="Arial" w:hAnsi="Arial" w:cs="Arial"/>
        </w:rPr>
        <w:t xml:space="preserve"> will be reported as means</w:t>
      </w:r>
      <w:ins w:id="112" w:author="S.K. Kaptoge" w:date="2026-01-21T20:00:00Z" w16du:dateUtc="2026-01-21T20:00:00Z">
        <w:r w:rsidR="002A2D06">
          <w:rPr>
            <w:rFonts w:ascii="Arial" w:hAnsi="Arial" w:cs="Arial"/>
          </w:rPr>
          <w:t xml:space="preserve"> and</w:t>
        </w:r>
      </w:ins>
      <w:del w:id="113" w:author="S.K. Kaptoge" w:date="2026-01-21T20:00:00Z" w16du:dateUtc="2026-01-21T20:00:00Z">
        <w:r w:rsidR="00EE03E6" w:rsidRPr="00BC10BF" w:rsidDel="002A2D06">
          <w:rPr>
            <w:rFonts w:ascii="Arial" w:hAnsi="Arial" w:cs="Arial"/>
          </w:rPr>
          <w:delText xml:space="preserve"> with</w:delText>
        </w:r>
      </w:del>
      <w:r w:rsidR="00EE03E6" w:rsidRPr="00BC10BF">
        <w:rPr>
          <w:rFonts w:ascii="Arial" w:hAnsi="Arial" w:cs="Arial"/>
        </w:rPr>
        <w:t xml:space="preserve"> standard deviations (SD) or medians </w:t>
      </w:r>
      <w:ins w:id="114" w:author="S.K. Kaptoge" w:date="2026-01-21T20:00:00Z" w16du:dateUtc="2026-01-21T20:00:00Z">
        <w:r w:rsidR="002A2D06">
          <w:rPr>
            <w:rFonts w:ascii="Arial" w:hAnsi="Arial" w:cs="Arial"/>
          </w:rPr>
          <w:t>and</w:t>
        </w:r>
      </w:ins>
      <w:del w:id="115" w:author="S.K. Kaptoge" w:date="2026-01-21T20:00:00Z" w16du:dateUtc="2026-01-21T20:00:00Z">
        <w:r w:rsidR="00EE03E6" w:rsidRPr="00BC10BF" w:rsidDel="002A2D06">
          <w:rPr>
            <w:rFonts w:ascii="Arial" w:hAnsi="Arial" w:cs="Arial"/>
          </w:rPr>
          <w:delText>with</w:delText>
        </w:r>
      </w:del>
      <w:r w:rsidR="00EE03E6" w:rsidRPr="00BC10BF">
        <w:rPr>
          <w:rFonts w:ascii="Arial" w:hAnsi="Arial" w:cs="Arial"/>
        </w:rPr>
        <w:t xml:space="preserve"> interquartile ranges (IQR)</w:t>
      </w:r>
      <w:ins w:id="116" w:author="S.K. Kaptoge" w:date="2026-01-21T20:00:00Z" w16du:dateUtc="2026-01-21T20:00:00Z">
        <w:r w:rsidR="002A2D06">
          <w:rPr>
            <w:rFonts w:ascii="Arial" w:hAnsi="Arial" w:cs="Arial"/>
          </w:rPr>
          <w:t>.</w:t>
        </w:r>
      </w:ins>
      <w:del w:id="117" w:author="S.K. Kaptoge" w:date="2026-01-21T20:00:00Z" w16du:dateUtc="2026-01-21T20:00:00Z">
        <w:r w:rsidR="00EE03E6" w:rsidRPr="00BC10BF" w:rsidDel="002A2D06">
          <w:rPr>
            <w:rFonts w:ascii="Arial" w:hAnsi="Arial" w:cs="Arial"/>
          </w:rPr>
          <w:delText>,</w:delText>
        </w:r>
      </w:del>
      <w:del w:id="118" w:author="S.K. Kaptoge" w:date="2026-01-21T20:01:00Z" w16du:dateUtc="2026-01-21T20:01:00Z">
        <w:r w:rsidR="00EE03E6" w:rsidRPr="00BC10BF" w:rsidDel="002A2D06">
          <w:rPr>
            <w:rFonts w:ascii="Arial" w:hAnsi="Arial" w:cs="Arial"/>
          </w:rPr>
          <w:delText xml:space="preserve"> and c</w:delText>
        </w:r>
      </w:del>
      <w:ins w:id="119" w:author="S.K. Kaptoge" w:date="2026-01-21T20:01:00Z" w16du:dateUtc="2026-01-21T20:01:00Z">
        <w:r w:rsidR="002A2D06">
          <w:rPr>
            <w:rFonts w:ascii="Arial" w:hAnsi="Arial" w:cs="Arial"/>
          </w:rPr>
          <w:t xml:space="preserve"> C</w:t>
        </w:r>
      </w:ins>
      <w:r w:rsidR="00EE03E6" w:rsidRPr="00BC10BF">
        <w:rPr>
          <w:rFonts w:ascii="Arial" w:hAnsi="Arial" w:cs="Arial"/>
        </w:rPr>
        <w:t>ategorical varia</w:t>
      </w:r>
      <w:r w:rsidR="00FB0AA3" w:rsidRPr="00BC10BF">
        <w:rPr>
          <w:rFonts w:ascii="Arial" w:hAnsi="Arial" w:cs="Arial"/>
        </w:rPr>
        <w:t>bles will be presented as frequencies</w:t>
      </w:r>
      <w:r w:rsidR="00EE03E6" w:rsidRPr="00BC10BF">
        <w:rPr>
          <w:rFonts w:ascii="Arial" w:hAnsi="Arial" w:cs="Arial"/>
        </w:rPr>
        <w:t xml:space="preserve"> and percentages </w:t>
      </w:r>
      <w:r w:rsidR="00EE03E6" w:rsidRPr="00BC10BF">
        <w:rPr>
          <w:rFonts w:ascii="Arial" w:hAnsi="Arial" w:cs="Arial"/>
        </w:rPr>
        <w:fldChar w:fldCharType="begin"/>
      </w:r>
      <w:r w:rsidR="000145DC" w:rsidRPr="00BC10BF">
        <w:rPr>
          <w:rFonts w:ascii="Arial" w:hAnsi="Arial" w:cs="Arial"/>
        </w:rPr>
        <w:instrText xml:space="preserve"> ADDIN ZOTERO_ITEM CSL_CITATION {"citationID":"VHtC7bhU","properties":{"formattedCitation":"(31)","plainCitation":"(31)","noteIndex":0},"citationItems":[{"id":278,"uris":["http://zotero.org/users/19172719/items/NTL9LEV6"],"itemData":{"id":278,"type":"article-journal","abstract":"AIMS: To investigate prospectively the association of body fat percentage (BF%) estimates using various equations from bioelectrical impedance analysis (BIA) with cardiovascular events, compared with body mass index (BMI) and waist circumference.\nMETHODS AND RESULTS: We used data of 34 BIA-BF%-equations that were used for estimation of BF% in 6486 (men = 3194, women = 3294) subjects. During a median follow-up of 8.3 years, 510 (7.9%) cardiovascular events (363 in men; 147 in women) occurred. In men, the crude hazard ratio (95% confidence interval) for BF% from the best predicting BIA-BF%-equation was 3.97 (3.30-4.78) against 2.13 (1.85-2.45) for BF% from the BIA device's BIA-BF%-equation, 1.34 (1.20-1.49) for BMI and 1.49 (1.40-1.73) for waist circumference per log-1-SD increase of all. In women, the hazard ratios for best predicting BIA-BF%-equation, BIA device estimation, BMI and waist circumference were 3.80 (2.85-4.99), 1.89 (1.57-2.28), 1.35 (1.21-1.51) and 1.52 (1.31-1.75), respectively. After adjustments for age, Framingham cardiovascular disease risk score and creatinine excretion - a marker of muscle mass - BF%s and BMI remained independently associated with cardiovascular events in both men and women, while waist circumference was independently associated with cardiovascular events in men, but not in women. According to discrimination ability (C-index) and additive predictive value (net reclassification index and integrated discrimination index) on obesity measures to the Framingham cardiovascular disease risk score, BF% was superior to BMI and waist circumference in both men and women.\nCONCLUSIONS: BF% was independently associated with future cardiovascular events. Body fat estimates from the best-predicting BIA-BF%-equations can be a more predictive measurement in cardiovascular risk assessment than BMI or waist circumference.","container-title":"European Journal of Preventive Cardiology","DOI":"10.1177/2047487319833283","ISSN":"2047-4881","issue":"9","journalAbbreviation":"Eur J Prev Cardiol","language":"eng","page":"905-916","PMID":"30791699","PMCID":"PMC6545622","source":"PubMed","title":"Body fat estimates from bioelectrical impedance equations in cardiovascular risk assessment: The PREVEND cohort study","title-short":"Body fat estimates from bioelectrical impedance equations in cardiovascular risk assessment","volume":"26","author":[{"family":"Byambasukh","given":"Oyuntugs"},{"family":"Eisenga","given":"Michele F."},{"family":"Gansevoort","given":"Ron T."},{"family":"Bakker","given":"Stephan Jl"},{"family":"Corpeleijn","given":"Eva"}],"issued":{"date-parts":[["2019",6]]}}}],"schema":"https://github.com/citation-style-language/schema/raw/master/csl-citation.json"} </w:instrText>
      </w:r>
      <w:r w:rsidR="00EE03E6" w:rsidRPr="00BC10BF">
        <w:rPr>
          <w:rFonts w:ascii="Arial" w:hAnsi="Arial" w:cs="Arial"/>
        </w:rPr>
        <w:fldChar w:fldCharType="separate"/>
      </w:r>
      <w:r w:rsidR="000145DC" w:rsidRPr="00BC10BF">
        <w:rPr>
          <w:rFonts w:ascii="Arial" w:hAnsi="Arial" w:cs="Arial"/>
        </w:rPr>
        <w:t>(31)</w:t>
      </w:r>
      <w:r w:rsidR="00EE03E6" w:rsidRPr="00BC10BF">
        <w:rPr>
          <w:rFonts w:ascii="Arial" w:hAnsi="Arial" w:cs="Arial"/>
        </w:rPr>
        <w:fldChar w:fldCharType="end"/>
      </w:r>
      <w:r w:rsidR="00EE03E6" w:rsidRPr="00BC10BF">
        <w:rPr>
          <w:rFonts w:ascii="Arial" w:hAnsi="Arial" w:cs="Arial"/>
        </w:rPr>
        <w:t xml:space="preserve">. </w:t>
      </w:r>
      <w:r w:rsidR="00043087" w:rsidRPr="00BC10BF">
        <w:rPr>
          <w:rFonts w:ascii="Arial" w:hAnsi="Arial" w:cs="Arial"/>
        </w:rPr>
        <w:t>Continuous exposures</w:t>
      </w:r>
      <w:r w:rsidR="00B731E8" w:rsidRPr="00BC10BF">
        <w:rPr>
          <w:rFonts w:ascii="Arial" w:hAnsi="Arial" w:cs="Arial"/>
        </w:rPr>
        <w:t xml:space="preserve"> will be categorised into deciles to assess dose–response relationships without assuming linearity</w:t>
      </w:r>
      <w:r w:rsidR="001E050E" w:rsidRPr="00BC10BF">
        <w:rPr>
          <w:rFonts w:ascii="Arial" w:hAnsi="Arial" w:cs="Arial"/>
        </w:rPr>
        <w:t xml:space="preserve">. </w:t>
      </w:r>
    </w:p>
    <w:p w14:paraId="53265CCA" w14:textId="63E95162" w:rsidR="00B731E8" w:rsidRPr="00BC10BF" w:rsidRDefault="00B731E8" w:rsidP="00920C99">
      <w:pPr>
        <w:pStyle w:val="Heading3"/>
        <w:spacing w:line="360" w:lineRule="auto"/>
        <w:jc w:val="both"/>
        <w:rPr>
          <w:rFonts w:cs="Arial"/>
        </w:rPr>
      </w:pPr>
      <w:bookmarkStart w:id="120" w:name="_Toc219709482"/>
      <w:bookmarkStart w:id="121" w:name="_Toc219898712"/>
      <w:r w:rsidRPr="00BC10BF">
        <w:rPr>
          <w:rFonts w:cs="Arial"/>
        </w:rPr>
        <w:t xml:space="preserve">Research </w:t>
      </w:r>
      <w:proofErr w:type="gramStart"/>
      <w:r w:rsidRPr="00BC10BF">
        <w:rPr>
          <w:rFonts w:cs="Arial"/>
        </w:rPr>
        <w:t>aim</w:t>
      </w:r>
      <w:proofErr w:type="gramEnd"/>
      <w:r w:rsidRPr="00BC10BF">
        <w:rPr>
          <w:rFonts w:cs="Arial"/>
        </w:rPr>
        <w:t xml:space="preserve"> 2</w:t>
      </w:r>
      <w:bookmarkEnd w:id="120"/>
      <w:r w:rsidR="00043087" w:rsidRPr="00BC10BF">
        <w:rPr>
          <w:rFonts w:cs="Arial"/>
        </w:rPr>
        <w:t xml:space="preserve">: </w:t>
      </w:r>
      <w:r w:rsidR="00F91856" w:rsidRPr="00BC10BF">
        <w:rPr>
          <w:rFonts w:cs="Arial"/>
        </w:rPr>
        <w:t>Cross-sectional</w:t>
      </w:r>
      <w:r w:rsidR="00043087" w:rsidRPr="00BC10BF">
        <w:rPr>
          <w:rFonts w:cs="Arial"/>
        </w:rPr>
        <w:t xml:space="preserve"> associations</w:t>
      </w:r>
      <w:bookmarkEnd w:id="121"/>
    </w:p>
    <w:p w14:paraId="01C2A4DA" w14:textId="291C0027" w:rsidR="004170A4" w:rsidRPr="00BC10BF" w:rsidRDefault="00BD317E" w:rsidP="00920C99">
      <w:pPr>
        <w:spacing w:line="360" w:lineRule="auto"/>
        <w:jc w:val="both"/>
        <w:rPr>
          <w:rFonts w:ascii="Arial" w:hAnsi="Arial" w:cs="Arial"/>
        </w:rPr>
      </w:pPr>
      <w:r w:rsidRPr="00BD317E">
        <w:rPr>
          <w:rFonts w:ascii="Arial" w:hAnsi="Arial" w:cs="Arial"/>
        </w:rPr>
        <w:t xml:space="preserve">Multivariable regression models will estimate associations between body composition measures and prevalent cardiometabolic outcomes, allowing adjustment for confounders beyond </w:t>
      </w:r>
      <w:r>
        <w:rPr>
          <w:rFonts w:ascii="Arial" w:hAnsi="Arial" w:cs="Arial"/>
        </w:rPr>
        <w:t xml:space="preserve">using </w:t>
      </w:r>
      <w:r w:rsidR="004170A4" w:rsidRPr="00BC10BF">
        <w:rPr>
          <w:rFonts w:ascii="Arial" w:hAnsi="Arial" w:cs="Arial"/>
        </w:rPr>
        <w:t>t-tests, Kruskal-Wallis, or chi-squares</w:t>
      </w:r>
      <w:r w:rsidR="004170A4" w:rsidRPr="00BC10BF">
        <w:rPr>
          <w:rFonts w:ascii="Arial" w:hAnsi="Arial" w:cs="Arial"/>
        </w:rPr>
        <w:fldChar w:fldCharType="begin"/>
      </w:r>
      <w:r w:rsidR="008E0375" w:rsidRPr="00BC10BF">
        <w:rPr>
          <w:rFonts w:ascii="Arial" w:hAnsi="Arial" w:cs="Arial"/>
        </w:rPr>
        <w:instrText xml:space="preserve"> ADDIN ZOTERO_ITEM CSL_CITATION {"citationID":"vwuufbN9","properties":{"formattedCitation":"(41)","plainCitation":"(41)","noteIndex":0},"citationItems":[{"id":804,"uris":["http://zotero.org/users/19172719/items/WUD2V879"],"itemData":{"id":804,"type":"article-journal","abstract":"We propose a new criterion for confounder selection when the underlying causal structure is unknown and only limited knowledge is available. We assume all covariates being considered are pretreatment variables and that for each covariate it is known (i) whether the covariate is a cause of treatment, and (ii) whether the covariate is a cause of the outcome. The causal relationships the covariates have with one another is assumed unknown. We propose that control be made for any covariate that is either a cause of treatment or of the outcome or both. We show that irrespective of the actual underlying causal structure, if any subset of the observed covariates suffices to control for confounding then the set of covariates chosen by our criterion will also suffice. We show that other, commonly used, criteria for confounding control do not have this property. We use formal theory concerning causal diagrams to prove our result but the application of the result does not rely on familiarity with causal diagrams. An investigator simply need ask, “Is the covariate a cause of the treatment?” and “Is the covariate a cause of the outcome?” If the answer to either question is “yes” then the covariate is included for confounder control. We discuss some additional covariate selection results that preserve unconfoundedness and that may be of interest when used with our criterion.","container-title":"Biometrics","DOI":"10.1111/j.1541-0420.2011.01619.x","ISSN":"0006-341X","issue":"4","journalAbbreviation":"Biometrics","page":"1406-1413","source":"Silverchair","title":"A New Criterion for Confounder Selection","volume":"67","author":[{"family":"Vander Weele","given":"Tyler J."},{"family":"Shpitser","given":"Ilya"}],"issued":{"date-parts":[["2011",12,1]]}}}],"schema":"https://github.com/citation-style-language/schema/raw/master/csl-citation.json"} </w:instrText>
      </w:r>
      <w:r w:rsidR="004170A4" w:rsidRPr="00BC10BF">
        <w:rPr>
          <w:rFonts w:ascii="Arial" w:hAnsi="Arial" w:cs="Arial"/>
        </w:rPr>
        <w:fldChar w:fldCharType="separate"/>
      </w:r>
      <w:r w:rsidR="008E0375" w:rsidRPr="00BC10BF">
        <w:rPr>
          <w:rFonts w:ascii="Arial" w:hAnsi="Arial" w:cs="Arial"/>
        </w:rPr>
        <w:t>(41)</w:t>
      </w:r>
      <w:r w:rsidR="004170A4" w:rsidRPr="00BC10BF">
        <w:rPr>
          <w:rFonts w:ascii="Arial" w:hAnsi="Arial" w:cs="Arial"/>
        </w:rPr>
        <w:fldChar w:fldCharType="end"/>
      </w:r>
      <w:r w:rsidR="004170A4" w:rsidRPr="00BC10BF">
        <w:rPr>
          <w:rFonts w:ascii="Arial" w:hAnsi="Arial" w:cs="Arial"/>
        </w:rPr>
        <w:t xml:space="preserve">. </w:t>
      </w:r>
      <w:r>
        <w:rPr>
          <w:rFonts w:ascii="Arial" w:hAnsi="Arial" w:cs="Arial"/>
        </w:rPr>
        <w:t xml:space="preserve"> </w:t>
      </w:r>
      <w:r w:rsidR="00B90C96" w:rsidRPr="00BC10BF">
        <w:rPr>
          <w:rFonts w:ascii="Arial" w:hAnsi="Arial" w:cs="Arial"/>
        </w:rPr>
        <w:t xml:space="preserve">As both body composition measures and CMDs vary by age, sex, socioeconomic position, and study site, regression modelling </w:t>
      </w:r>
      <w:r w:rsidR="00AE031E" w:rsidRPr="00BC10BF">
        <w:rPr>
          <w:rFonts w:ascii="Arial" w:hAnsi="Arial" w:cs="Arial"/>
        </w:rPr>
        <w:t>will enable the</w:t>
      </w:r>
      <w:r w:rsidR="00B90C96" w:rsidRPr="00BC10BF">
        <w:rPr>
          <w:rFonts w:ascii="Arial" w:hAnsi="Arial" w:cs="Arial"/>
        </w:rPr>
        <w:t xml:space="preserve"> estimation of independent associations</w:t>
      </w:r>
      <w:r w:rsidR="00AE031E" w:rsidRPr="00BC10BF">
        <w:rPr>
          <w:rFonts w:ascii="Arial" w:hAnsi="Arial" w:cs="Arial"/>
        </w:rPr>
        <w:t xml:space="preserve"> of covariates and valid inference </w:t>
      </w:r>
      <w:r w:rsidR="004170A4" w:rsidRPr="00BC10BF">
        <w:rPr>
          <w:rFonts w:ascii="Arial" w:hAnsi="Arial" w:cs="Arial"/>
        </w:rPr>
        <w:fldChar w:fldCharType="begin"/>
      </w:r>
      <w:r w:rsidR="008E0375" w:rsidRPr="00BC10BF">
        <w:rPr>
          <w:rFonts w:ascii="Arial" w:hAnsi="Arial" w:cs="Arial"/>
        </w:rPr>
        <w:instrText xml:space="preserve"> ADDIN ZOTERO_ITEM CSL_CITATION {"citationID":"wBU0Js1R","properties":{"formattedCitation":"(42)","plainCitation":"(42)","noteIndex":0},"citationItems":[{"id":799,"uris":["http://zotero.org/users/19172719/items/IEFGSVCN"],"itemData":{"id":799,"type":"article-journal","abstract":"Misinterpretation and abuse of statistical tests, confidence intervals, and statistical power have been decried for decades, yet remain rampant. A key problem is that there are no interpretations of these concepts that are at once simple, intuitive, correct, and foolproof. Instead, correct use and interpretation of these statistics requires an attention to detail which seems to tax the patience of working scientists. This high cognitive demand has led to an epidemic of shortcut definitions and interpretations that are simply wrong, sometimes disastrously so—and yet these misinterpretations dominate much of the scientific literature. In light of this problem, we provide definitions and a discussion of basic statistics that are more general and critical than typically found in traditional introductory expositions. Our goal is to provide a resource for instructors, researchers, and consumers of statistics whose knowledge of statistical theory and technique may be limited but who wish to avoid and spot misinterpretations. We emphasize how violation of often unstated analysis protocols (such as selecting analyses for presentation based on the P values they produce) can lead to small P values even if the declared test hypothesis is correct, and can lead to large P values even if that hypothesis is incorrect. We then provide an explanatory list of 25 misinterpretations of P values, confidence intervals, and power. We conclude with guidelines for improving statistical interpretation and reporting.","container-title":"European Journal of Epidemiology","DOI":"10.1007/s10654-016-0149-3","ISSN":"1573-7284","issue":"4","journalAbbreviation":"Eur J Epidemiol","language":"en","page":"337-350","source":"Springer Link","title":"Statistical tests, P values, confidence intervals, and power: a guide to misinterpretations","title-short":"Statistical tests, P values, confidence intervals, and power","volume":"31","author":[{"family":"Greenland","given":"Sander"},{"family":"Senn","given":"Stephen J."},{"family":"Rothman","given":"Kenneth J."},{"family":"Carlin","given":"John B."},{"family":"Poole","given":"Charles"},{"family":"Goodman","given":"Steven N."},{"family":"Altman","given":"Douglas G."}],"issued":{"date-parts":[["2016",4,1]]}}}],"schema":"https://github.com/citation-style-language/schema/raw/master/csl-citation.json"} </w:instrText>
      </w:r>
      <w:r w:rsidR="004170A4" w:rsidRPr="00BC10BF">
        <w:rPr>
          <w:rFonts w:ascii="Arial" w:hAnsi="Arial" w:cs="Arial"/>
        </w:rPr>
        <w:fldChar w:fldCharType="separate"/>
      </w:r>
      <w:r w:rsidR="008E0375" w:rsidRPr="00BC10BF">
        <w:rPr>
          <w:rFonts w:ascii="Arial" w:hAnsi="Arial" w:cs="Arial"/>
        </w:rPr>
        <w:t>(42)</w:t>
      </w:r>
      <w:r w:rsidR="004170A4" w:rsidRPr="00BC10BF">
        <w:rPr>
          <w:rFonts w:ascii="Arial" w:hAnsi="Arial" w:cs="Arial"/>
        </w:rPr>
        <w:fldChar w:fldCharType="end"/>
      </w:r>
      <w:r w:rsidR="004170A4" w:rsidRPr="00BC10BF">
        <w:rPr>
          <w:rFonts w:ascii="Arial" w:hAnsi="Arial" w:cs="Arial"/>
        </w:rPr>
        <w:t xml:space="preserve">. </w:t>
      </w:r>
    </w:p>
    <w:p w14:paraId="340515F2" w14:textId="32FA76BC" w:rsidR="00982EFA" w:rsidRPr="00BC10BF" w:rsidRDefault="004170A4" w:rsidP="00920C99">
      <w:pPr>
        <w:spacing w:line="360" w:lineRule="auto"/>
        <w:jc w:val="both"/>
        <w:rPr>
          <w:rFonts w:ascii="Arial" w:hAnsi="Arial" w:cs="Arial"/>
        </w:rPr>
      </w:pPr>
      <w:r w:rsidRPr="00BC10BF">
        <w:rPr>
          <w:rFonts w:ascii="Arial" w:hAnsi="Arial" w:cs="Arial"/>
        </w:rPr>
        <w:t>Multivariable linear regression will be used for continuous outcomes</w:t>
      </w:r>
      <w:r w:rsidR="00AE031E" w:rsidRPr="00BC10BF">
        <w:rPr>
          <w:rFonts w:ascii="Arial" w:hAnsi="Arial" w:cs="Arial"/>
        </w:rPr>
        <w:t xml:space="preserve"> and </w:t>
      </w:r>
      <w:r w:rsidR="006C6B35" w:rsidRPr="00BC10BF">
        <w:rPr>
          <w:rFonts w:ascii="Arial" w:hAnsi="Arial" w:cs="Arial"/>
        </w:rPr>
        <w:t xml:space="preserve">multivariable </w:t>
      </w:r>
      <w:r w:rsidR="002443C6" w:rsidRPr="00BC10BF">
        <w:rPr>
          <w:rFonts w:ascii="Arial" w:hAnsi="Arial" w:cs="Arial"/>
        </w:rPr>
        <w:t>logistic regression for binary outcomes</w:t>
      </w:r>
      <w:r w:rsidR="00F91856" w:rsidRPr="00BC10BF">
        <w:rPr>
          <w:rFonts w:ascii="Arial" w:hAnsi="Arial" w:cs="Arial"/>
        </w:rPr>
        <w:t>,</w:t>
      </w:r>
      <w:r w:rsidR="002443C6" w:rsidRPr="00BC10BF">
        <w:rPr>
          <w:rFonts w:ascii="Arial" w:hAnsi="Arial" w:cs="Arial"/>
        </w:rPr>
        <w:t xml:space="preserve"> reporting</w:t>
      </w:r>
      <w:r w:rsidR="00982EFA" w:rsidRPr="00BC10BF">
        <w:rPr>
          <w:rFonts w:ascii="Arial" w:hAnsi="Arial" w:cs="Arial"/>
        </w:rPr>
        <w:t xml:space="preserve"> estimate</w:t>
      </w:r>
      <w:r w:rsidR="002443C6" w:rsidRPr="00BC10BF">
        <w:rPr>
          <w:rFonts w:ascii="Arial" w:hAnsi="Arial" w:cs="Arial"/>
        </w:rPr>
        <w:t xml:space="preserve">s as β coefficients or </w:t>
      </w:r>
      <w:r w:rsidR="00A03557" w:rsidRPr="00BC10BF">
        <w:rPr>
          <w:rFonts w:ascii="Arial" w:hAnsi="Arial" w:cs="Arial"/>
        </w:rPr>
        <w:t>odds ratio</w:t>
      </w:r>
      <w:r w:rsidR="002443C6" w:rsidRPr="00BC10BF">
        <w:rPr>
          <w:rFonts w:ascii="Arial" w:hAnsi="Arial" w:cs="Arial"/>
        </w:rPr>
        <w:t>s with 95% confidence intervals.</w:t>
      </w:r>
      <w:r w:rsidR="00AE031E" w:rsidRPr="00BC10BF">
        <w:rPr>
          <w:rFonts w:ascii="Arial" w:hAnsi="Arial" w:cs="Arial"/>
        </w:rPr>
        <w:t xml:space="preserve"> Household clustering will be accounted for using mixed-effect models (linear </w:t>
      </w:r>
      <w:r w:rsidR="00AE031E" w:rsidRPr="00BC10BF">
        <w:rPr>
          <w:rFonts w:ascii="Arial" w:hAnsi="Arial" w:cs="Arial"/>
        </w:rPr>
        <w:lastRenderedPageBreak/>
        <w:t xml:space="preserve">and generalized) </w:t>
      </w:r>
      <w:r w:rsidR="00F91856" w:rsidRPr="00BC10BF">
        <w:rPr>
          <w:rFonts w:ascii="Arial" w:hAnsi="Arial" w:cs="Arial"/>
        </w:rPr>
        <w:t>with household ID included as</w:t>
      </w:r>
      <w:r w:rsidR="00982EFA" w:rsidRPr="00BC10BF">
        <w:rPr>
          <w:rFonts w:ascii="Arial" w:hAnsi="Arial" w:cs="Arial"/>
        </w:rPr>
        <w:t xml:space="preserve"> a </w:t>
      </w:r>
      <w:r w:rsidR="00982EFA" w:rsidRPr="00BC10BF">
        <w:rPr>
          <w:rFonts w:ascii="Arial" w:hAnsi="Arial" w:cs="Arial"/>
          <w:bCs/>
        </w:rPr>
        <w:t xml:space="preserve">random effect </w:t>
      </w:r>
      <w:r w:rsidR="00982EFA" w:rsidRPr="00BC10BF">
        <w:rPr>
          <w:rFonts w:ascii="Arial" w:hAnsi="Arial" w:cs="Arial"/>
          <w:bCs/>
        </w:rPr>
        <w:fldChar w:fldCharType="begin"/>
      </w:r>
      <w:r w:rsidR="008E0375" w:rsidRPr="00BC10BF">
        <w:rPr>
          <w:rFonts w:ascii="Arial" w:hAnsi="Arial" w:cs="Arial"/>
          <w:bCs/>
        </w:rPr>
        <w:instrText xml:space="preserve"> ADDIN ZOTERO_ITEM CSL_CITATION {"citationID":"qZV4Agyh","properties":{"formattedCitation":"(43)","plainCitation":"(43)","noteIndex":0},"citationItems":[{"id":811,"uris":["http://zotero.org/users/19172719/items/C53NZIWN"],"itemData":{"id":811,"type":"article-journal","abstract":"▪ Abstract Over the past few years there has been growing interest in considering factors defined at multiple levels in public health research. Multilevel analysis has emerged as one analytical strategy that may partly address this need, by allowing the simultaneous examination of group-level and individual-level factors. This paper reviews the rationale for using multilevel analysis in public health research, summarizes the statistical methodology, and highlights some of the research questions that have been addressed using these methods. The advantages and disadvantages of multi level analysis compared with standard methods are reviewed. The use of multilevel analysis raises theoretical and methodological issues related to the theoretical model being tested, the conceptual distinction between group and individual-level variables, the ability to differentiate “independent” effects, the reciprocal relationships between factors at different levels, and the increased complexity that these models imply. The potentialities and limitations of multilevel analysis, within the broader context of understanding the role of factors defined at multiple levels in shaping health outcomes, are discussed.","container-title":"Annual Review of Public Health","DOI":"10.1146/annurev.publhealth.21.1.171","ISSN":"0163-7525, 1545-2093","issue":"Volume 21, 2000","language":"en","page":"171-192","publisher":"Annual Reviews","source":"www.annualreviews.org","title":"Multilevel Analysis in Public Health Research","volume":"21","author":[{"family":"Diez-Roux","given":"Ana V."}],"issued":{"date-parts":[["2000",5,1]]}}}],"schema":"https://github.com/citation-style-language/schema/raw/master/csl-citation.json"} </w:instrText>
      </w:r>
      <w:r w:rsidR="00982EFA" w:rsidRPr="00BC10BF">
        <w:rPr>
          <w:rFonts w:ascii="Arial" w:hAnsi="Arial" w:cs="Arial"/>
          <w:bCs/>
        </w:rPr>
        <w:fldChar w:fldCharType="separate"/>
      </w:r>
      <w:r w:rsidR="008E0375" w:rsidRPr="00BC10BF">
        <w:rPr>
          <w:rFonts w:ascii="Arial" w:hAnsi="Arial" w:cs="Arial"/>
        </w:rPr>
        <w:t>(43)</w:t>
      </w:r>
      <w:r w:rsidR="00982EFA" w:rsidRPr="00BC10BF">
        <w:rPr>
          <w:rFonts w:ascii="Arial" w:hAnsi="Arial" w:cs="Arial"/>
          <w:bCs/>
        </w:rPr>
        <w:fldChar w:fldCharType="end"/>
      </w:r>
      <w:r w:rsidR="006C6B35" w:rsidRPr="00BC10BF">
        <w:rPr>
          <w:rFonts w:ascii="Arial" w:hAnsi="Arial" w:cs="Arial"/>
          <w:bCs/>
        </w:rPr>
        <w:t>,</w:t>
      </w:r>
      <w:r w:rsidR="00982EFA" w:rsidRPr="00BC10BF">
        <w:rPr>
          <w:rFonts w:ascii="Arial" w:hAnsi="Arial" w:cs="Arial"/>
          <w:bCs/>
        </w:rPr>
        <w:t xml:space="preserve"> </w:t>
      </w:r>
      <w:r w:rsidR="00AE031E" w:rsidRPr="00BC10BF">
        <w:rPr>
          <w:rFonts w:ascii="Arial" w:hAnsi="Arial" w:cs="Arial"/>
          <w:bCs/>
        </w:rPr>
        <w:t xml:space="preserve">accounting </w:t>
      </w:r>
      <w:r w:rsidR="00982EFA" w:rsidRPr="00BC10BF">
        <w:rPr>
          <w:rFonts w:ascii="Arial" w:hAnsi="Arial" w:cs="Arial"/>
          <w:bCs/>
        </w:rPr>
        <w:t>for shared environmental exposures (e.g., diet and air pollution).</w:t>
      </w:r>
    </w:p>
    <w:p w14:paraId="26F5683D" w14:textId="68CC3A64" w:rsidR="00A03557" w:rsidRPr="00BC10BF" w:rsidRDefault="00B731E8" w:rsidP="00920C99">
      <w:pPr>
        <w:spacing w:line="360" w:lineRule="auto"/>
        <w:jc w:val="both"/>
        <w:rPr>
          <w:rFonts w:ascii="Arial" w:hAnsi="Arial" w:cs="Arial"/>
        </w:rPr>
      </w:pPr>
      <w:r w:rsidRPr="00BC10BF">
        <w:rPr>
          <w:rFonts w:ascii="Arial" w:hAnsi="Arial" w:cs="Arial"/>
        </w:rPr>
        <w:t xml:space="preserve">Models will be adjusted </w:t>
      </w:r>
      <w:r w:rsidR="001E050E" w:rsidRPr="00BC10BF">
        <w:rPr>
          <w:rFonts w:ascii="Arial" w:hAnsi="Arial" w:cs="Arial"/>
        </w:rPr>
        <w:t>for</w:t>
      </w:r>
      <w:r w:rsidRPr="00BC10BF">
        <w:rPr>
          <w:rFonts w:ascii="Arial" w:hAnsi="Arial" w:cs="Arial"/>
        </w:rPr>
        <w:t xml:space="preserve"> re</w:t>
      </w:r>
      <w:r w:rsidR="00954517" w:rsidRPr="00BC10BF">
        <w:rPr>
          <w:rFonts w:ascii="Arial" w:hAnsi="Arial" w:cs="Arial"/>
        </w:rPr>
        <w:t xml:space="preserve">levant confounders </w:t>
      </w:r>
      <w:r w:rsidR="00954517" w:rsidRPr="00BC10BF">
        <w:rPr>
          <w:rFonts w:ascii="Arial" w:hAnsi="Arial" w:cs="Arial"/>
        </w:rPr>
        <w:fldChar w:fldCharType="begin"/>
      </w:r>
      <w:r w:rsidR="000145DC" w:rsidRPr="00BC10BF">
        <w:rPr>
          <w:rFonts w:ascii="Arial" w:hAnsi="Arial" w:cs="Arial"/>
        </w:rPr>
        <w:instrText xml:space="preserve"> ADDIN ZOTERO_ITEM CSL_CITATION {"citationID":"MzXlekO0","properties":{"formattedCitation":"(34,44)","plainCitation":"(34,44)","noteIndex":0},"citationItems":[{"id":192,"uris":["http://zotero.org/users/19172719/items/C3D88UQ3"],"itemData":{"id":192,"type":"article-journal","abstract":"OBJECTIVE: Related evidences of metabolically unhealthy profile of adults with normal weight are not well characterized in the Chinese population. This is because they cannot be effectively identified by regular measurements (such as body mass index [BMI]). To overcome this gap in literature, this study aimed at investigating the association between body composition and metabolically unhealthy profile in Chinese adults with normal weight.\nMETHODS: A total of 5427 individuals with normal-weight were recruited from 15820 people living in Ningxia Hui Autonomous Region in Northwest China. Normal-weight was defined as a BMI of 18.5-23.9 kg/m2. Metabolically unhealthy profile was assessed by the National Cholesterol Education Program Adult Treatment Panel III (ATP III). Metabolically unhealthy normal-weight (MUHNW) profile was defined in individuals who had normal weight and at least two cardiometabolic risk factors. Generalized linear model was used to investigate the association between body composition measured by bioelectrical impedance and metabolically unhealthy profile in adults with normal-weight.\nRESULTS: The percentage of metabolically unhealthy profile was 35.86% in adults with normal weight. Different MUHNW distributions were found between males and females depending on age. The percentage of the MUHNW profile significantly increased in women after the age of 55, contrary to men. The association between body composition and MUHNW was affected by age and sex. The increased adiposity indices (fat mass index [FMI], visceral fat level [VFL], waist circumference [WCF]), and reduced skeletal muscle mass ratio [SMR] showed significant differences between MUHNW and metabolically healthy with normal weight (MHNW) (p &lt; 0.05).\nCONCLUSION: The distribution of MUHNW differed between ages and sexes. FMI, VFL, WCF and SMR could be responsible for the MUHNW adults, providing a new insight into the potential metabolic risks for the adults with normal weight in China. This directs us in the management of the MUHNW for their early prevention.","container-title":"PloS One","DOI":"10.1371/journal.pone.0248782","ISSN":"1932-6203","issue":"3","journalAbbreviation":"PLoS One","language":"eng","page":"e0248782","PMID":"33765000","PMCID":"PMC7993598","source":"PubMed","title":"The association between body composition and metabolically unhealthy profile of adults with normal weight in Northwest China","volume":"16","author":[{"family":"Fan","given":"Ling"},{"family":"Qiu","given":"Jiangwei"},{"family":"Zhao","given":"Yu"},{"family":"Yin","given":"Ting"},{"family":"Li","given":"Xiaoxia"},{"family":"Wang","given":"Qingan"},{"family":"Jing","given":"Jinyun"},{"family":"Zhang","given":"Jiaxing"},{"family":"Wang","given":"Faxuan"},{"family":"Liu","given":"Xiuying"},{"family":"Liu","given":"Lan"},{"family":"Zhao","given":"Yi"},{"family":"Zhang","given":"Yuhong"}],"issued":{"date-parts":[["2021"]]}}},{"id":801,"uris":["http://zotero.org/users/19172719/items/V3W3UABD"],"itemData":{"id":801,"type":"article-journal","abstract":"Much biomedical research is observational. The reporting of such research is often inadequate, which hampers the assessment of its strengths and weaknesses and of a study's generalisability. The Strengthening the Reporting of Observational Studies in Epidemiology (STROBE) initiative developed recommendations on what should be included in an accurate and complete report of an observational study. We defined the scope of the recommendations to cover three main study designs: cohort, case-control, and cross-sectional studies. We convened a 2-day workshop in September, 2004, with methodologists, researchers, and journal editors to draft a checklist of items. This list was subsequently revised during several meetings of the coordinating group and in e-mail discussions with the larger group of STROBE contributors, taking into account empirical evidence and methodological considerations. The workshop and the subsequent iterative process of consultation and revision resulted in a checklist of 22 items (the STROBE statement) that relate to the title, abstract, introduction, methods, results, and discussion sections of articles. 18 items are common to all three study designs and four are specific for cohort, case-control, or cross-sectional studies. A detailed explanation and elaboration document is published separately and is freely available on the websites of PLoS Medicine, Annals of Internal Medicine, and Epidemiology. We hope that the STROBE statement will contribute to improving the quality of reporting of observational studies.","container-title":"The Lancet","DOI":"10.1016/S0140-6736(07)61602-X","ISSN":"0140-6736","issue":"9596","journalAbbreviation":"The Lancet","page":"1453-1457","source":"ScienceDirect","title":"The Strengthening the Reporting of Observational Studies in Epidemiology (STROBE) statement: guidelines for reporting observational studies","title-short":"The Strengthening the Reporting of Observational Studies in Epidemiology (STROBE) statement","volume":"370","author":[{"family":"Elm","given":"Erik","non-dropping-particle":"von"},{"family":"Altman","given":"Douglas G"},{"family":"Egger","given":"Matthias"},{"family":"Pocock","given":"Stuart J"},{"family":"Gøtzsche","given":"Peter C"},{"family":"Vandenbroucke","given":"Jan P"}],"issued":{"date-parts":[["2007",10,20]]}}}],"schema":"https://github.com/citation-style-language/schema/raw/master/csl-citation.json"} </w:instrText>
      </w:r>
      <w:r w:rsidR="00954517" w:rsidRPr="00BC10BF">
        <w:rPr>
          <w:rFonts w:ascii="Arial" w:hAnsi="Arial" w:cs="Arial"/>
        </w:rPr>
        <w:fldChar w:fldCharType="separate"/>
      </w:r>
      <w:r w:rsidR="000145DC" w:rsidRPr="00BC10BF">
        <w:rPr>
          <w:rFonts w:ascii="Arial" w:hAnsi="Arial" w:cs="Arial"/>
        </w:rPr>
        <w:t>(34,44)</w:t>
      </w:r>
      <w:r w:rsidR="00954517" w:rsidRPr="00BC10BF">
        <w:rPr>
          <w:rFonts w:ascii="Arial" w:hAnsi="Arial" w:cs="Arial"/>
        </w:rPr>
        <w:fldChar w:fldCharType="end"/>
      </w:r>
      <w:r w:rsidRPr="00BC10BF">
        <w:rPr>
          <w:rFonts w:ascii="Arial" w:hAnsi="Arial" w:cs="Arial"/>
        </w:rPr>
        <w:t xml:space="preserve"> while </w:t>
      </w:r>
      <w:r w:rsidR="009C313B" w:rsidRPr="00BC10BF">
        <w:rPr>
          <w:rFonts w:ascii="Arial" w:hAnsi="Arial" w:cs="Arial"/>
        </w:rPr>
        <w:t>preserving sample size: Model 1 (</w:t>
      </w:r>
      <w:r w:rsidRPr="00BC10BF">
        <w:rPr>
          <w:rFonts w:ascii="Arial" w:hAnsi="Arial" w:cs="Arial"/>
        </w:rPr>
        <w:t>age, sex, and site</w:t>
      </w:r>
      <w:r w:rsidR="006C6B35" w:rsidRPr="00BC10BF">
        <w:rPr>
          <w:rFonts w:ascii="Arial" w:hAnsi="Arial" w:cs="Arial"/>
        </w:rPr>
        <w:t xml:space="preserve">), Model 2 </w:t>
      </w:r>
      <w:r w:rsidR="0071302C">
        <w:rPr>
          <w:rFonts w:ascii="Arial" w:hAnsi="Arial" w:cs="Arial"/>
        </w:rPr>
        <w:t>(</w:t>
      </w:r>
      <w:r w:rsidRPr="00BC10BF">
        <w:rPr>
          <w:rFonts w:ascii="Arial" w:hAnsi="Arial" w:cs="Arial"/>
        </w:rPr>
        <w:t>socioeconomic variables</w:t>
      </w:r>
      <w:r w:rsidR="0071302C">
        <w:rPr>
          <w:rFonts w:ascii="Arial" w:hAnsi="Arial" w:cs="Arial"/>
        </w:rPr>
        <w:t>)</w:t>
      </w:r>
      <w:r w:rsidR="009C313B" w:rsidRPr="00BC10BF">
        <w:rPr>
          <w:rFonts w:ascii="Arial" w:hAnsi="Arial" w:cs="Arial"/>
        </w:rPr>
        <w:t xml:space="preserve">, </w:t>
      </w:r>
      <w:del w:id="122" w:author="S.K. Kaptoge" w:date="2026-01-21T20:04:00Z" w16du:dateUtc="2026-01-21T20:04:00Z">
        <w:r w:rsidR="0071302C" w:rsidDel="002A2D06">
          <w:rPr>
            <w:rFonts w:ascii="Arial" w:hAnsi="Arial" w:cs="Arial"/>
          </w:rPr>
          <w:delText xml:space="preserve">and </w:delText>
        </w:r>
      </w:del>
      <w:r w:rsidR="0071302C">
        <w:rPr>
          <w:rFonts w:ascii="Arial" w:hAnsi="Arial" w:cs="Arial"/>
        </w:rPr>
        <w:t>Model 3 (</w:t>
      </w:r>
      <w:proofErr w:type="spellStart"/>
      <w:del w:id="123" w:author="S.K. Kaptoge" w:date="2026-01-21T20:03:00Z" w16du:dateUtc="2026-01-21T20:03:00Z">
        <w:r w:rsidR="006C6B35" w:rsidRPr="00BC10BF" w:rsidDel="002A2D06">
          <w:rPr>
            <w:rFonts w:ascii="Arial" w:hAnsi="Arial" w:cs="Arial"/>
          </w:rPr>
          <w:delText xml:space="preserve"> </w:delText>
        </w:r>
      </w:del>
      <w:r w:rsidR="006C6B35" w:rsidRPr="00BC10BF">
        <w:rPr>
          <w:rFonts w:ascii="Arial" w:hAnsi="Arial" w:cs="Arial"/>
        </w:rPr>
        <w:t>behavioural</w:t>
      </w:r>
      <w:proofErr w:type="spellEnd"/>
      <w:r w:rsidR="006C6B35" w:rsidRPr="00BC10BF">
        <w:rPr>
          <w:rFonts w:ascii="Arial" w:hAnsi="Arial" w:cs="Arial"/>
        </w:rPr>
        <w:t xml:space="preserve"> factors</w:t>
      </w:r>
      <w:r w:rsidR="0071302C">
        <w:rPr>
          <w:rFonts w:ascii="Arial" w:hAnsi="Arial" w:cs="Arial"/>
        </w:rPr>
        <w:t>)</w:t>
      </w:r>
      <w:ins w:id="124" w:author="S.K. Kaptoge" w:date="2026-01-21T20:03:00Z" w16du:dateUtc="2026-01-21T20:03:00Z">
        <w:r w:rsidR="002A2D06">
          <w:rPr>
            <w:rFonts w:ascii="Arial" w:hAnsi="Arial" w:cs="Arial"/>
          </w:rPr>
          <w:t xml:space="preserve"> </w:t>
        </w:r>
        <w:r w:rsidR="002A2D06">
          <w:rPr>
            <w:rFonts w:ascii="Arial" w:hAnsi="Arial" w:cs="Arial"/>
          </w:rPr>
          <w:t xml:space="preserve">and Model </w:t>
        </w:r>
        <w:r w:rsidR="002A2D06">
          <w:rPr>
            <w:rFonts w:ascii="Arial" w:hAnsi="Arial" w:cs="Arial"/>
          </w:rPr>
          <w:t>4</w:t>
        </w:r>
        <w:r w:rsidR="002A2D06">
          <w:rPr>
            <w:rFonts w:ascii="Arial" w:hAnsi="Arial" w:cs="Arial"/>
          </w:rPr>
          <w:t xml:space="preserve"> (</w:t>
        </w:r>
        <w:r w:rsidR="002A2D06">
          <w:rPr>
            <w:rFonts w:ascii="Arial" w:hAnsi="Arial" w:cs="Arial"/>
          </w:rPr>
          <w:t>ot</w:t>
        </w:r>
      </w:ins>
      <w:ins w:id="125" w:author="S.K. Kaptoge" w:date="2026-01-21T20:04:00Z" w16du:dateUtc="2026-01-21T20:04:00Z">
        <w:r w:rsidR="002A2D06">
          <w:rPr>
            <w:rFonts w:ascii="Arial" w:hAnsi="Arial" w:cs="Arial"/>
          </w:rPr>
          <w:t>her anthropometric or BIA measures as appropriate</w:t>
        </w:r>
      </w:ins>
      <w:ins w:id="126" w:author="S.K. Kaptoge" w:date="2026-01-21T20:03:00Z" w16du:dateUtc="2026-01-21T20:03:00Z">
        <w:r w:rsidR="002A2D06">
          <w:rPr>
            <w:rFonts w:ascii="Arial" w:hAnsi="Arial" w:cs="Arial"/>
          </w:rPr>
          <w:t>)</w:t>
        </w:r>
      </w:ins>
      <w:r w:rsidR="009C313B" w:rsidRPr="00BC10BF">
        <w:rPr>
          <w:rFonts w:ascii="Arial" w:hAnsi="Arial" w:cs="Arial"/>
        </w:rPr>
        <w:t>.</w:t>
      </w:r>
      <w:r w:rsidR="00982EFA" w:rsidRPr="00BC10BF">
        <w:rPr>
          <w:rFonts w:ascii="Arial" w:hAnsi="Arial" w:cs="Arial"/>
        </w:rPr>
        <w:t xml:space="preserve"> This approach</w:t>
      </w:r>
      <w:r w:rsidR="00A03557" w:rsidRPr="00BC10BF">
        <w:rPr>
          <w:rFonts w:ascii="Arial" w:hAnsi="Arial" w:cs="Arial"/>
        </w:rPr>
        <w:t xml:space="preserve"> allow</w:t>
      </w:r>
      <w:r w:rsidR="00982EFA" w:rsidRPr="00BC10BF">
        <w:rPr>
          <w:rFonts w:ascii="Arial" w:hAnsi="Arial" w:cs="Arial"/>
        </w:rPr>
        <w:t>s for</w:t>
      </w:r>
      <w:r w:rsidR="00A03557" w:rsidRPr="00BC10BF">
        <w:rPr>
          <w:rFonts w:ascii="Arial" w:hAnsi="Arial" w:cs="Arial"/>
        </w:rPr>
        <w:t xml:space="preserve"> flexible handling of non-normal data through transformations, categorisation (</w:t>
      </w:r>
      <w:r w:rsidR="00A75948" w:rsidRPr="00BC10BF">
        <w:rPr>
          <w:rFonts w:ascii="Arial" w:hAnsi="Arial" w:cs="Arial"/>
        </w:rPr>
        <w:t>e.g.</w:t>
      </w:r>
      <w:r w:rsidR="00982EFA" w:rsidRPr="00BC10BF">
        <w:rPr>
          <w:rFonts w:ascii="Arial" w:hAnsi="Arial" w:cs="Arial"/>
        </w:rPr>
        <w:t>,</w:t>
      </w:r>
      <w:r w:rsidR="00A75948" w:rsidRPr="00BC10BF">
        <w:rPr>
          <w:rFonts w:ascii="Arial" w:hAnsi="Arial" w:cs="Arial"/>
        </w:rPr>
        <w:t xml:space="preserve"> </w:t>
      </w:r>
      <w:r w:rsidR="00A03557" w:rsidRPr="00BC10BF">
        <w:rPr>
          <w:rFonts w:ascii="Arial" w:hAnsi="Arial" w:cs="Arial"/>
        </w:rPr>
        <w:t xml:space="preserve">deciles), and non-linear terms, rather than reliance on rank-based tests </w:t>
      </w:r>
      <w:r w:rsidR="00A03557" w:rsidRPr="00BC10BF">
        <w:rPr>
          <w:rFonts w:ascii="Arial" w:hAnsi="Arial" w:cs="Arial"/>
        </w:rPr>
        <w:fldChar w:fldCharType="begin"/>
      </w:r>
      <w:r w:rsidR="008E0375" w:rsidRPr="00BC10BF">
        <w:rPr>
          <w:rFonts w:ascii="Arial" w:hAnsi="Arial" w:cs="Arial"/>
        </w:rPr>
        <w:instrText xml:space="preserve"> ADDIN ZOTERO_ITEM CSL_CITATION {"citationID":"FwonQzGr","properties":{"formattedCitation":"(11,39)","plainCitation":"(11,39)","noteIndex":0},"citationItems":[{"id":511,"uris":["http://zotero.org/users/19172719/items/2EIBSZFW"],"itemData":{"id":511,"type":"article-journal","abstract":"Objective This study investigated the number of Korean adults who had a normal body mass index (BMI) but high body-fat percentage (BF%) and determined their increased risk factors for cardiovascular diseases, including high blood pressure, hyperglycemia, and dyslipidemia. Design and Methods This cross-sectional study was based on 12,386 subjects (6,534 men and 5,852 women), with a normal BMI, between 30 and 49 years of age. Subjects were categorized into two groups by BF% (normal BF% group, BF% &lt;25 for men, and BF% &lt;30 for women; high BF(%) group, BF% ≥25 for men, and BF% ≥30 for women). Results The proportion of subjects with a normal BMI and high BF% was 12.7% (n = 1,572; 291 [4.5%] men and 1,281 [21.9%] women). Subjects with a high BF% had a significantly higher prevalence of high blood pressure (men only), hyperglycemia, and dyslipidemia. Multiple logistic regression analyses revealed that subjects with a normal BMI and high BF% had a 1.63 (adjusted odds ratio, 95% confidence interval: 1.21–2.19) in men and 1.56 (adjusted odds ratio, 95% confidence interval: 1.36–1.80) in women increased risk of one or more cardiovascular risk factors compared to subjects in the normal BMI and normal BF% group, even after adjusting for abdominal obesity. Conclusion High BF% is associated with a high cardiometabolic risks, regardless of abdominal obesity, in normal-weight Korean adults. Thus, follow-up screening of those with a high BF% may be necessary to detect and prevent cardiometabolic diseases, particularly for women with a normal BMI.","container-title":"Obesity","DOI":"10.1002/oby.20020","ISSN":"1930-739X","issue":"8","language":"en","license":"Copyright © 2012 The Obesity Society","note":"_eprint: https://onlinelibrary.wiley.com/doi/pdf/10.1002/oby.20020","page":"1571-1577","source":"Wiley Online Library","title":"Implication of high-body-fat percentage on cardiometabolic risk in middle-aged, healthy, normal-weight adults","volume":"21","author":[{"family":"Kim","given":"Ji Young"},{"family":"Han","given":"Sang-Hwan"},{"family":"Yang","given":"Bong-Min"}],"issued":{"date-parts":[["2013"]]}}},{"id":794,"uris":["http://zotero.org/users/19172719/items/ZGYXRDZ4"],"itemData":{"id":794,"type":"article-journal","abstract":"Statistical errors are common in scientific literature and about 50% of the published articles have at least one error. The assumption of normality needs to be checked for many statistical procedures, namely parametric tests, because their validity depends on it. The aim of this commentary is to overview checking for normality in statistical analysis using SPSS.","container-title":"International Journal of Endocrinology and Metabolism","DOI":"10.5812/ijem.3505","ISSN":"1726-913X","issue":"2","journalAbbreviation":"Int J Endocrinol Metab","page":"486-489","PMID":"23843808","PMCID":"PMC3693611","source":"PubMed Central","title":"Normality Tests for Statistical Analysis: A Guide for Non-Statisticians","title-short":"Normality Tests for Statistical Analysis","volume":"10","author":[{"family":"Ghasemi","given":"Asghar"},{"family":"Zahediasl","given":"Saleh"}],"issued":{"date-parts":[["2012"]]}}}],"schema":"https://github.com/citation-style-language/schema/raw/master/csl-citation.json"} </w:instrText>
      </w:r>
      <w:r w:rsidR="00A03557" w:rsidRPr="00BC10BF">
        <w:rPr>
          <w:rFonts w:ascii="Arial" w:hAnsi="Arial" w:cs="Arial"/>
        </w:rPr>
        <w:fldChar w:fldCharType="separate"/>
      </w:r>
      <w:r w:rsidR="008E0375" w:rsidRPr="00BC10BF">
        <w:rPr>
          <w:rFonts w:ascii="Arial" w:hAnsi="Arial" w:cs="Arial"/>
        </w:rPr>
        <w:t>(11,39)</w:t>
      </w:r>
      <w:r w:rsidR="00A03557" w:rsidRPr="00BC10BF">
        <w:rPr>
          <w:rFonts w:ascii="Arial" w:hAnsi="Arial" w:cs="Arial"/>
        </w:rPr>
        <w:fldChar w:fldCharType="end"/>
      </w:r>
      <w:r w:rsidR="00A03557" w:rsidRPr="00BC10BF">
        <w:rPr>
          <w:rFonts w:ascii="Arial" w:hAnsi="Arial" w:cs="Arial"/>
        </w:rPr>
        <w:t xml:space="preserve">. </w:t>
      </w:r>
    </w:p>
    <w:p w14:paraId="2FACB810" w14:textId="7DC83D59" w:rsidR="00B731E8" w:rsidRPr="00BC10BF" w:rsidRDefault="004252A4" w:rsidP="00920C99">
      <w:pPr>
        <w:pStyle w:val="Heading3"/>
        <w:spacing w:line="360" w:lineRule="auto"/>
        <w:jc w:val="both"/>
        <w:rPr>
          <w:rFonts w:cs="Arial"/>
        </w:rPr>
      </w:pPr>
      <w:bookmarkStart w:id="127" w:name="_Toc219709483"/>
      <w:bookmarkStart w:id="128" w:name="_Toc219898713"/>
      <w:r w:rsidRPr="00BC10BF">
        <w:rPr>
          <w:rFonts w:cs="Arial"/>
        </w:rPr>
        <w:t>Model a</w:t>
      </w:r>
      <w:r w:rsidR="00B731E8" w:rsidRPr="00BC10BF">
        <w:rPr>
          <w:rFonts w:cs="Arial"/>
        </w:rPr>
        <w:t>ssumptions</w:t>
      </w:r>
      <w:bookmarkEnd w:id="127"/>
      <w:r w:rsidR="00592EBA" w:rsidRPr="00BC10BF">
        <w:rPr>
          <w:rFonts w:cs="Arial"/>
        </w:rPr>
        <w:t xml:space="preserve"> </w:t>
      </w:r>
      <w:r w:rsidRPr="00BC10BF">
        <w:rPr>
          <w:rFonts w:cs="Arial"/>
        </w:rPr>
        <w:t>and effect modification</w:t>
      </w:r>
      <w:bookmarkEnd w:id="128"/>
    </w:p>
    <w:p w14:paraId="33F0D4D1" w14:textId="77777777" w:rsidR="00BD317E" w:rsidRDefault="00AE031E" w:rsidP="00920C99">
      <w:pPr>
        <w:spacing w:line="360" w:lineRule="auto"/>
        <w:jc w:val="both"/>
        <w:rPr>
          <w:rFonts w:ascii="Arial" w:hAnsi="Arial" w:cs="Arial"/>
        </w:rPr>
      </w:pPr>
      <w:r w:rsidRPr="00BC10BF">
        <w:rPr>
          <w:rFonts w:ascii="Arial" w:hAnsi="Arial" w:cs="Arial"/>
        </w:rPr>
        <w:t xml:space="preserve">Model assumptions will be assessed using diagnostic plots and likelihood-based tests. Continuous variables will be transformed or categorised where required, and non-linear terms </w:t>
      </w:r>
      <w:proofErr w:type="gramStart"/>
      <w:r w:rsidRPr="00BC10BF">
        <w:rPr>
          <w:rFonts w:ascii="Arial" w:hAnsi="Arial" w:cs="Arial"/>
        </w:rPr>
        <w:t>introduced</w:t>
      </w:r>
      <w:proofErr w:type="gramEnd"/>
      <w:r w:rsidRPr="00BC10BF">
        <w:rPr>
          <w:rFonts w:ascii="Arial" w:hAnsi="Arial" w:cs="Arial"/>
        </w:rPr>
        <w:t xml:space="preserve"> if linearity assumptions are violated. Model fit will be evaluated using the Akaike Information Criterion and adjusted R-squared. Effect modification by sex, age group, socioeconomic position, and study site will be examined using interaction terms and stratified analyses. </w:t>
      </w:r>
    </w:p>
    <w:p w14:paraId="4B7BB8E4" w14:textId="61DE9B18" w:rsidR="00AE031E" w:rsidRPr="00BC10BF" w:rsidRDefault="00A877D8" w:rsidP="00920C99">
      <w:pPr>
        <w:spacing w:line="360" w:lineRule="auto"/>
        <w:jc w:val="both"/>
        <w:rPr>
          <w:rFonts w:ascii="Arial" w:hAnsi="Arial" w:cs="Arial"/>
        </w:rPr>
      </w:pPr>
      <w:r w:rsidRPr="00BC10BF">
        <w:rPr>
          <w:rFonts w:ascii="Arial" w:hAnsi="Arial" w:cs="Arial"/>
        </w:rPr>
        <w:t>My f</w:t>
      </w:r>
      <w:r w:rsidR="00AE031E" w:rsidRPr="00BC10BF">
        <w:rPr>
          <w:rFonts w:ascii="Arial" w:hAnsi="Arial" w:cs="Arial"/>
        </w:rPr>
        <w:t xml:space="preserve">inal </w:t>
      </w:r>
      <w:r w:rsidR="006C6B35" w:rsidRPr="00BC10BF">
        <w:rPr>
          <w:rFonts w:ascii="Arial" w:hAnsi="Arial" w:cs="Arial"/>
        </w:rPr>
        <w:t xml:space="preserve">choice of </w:t>
      </w:r>
      <w:r w:rsidR="00AE031E" w:rsidRPr="00BC10BF">
        <w:rPr>
          <w:rFonts w:ascii="Arial" w:hAnsi="Arial" w:cs="Arial"/>
        </w:rPr>
        <w:t>modelling str</w:t>
      </w:r>
      <w:r w:rsidR="006C6B35" w:rsidRPr="00BC10BF">
        <w:rPr>
          <w:rFonts w:ascii="Arial" w:hAnsi="Arial" w:cs="Arial"/>
        </w:rPr>
        <w:t>ategies may be refined after accessing the data</w:t>
      </w:r>
      <w:r w:rsidR="00AE031E" w:rsidRPr="00BC10BF">
        <w:rPr>
          <w:rFonts w:ascii="Arial" w:hAnsi="Arial" w:cs="Arial"/>
        </w:rPr>
        <w:t xml:space="preserve"> an</w:t>
      </w:r>
      <w:r w:rsidRPr="00BC10BF">
        <w:rPr>
          <w:rFonts w:ascii="Arial" w:hAnsi="Arial" w:cs="Arial"/>
        </w:rPr>
        <w:t xml:space="preserve">d </w:t>
      </w:r>
      <w:r w:rsidR="006C6B35" w:rsidRPr="00BC10BF">
        <w:rPr>
          <w:rFonts w:ascii="Arial" w:hAnsi="Arial" w:cs="Arial"/>
        </w:rPr>
        <w:t xml:space="preserve">attending </w:t>
      </w:r>
      <w:r w:rsidRPr="00BC10BF">
        <w:rPr>
          <w:rFonts w:ascii="Arial" w:hAnsi="Arial" w:cs="Arial"/>
        </w:rPr>
        <w:t>advanced biostatistics classes.</w:t>
      </w:r>
    </w:p>
    <w:p w14:paraId="7F2F7A36" w14:textId="61454849" w:rsidR="00B731E8" w:rsidRPr="00BC10BF" w:rsidRDefault="00B731E8" w:rsidP="00920C99">
      <w:pPr>
        <w:pStyle w:val="Heading3"/>
        <w:spacing w:line="360" w:lineRule="auto"/>
        <w:jc w:val="both"/>
        <w:rPr>
          <w:rFonts w:cs="Arial"/>
        </w:rPr>
      </w:pPr>
      <w:bookmarkStart w:id="129" w:name="_Toc219709484"/>
      <w:bookmarkStart w:id="130" w:name="_Toc219898714"/>
      <w:r w:rsidRPr="00BC10BF">
        <w:rPr>
          <w:rFonts w:cs="Arial"/>
        </w:rPr>
        <w:t xml:space="preserve">Research </w:t>
      </w:r>
      <w:proofErr w:type="gramStart"/>
      <w:r w:rsidRPr="00BC10BF">
        <w:rPr>
          <w:rFonts w:cs="Arial"/>
        </w:rPr>
        <w:t>aim</w:t>
      </w:r>
      <w:proofErr w:type="gramEnd"/>
      <w:r w:rsidRPr="00BC10BF">
        <w:rPr>
          <w:rFonts w:cs="Arial"/>
        </w:rPr>
        <w:t xml:space="preserve"> 3</w:t>
      </w:r>
      <w:bookmarkEnd w:id="129"/>
      <w:r w:rsidR="004252A4" w:rsidRPr="00BC10BF">
        <w:rPr>
          <w:rFonts w:cs="Arial"/>
        </w:rPr>
        <w:t>: Longitudinal analyses</w:t>
      </w:r>
      <w:bookmarkEnd w:id="130"/>
    </w:p>
    <w:p w14:paraId="23897115" w14:textId="261D2165" w:rsidR="00E56FFE" w:rsidRPr="00BC10BF" w:rsidRDefault="00B731E8" w:rsidP="00920C99">
      <w:pPr>
        <w:spacing w:line="360" w:lineRule="auto"/>
        <w:jc w:val="both"/>
        <w:rPr>
          <w:rFonts w:ascii="Arial" w:hAnsi="Arial" w:cs="Arial"/>
        </w:rPr>
      </w:pPr>
      <w:r w:rsidRPr="00BC10BF">
        <w:rPr>
          <w:rFonts w:ascii="Arial" w:hAnsi="Arial" w:cs="Arial"/>
        </w:rPr>
        <w:t xml:space="preserve">Cox proportional </w:t>
      </w:r>
      <w:r w:rsidR="00A877D8" w:rsidRPr="00BC10BF">
        <w:rPr>
          <w:rFonts w:ascii="Arial" w:hAnsi="Arial" w:cs="Arial"/>
        </w:rPr>
        <w:t>hazard models</w:t>
      </w:r>
      <w:r w:rsidRPr="00BC10BF">
        <w:rPr>
          <w:rFonts w:ascii="Arial" w:hAnsi="Arial" w:cs="Arial"/>
        </w:rPr>
        <w:t xml:space="preserve"> will examine associations between baseline body composition measures and incident type 2 diabetes. </w:t>
      </w:r>
      <w:r w:rsidR="00E56FFE" w:rsidRPr="00BC10BF">
        <w:rPr>
          <w:rFonts w:ascii="Arial" w:hAnsi="Arial" w:cs="Arial"/>
        </w:rPr>
        <w:t xml:space="preserve">Hazard ratios </w:t>
      </w:r>
      <w:r w:rsidR="00A877D8" w:rsidRPr="00BC10BF">
        <w:rPr>
          <w:rFonts w:ascii="Arial" w:hAnsi="Arial" w:cs="Arial"/>
        </w:rPr>
        <w:t xml:space="preserve">with 95% </w:t>
      </w:r>
      <w:r w:rsidR="00E56FFE" w:rsidRPr="00BC10BF">
        <w:rPr>
          <w:rFonts w:ascii="Arial" w:hAnsi="Arial" w:cs="Arial"/>
        </w:rPr>
        <w:t xml:space="preserve">confidence intervals </w:t>
      </w:r>
      <w:r w:rsidRPr="00BC10BF">
        <w:rPr>
          <w:rFonts w:ascii="Arial" w:hAnsi="Arial" w:cs="Arial"/>
        </w:rPr>
        <w:t xml:space="preserve">will </w:t>
      </w:r>
      <w:r w:rsidR="00A877D8" w:rsidRPr="00BC10BF">
        <w:rPr>
          <w:rFonts w:ascii="Arial" w:hAnsi="Arial" w:cs="Arial"/>
        </w:rPr>
        <w:t>be interpreted cautiously, as incident outcomes</w:t>
      </w:r>
      <w:r w:rsidRPr="00BC10BF">
        <w:rPr>
          <w:rFonts w:ascii="Arial" w:hAnsi="Arial" w:cs="Arial"/>
        </w:rPr>
        <w:t xml:space="preserve"> </w:t>
      </w:r>
      <w:r w:rsidR="00A877D8" w:rsidRPr="00BC10BF">
        <w:rPr>
          <w:rFonts w:ascii="Arial" w:hAnsi="Arial" w:cs="Arial"/>
        </w:rPr>
        <w:t xml:space="preserve">are currently </w:t>
      </w:r>
      <w:r w:rsidR="00A35EE6" w:rsidRPr="00BC10BF">
        <w:rPr>
          <w:rFonts w:ascii="Arial" w:hAnsi="Arial" w:cs="Arial"/>
        </w:rPr>
        <w:t xml:space="preserve">self-reported </w:t>
      </w:r>
      <w:r w:rsidR="00A877D8" w:rsidRPr="00BC10BF">
        <w:rPr>
          <w:rFonts w:ascii="Arial" w:hAnsi="Arial" w:cs="Arial"/>
        </w:rPr>
        <w:t xml:space="preserve">and </w:t>
      </w:r>
      <w:r w:rsidR="00A35EE6" w:rsidRPr="00BC10BF">
        <w:rPr>
          <w:rFonts w:ascii="Arial" w:hAnsi="Arial" w:cs="Arial"/>
        </w:rPr>
        <w:t>validation is ongoing.</w:t>
      </w:r>
      <w:r w:rsidR="00E56FFE" w:rsidRPr="00BC10BF">
        <w:rPr>
          <w:rFonts w:ascii="Arial" w:hAnsi="Arial" w:cs="Arial"/>
        </w:rPr>
        <w:t xml:space="preserve"> Models will be adjusted for age, sex, </w:t>
      </w:r>
      <w:del w:id="131" w:author="S.K. Kaptoge" w:date="2026-01-21T20:07:00Z" w16du:dateUtc="2026-01-21T20:07:00Z">
        <w:r w:rsidR="00E56FFE" w:rsidRPr="00BC10BF" w:rsidDel="008B3194">
          <w:rPr>
            <w:rFonts w:ascii="Arial" w:hAnsi="Arial" w:cs="Arial"/>
          </w:rPr>
          <w:delText xml:space="preserve">and </w:delText>
        </w:r>
      </w:del>
      <w:r w:rsidR="00E56FFE" w:rsidRPr="00BC10BF">
        <w:rPr>
          <w:rFonts w:ascii="Arial" w:hAnsi="Arial" w:cs="Arial"/>
        </w:rPr>
        <w:t>socioeconom</w:t>
      </w:r>
      <w:r w:rsidR="00A877D8" w:rsidRPr="00BC10BF">
        <w:rPr>
          <w:rFonts w:ascii="Arial" w:hAnsi="Arial" w:cs="Arial"/>
        </w:rPr>
        <w:t>ic status</w:t>
      </w:r>
      <w:ins w:id="132" w:author="S.K. Kaptoge" w:date="2026-01-21T20:07:00Z" w16du:dateUtc="2026-01-21T20:07:00Z">
        <w:r w:rsidR="008B3194">
          <w:rPr>
            <w:rFonts w:ascii="Arial" w:hAnsi="Arial" w:cs="Arial"/>
          </w:rPr>
          <w:t xml:space="preserve"> and other </w:t>
        </w:r>
        <w:proofErr w:type="spellStart"/>
        <w:r w:rsidR="008B3194">
          <w:rPr>
            <w:rFonts w:ascii="Arial" w:hAnsi="Arial" w:cs="Arial"/>
          </w:rPr>
          <w:t>anthropometic</w:t>
        </w:r>
        <w:proofErr w:type="spellEnd"/>
        <w:r w:rsidR="008B3194">
          <w:rPr>
            <w:rFonts w:ascii="Arial" w:hAnsi="Arial" w:cs="Arial"/>
          </w:rPr>
          <w:t xml:space="preserve"> or BIA measures as relevant</w:t>
        </w:r>
      </w:ins>
      <w:r w:rsidR="006C6B35" w:rsidRPr="00BC10BF">
        <w:rPr>
          <w:rFonts w:ascii="Arial" w:hAnsi="Arial" w:cs="Arial"/>
        </w:rPr>
        <w:t>,</w:t>
      </w:r>
      <w:r w:rsidR="00A877D8" w:rsidRPr="00BC10BF">
        <w:rPr>
          <w:rFonts w:ascii="Arial" w:hAnsi="Arial" w:cs="Arial"/>
        </w:rPr>
        <w:t xml:space="preserve"> </w:t>
      </w:r>
      <w:del w:id="133" w:author="S.K. Kaptoge" w:date="2026-01-21T20:07:00Z" w16du:dateUtc="2026-01-21T20:07:00Z">
        <w:r w:rsidR="00A877D8" w:rsidRPr="00BC10BF" w:rsidDel="008B3194">
          <w:rPr>
            <w:rFonts w:ascii="Arial" w:hAnsi="Arial" w:cs="Arial"/>
          </w:rPr>
          <w:delText>with</w:delText>
        </w:r>
        <w:r w:rsidR="00E56FFE" w:rsidRPr="00BC10BF" w:rsidDel="008B3194">
          <w:rPr>
            <w:rFonts w:ascii="Arial" w:hAnsi="Arial" w:cs="Arial"/>
          </w:rPr>
          <w:delText xml:space="preserve"> performance ev</w:delText>
        </w:r>
        <w:r w:rsidR="004B483A" w:rsidDel="008B3194">
          <w:rPr>
            <w:rFonts w:ascii="Arial" w:hAnsi="Arial" w:cs="Arial"/>
          </w:rPr>
          <w:delText>aluated using Harrell’s C-index</w:delText>
        </w:r>
        <w:r w:rsidR="006C6B35" w:rsidRPr="00BC10BF" w:rsidDel="008B3194">
          <w:rPr>
            <w:rFonts w:ascii="Arial" w:hAnsi="Arial" w:cs="Arial"/>
          </w:rPr>
          <w:delText xml:space="preserve"> </w:delText>
        </w:r>
      </w:del>
      <w:ins w:id="134" w:author="S.K. Kaptoge" w:date="2026-01-21T20:07:00Z" w16du:dateUtc="2026-01-21T20:07:00Z">
        <w:r w:rsidR="008B3194">
          <w:rPr>
            <w:rFonts w:ascii="Arial" w:hAnsi="Arial" w:cs="Arial"/>
          </w:rPr>
          <w:t>with</w:t>
        </w:r>
      </w:ins>
      <w:del w:id="135" w:author="S.K. Kaptoge" w:date="2026-01-21T20:07:00Z" w16du:dateUtc="2026-01-21T20:07:00Z">
        <w:r w:rsidR="00E56FFE" w:rsidRPr="00BC10BF" w:rsidDel="008B3194">
          <w:rPr>
            <w:rFonts w:ascii="Arial" w:hAnsi="Arial" w:cs="Arial"/>
          </w:rPr>
          <w:delText>and</w:delText>
        </w:r>
      </w:del>
      <w:r w:rsidR="00E56FFE" w:rsidRPr="00BC10BF">
        <w:rPr>
          <w:rFonts w:ascii="Arial" w:hAnsi="Arial" w:cs="Arial"/>
        </w:rPr>
        <w:t xml:space="preserve"> the Akaike Information Criterion (AIC) </w:t>
      </w:r>
      <w:ins w:id="136" w:author="S.K. Kaptoge" w:date="2026-01-21T20:07:00Z" w16du:dateUtc="2026-01-21T20:07:00Z">
        <w:r w:rsidR="008B3194">
          <w:rPr>
            <w:rFonts w:ascii="Arial" w:hAnsi="Arial" w:cs="Arial"/>
          </w:rPr>
          <w:t xml:space="preserve">used </w:t>
        </w:r>
      </w:ins>
      <w:r w:rsidR="00E56FFE" w:rsidRPr="00BC10BF">
        <w:rPr>
          <w:rFonts w:ascii="Arial" w:hAnsi="Arial" w:cs="Arial"/>
        </w:rPr>
        <w:t xml:space="preserve">to determine the </w:t>
      </w:r>
      <w:del w:id="137" w:author="S.K. Kaptoge" w:date="2026-01-21T20:08:00Z" w16du:dateUtc="2026-01-21T20:08:00Z">
        <w:r w:rsidR="00E56FFE" w:rsidRPr="00BC10BF" w:rsidDel="008B3194">
          <w:rPr>
            <w:rFonts w:ascii="Arial" w:hAnsi="Arial" w:cs="Arial"/>
          </w:rPr>
          <w:delText xml:space="preserve">best-fitting </w:delText>
        </w:r>
      </w:del>
      <w:ins w:id="138" w:author="S.K. Kaptoge" w:date="2026-01-21T20:08:00Z" w16du:dateUtc="2026-01-21T20:08:00Z">
        <w:r w:rsidR="008B3194">
          <w:rPr>
            <w:rFonts w:ascii="Arial" w:hAnsi="Arial" w:cs="Arial"/>
          </w:rPr>
          <w:t xml:space="preserve">most informative model including </w:t>
        </w:r>
      </w:ins>
      <w:r w:rsidR="00E56FFE" w:rsidRPr="00BC10BF">
        <w:rPr>
          <w:rFonts w:ascii="Arial" w:hAnsi="Arial" w:cs="Arial"/>
        </w:rPr>
        <w:t xml:space="preserve">body composition </w:t>
      </w:r>
      <w:del w:id="139" w:author="S.K. Kaptoge" w:date="2026-01-21T20:09:00Z" w16du:dateUtc="2026-01-21T20:09:00Z">
        <w:r w:rsidR="00E56FFE" w:rsidRPr="00BC10BF" w:rsidDel="008B3194">
          <w:rPr>
            <w:rFonts w:ascii="Arial" w:hAnsi="Arial" w:cs="Arial"/>
          </w:rPr>
          <w:delText>parameters</w:delText>
        </w:r>
        <w:r w:rsidR="009766C9" w:rsidRPr="00BC10BF" w:rsidDel="008B3194">
          <w:rPr>
            <w:rFonts w:ascii="Arial" w:hAnsi="Arial" w:cs="Arial"/>
          </w:rPr>
          <w:delText xml:space="preserve"> </w:delText>
        </w:r>
      </w:del>
      <w:ins w:id="140" w:author="S.K. Kaptoge" w:date="2026-01-21T20:09:00Z" w16du:dateUtc="2026-01-21T20:09:00Z">
        <w:r w:rsidR="008B3194">
          <w:rPr>
            <w:rFonts w:ascii="Arial" w:hAnsi="Arial" w:cs="Arial"/>
          </w:rPr>
          <w:t xml:space="preserve">variables </w:t>
        </w:r>
      </w:ins>
      <w:r w:rsidR="009766C9" w:rsidRPr="00BC10BF">
        <w:rPr>
          <w:rFonts w:ascii="Arial" w:hAnsi="Arial" w:cs="Arial"/>
        </w:rPr>
        <w:fldChar w:fldCharType="begin"/>
      </w:r>
      <w:r w:rsidR="008E0375" w:rsidRPr="00BC10BF">
        <w:rPr>
          <w:rFonts w:ascii="Arial" w:hAnsi="Arial" w:cs="Arial"/>
        </w:rPr>
        <w:instrText xml:space="preserve"> ADDIN ZOTERO_ITEM CSL_CITATION {"citationID":"64uQFzKQ","properties":{"formattedCitation":"(45,46)","plainCitation":"(45,46)","noteIndex":0},"citationItems":[{"id":826,"uris":["http://zotero.org/users/19172719/items/8QCTKYB3"],"itemData":{"id":826,"type":"article-journal","abstract":"The performance of prediction models can be assessed using a variety of different methods and metrics. Traditional measures for binary and survival outcomes include the Brier score to indicate overall model performance, the concordance (or c) statistic for discriminative ability (or area under the receiver operating characteristic (ROC) curve), and goodness-of-fit statistics for calibration., Several new measures have recently been proposed that can be seen as refinements of discrimination measures, including variants of the c statistic for survival, reclassification tables, net reclassification improvement (NRI), and integrated discrimination improvement (IDI). Moreover, decision–analytic measures have been proposed, including decision curves to plot the net benefit achieved by making decisions based on model predictions., We aimed to define the role of these relatively novel approaches in the evaluation of the performance of prediction models. For illustration we present a case study of predicting the presence of residual tumor versus benign tissue in patients with testicular cancer (n=544 for model development, n=273 for external validation)., We suggest that reporting discrimination and calibration will always be important for a prediction model. Decision-analytic measures should be reported if the predictive model is to be used for making clinical decisions. Other measures of performance may be warranted in specific applications, such as reclassification metrics to gain insight into the value of adding a novel predictor to an established model.","container-title":"Epidemiology (Cambridge, Mass.)","DOI":"10.1097/EDE.0b013e3181c30fb2","ISSN":"1044-3983","issue":"1","journalAbbreviation":"Epidemiology","page":"128-138","PMID":"20010215","PMCID":"PMC3575184","source":"PubMed Central","title":"Assessing the performance of prediction models: a framework for some traditional and novel measures","title-short":"Assessing the performance of prediction models","volume":"21","author":[{"family":"Steyerberg","given":"Ewout W."},{"family":"Vickers","given":"Andrew J."},{"family":"Cook","given":"Nancy R."},{"family":"Gerds","given":"Thomas"},{"family":"Gonen","given":"Mithat"},{"family":"Obuchowski","given":"Nancy"},{"family":"Pencina","given":"Michael J."},{"family":"Kattan","given":"Michael W."}],"issued":{"date-parts":[["2010",1]]}}},{"id":832,"uris":["http://zotero.org/users/19172719/items/MTPZRNPF"],"itemData":{"id":832,"type":"chapter","abstract":"The Cox proportional hazards model [36] has become by a wide margin the most used procedure for modeling the relationship of covariates to a survival or other censored outcome.","container-title":"Modeling Survival Data: Extending the Cox Model","DOI":"10.1007/978-1-4757-3294-8_3","ISBN":"978-1-4757-3294-8","language":"en","page":"39-77","publisher":"Springer","publisher-place":"New York, NY","source":"Springer Link","title":"The Cox Model","URL":"https://doi.org/10.1007/978-1-4757-3294-8_3","author":[{"family":"Therneau","given":"Terry M."},{"family":"Grambsch","given":"Patricia M."}],"editor":[{"family":"Therneau","given":"Terry M."},{"family":"Grambsch","given":"Patricia M."}],"accessed":{"date-parts":[["2026",1,20]]},"issued":{"date-parts":[["2000"]]}}}],"schema":"https://github.com/citation-style-language/schema/raw/master/csl-citation.json"} </w:instrText>
      </w:r>
      <w:r w:rsidR="009766C9" w:rsidRPr="00BC10BF">
        <w:rPr>
          <w:rFonts w:ascii="Arial" w:hAnsi="Arial" w:cs="Arial"/>
        </w:rPr>
        <w:fldChar w:fldCharType="separate"/>
      </w:r>
      <w:r w:rsidR="008E0375" w:rsidRPr="00BC10BF">
        <w:rPr>
          <w:rFonts w:ascii="Arial" w:hAnsi="Arial" w:cs="Arial"/>
        </w:rPr>
        <w:t>(45,46)</w:t>
      </w:r>
      <w:r w:rsidR="009766C9" w:rsidRPr="00BC10BF">
        <w:rPr>
          <w:rFonts w:ascii="Arial" w:hAnsi="Arial" w:cs="Arial"/>
        </w:rPr>
        <w:fldChar w:fldCharType="end"/>
      </w:r>
      <w:r w:rsidR="00E56FFE" w:rsidRPr="00BC10BF">
        <w:rPr>
          <w:rFonts w:ascii="Arial" w:hAnsi="Arial" w:cs="Arial"/>
        </w:rPr>
        <w:t>.</w:t>
      </w:r>
      <w:r w:rsidR="009766C9" w:rsidRPr="00BC10BF">
        <w:rPr>
          <w:rFonts w:ascii="Arial" w:hAnsi="Arial" w:cs="Arial"/>
        </w:rPr>
        <w:t xml:space="preserve"> </w:t>
      </w:r>
      <w:r w:rsidR="00A877D8" w:rsidRPr="00BC10BF">
        <w:rPr>
          <w:rFonts w:ascii="Arial" w:hAnsi="Arial" w:cs="Arial"/>
        </w:rPr>
        <w:t xml:space="preserve">Robust standard errors or frailty models will be used to account for household-level clustering </w:t>
      </w:r>
      <w:r w:rsidR="009766C9" w:rsidRPr="00BC10BF">
        <w:rPr>
          <w:rFonts w:ascii="Arial" w:hAnsi="Arial" w:cs="Arial"/>
          <w:bCs/>
        </w:rPr>
        <w:fldChar w:fldCharType="begin"/>
      </w:r>
      <w:r w:rsidR="008E0375" w:rsidRPr="00BC10BF">
        <w:rPr>
          <w:rFonts w:ascii="Arial" w:hAnsi="Arial" w:cs="Arial"/>
          <w:bCs/>
        </w:rPr>
        <w:instrText xml:space="preserve"> ADDIN ZOTERO_ITEM CSL_CITATION {"citationID":"ZhLOIkZq","properties":{"formattedCitation":"(47)","plainCitation":"(47)","noteIndex":0},"citationItems":[{"id":829,"uris":["http://zotero.org/users/19172719/items/QBC7MVMX"],"itemData":{"id":829,"type":"article-journal","abstract":"Data that have a multilevel structure occur frequently across a range of disciplines, including epidemiology, health services research, public health, education and sociology. We describe three families of regression models for the analysis of multilevel survival data. First, Cox proportional hazards models with mixed effects incorporate cluster-specific random effects that modify the baseline hazard function. Second, piecewise exponential survival models partition the duration of follow-up into mutually exclusive intervals and fit a model that assumes that the hazard function is constant within each interval. This is equivalent to a Poisson regression model that incorporates the duration of exposure within each interval. By incorporating cluster-specific random effects, generalised linear mixed models can be used to analyse these data. Third, after partitioning the duration of follow-up into mutually exclusive intervals, one can use discrete time survival models that use a complementary log–log generalised linear model to model the occurrence of the outcome of interest within each interval. Random effects can be incorporated to account for within-cluster homogeneity in outcomes. We illustrate the application of these methods using data consisting of patients hospitalised with a heart attack. We illustrate the application of these methods using three statistical programming languages (R, SAS and Stata).","container-title":"International statistical review = Revue internationale de statistique","DOI":"10.1111/insr.12214","ISSN":"0306-7734","issue":"2","journalAbbreviation":"Int Stat Rev","page":"185-203","PMID":"29307954","PMCID":"PMC5756088","source":"PubMed Central","title":"A Tutorial on Multilevel Survival Analysis: Methods, Models and Applications","title-short":"A Tutorial on Multilevel Survival Analysis","volume":"85","author":[{"family":"Austin","given":"Peter C."}],"issued":{"date-parts":[["2017",8]]}}}],"schema":"https://github.com/citation-style-language/schema/raw/master/csl-citation.json"} </w:instrText>
      </w:r>
      <w:r w:rsidR="009766C9" w:rsidRPr="00BC10BF">
        <w:rPr>
          <w:rFonts w:ascii="Arial" w:hAnsi="Arial" w:cs="Arial"/>
          <w:bCs/>
        </w:rPr>
        <w:fldChar w:fldCharType="separate"/>
      </w:r>
      <w:r w:rsidR="008E0375" w:rsidRPr="00BC10BF">
        <w:rPr>
          <w:rFonts w:ascii="Arial" w:hAnsi="Arial" w:cs="Arial"/>
        </w:rPr>
        <w:t>(47)</w:t>
      </w:r>
      <w:r w:rsidR="009766C9" w:rsidRPr="00BC10BF">
        <w:rPr>
          <w:rFonts w:ascii="Arial" w:hAnsi="Arial" w:cs="Arial"/>
          <w:bCs/>
        </w:rPr>
        <w:fldChar w:fldCharType="end"/>
      </w:r>
      <w:r w:rsidR="009766C9" w:rsidRPr="00BC10BF">
        <w:rPr>
          <w:rFonts w:ascii="Arial" w:hAnsi="Arial" w:cs="Arial"/>
          <w:bCs/>
        </w:rPr>
        <w:t>.</w:t>
      </w:r>
      <w:r w:rsidR="00E56FFE" w:rsidRPr="00BC10BF">
        <w:rPr>
          <w:rFonts w:ascii="Arial" w:hAnsi="Arial" w:cs="Arial"/>
          <w:b/>
          <w:bCs/>
        </w:rPr>
        <w:t xml:space="preserve"> </w:t>
      </w:r>
      <w:ins w:id="141" w:author="S.K. Kaptoge" w:date="2026-01-21T20:10:00Z" w16du:dateUtc="2026-01-21T20:10:00Z">
        <w:r w:rsidR="008B3194" w:rsidRPr="008B3194">
          <w:rPr>
            <w:rFonts w:ascii="Arial" w:hAnsi="Arial" w:cs="Arial"/>
            <w:rPrChange w:id="142" w:author="S.K. Kaptoge" w:date="2026-01-21T20:10:00Z" w16du:dateUtc="2026-01-21T20:10:00Z">
              <w:rPr>
                <w:rFonts w:ascii="Arial" w:hAnsi="Arial" w:cs="Arial"/>
                <w:b/>
                <w:bCs/>
              </w:rPr>
            </w:rPrChange>
          </w:rPr>
          <w:t xml:space="preserve">Predictive value of </w:t>
        </w:r>
      </w:ins>
      <w:ins w:id="143" w:author="S.K. Kaptoge" w:date="2026-01-21T20:11:00Z" w16du:dateUtc="2026-01-21T20:11:00Z">
        <w:r w:rsidR="008B3194">
          <w:rPr>
            <w:rFonts w:ascii="Arial" w:hAnsi="Arial" w:cs="Arial"/>
          </w:rPr>
          <w:t>alternative</w:t>
        </w:r>
      </w:ins>
      <w:ins w:id="144" w:author="S.K. Kaptoge" w:date="2026-01-21T20:09:00Z" w16du:dateUtc="2026-01-21T20:09:00Z">
        <w:r w:rsidR="008B3194">
          <w:rPr>
            <w:rFonts w:ascii="Arial" w:hAnsi="Arial" w:cs="Arial"/>
          </w:rPr>
          <w:t xml:space="preserve"> models will secondarily be </w:t>
        </w:r>
      </w:ins>
      <w:ins w:id="145" w:author="S.K. Kaptoge" w:date="2026-01-21T20:11:00Z" w16du:dateUtc="2026-01-21T20:11:00Z">
        <w:r w:rsidR="008B3194">
          <w:rPr>
            <w:rFonts w:ascii="Arial" w:hAnsi="Arial" w:cs="Arial"/>
          </w:rPr>
          <w:t>compared</w:t>
        </w:r>
      </w:ins>
      <w:ins w:id="146" w:author="S.K. Kaptoge" w:date="2026-01-21T20:09:00Z" w16du:dateUtc="2026-01-21T20:09:00Z">
        <w:r w:rsidR="008B3194">
          <w:rPr>
            <w:rFonts w:ascii="Arial" w:hAnsi="Arial" w:cs="Arial"/>
          </w:rPr>
          <w:t xml:space="preserve"> using </w:t>
        </w:r>
      </w:ins>
      <w:proofErr w:type="gramStart"/>
      <w:ins w:id="147" w:author="S.K. Kaptoge" w:date="2026-01-21T20:11:00Z" w16du:dateUtc="2026-01-21T20:11:00Z">
        <w:r w:rsidR="008B3194">
          <w:rPr>
            <w:rFonts w:ascii="Arial" w:hAnsi="Arial" w:cs="Arial"/>
          </w:rPr>
          <w:t xml:space="preserve">the </w:t>
        </w:r>
      </w:ins>
      <w:ins w:id="148" w:author="S.K. Kaptoge" w:date="2026-01-21T20:09:00Z" w16du:dateUtc="2026-01-21T20:09:00Z">
        <w:r w:rsidR="008B3194">
          <w:rPr>
            <w:rFonts w:ascii="Arial" w:hAnsi="Arial" w:cs="Arial"/>
          </w:rPr>
          <w:t>Harrell’s</w:t>
        </w:r>
        <w:proofErr w:type="gramEnd"/>
        <w:r w:rsidR="008B3194">
          <w:rPr>
            <w:rFonts w:ascii="Arial" w:hAnsi="Arial" w:cs="Arial"/>
          </w:rPr>
          <w:t xml:space="preserve"> C-index</w:t>
        </w:r>
      </w:ins>
      <w:ins w:id="149" w:author="S.K. Kaptoge" w:date="2026-01-21T20:11:00Z" w16du:dateUtc="2026-01-21T20:11:00Z">
        <w:r w:rsidR="008B3194">
          <w:rPr>
            <w:rFonts w:ascii="Arial" w:hAnsi="Arial" w:cs="Arial"/>
          </w:rPr>
          <w:t>.</w:t>
        </w:r>
      </w:ins>
    </w:p>
    <w:p w14:paraId="020B9574" w14:textId="6C6570F2" w:rsidR="00B731E8" w:rsidRPr="00BC10BF" w:rsidRDefault="004252A4" w:rsidP="00920C99">
      <w:pPr>
        <w:pStyle w:val="Heading3"/>
        <w:spacing w:line="360" w:lineRule="auto"/>
        <w:jc w:val="both"/>
        <w:rPr>
          <w:rFonts w:cs="Arial"/>
        </w:rPr>
      </w:pPr>
      <w:bookmarkStart w:id="150" w:name="_Toc219709485"/>
      <w:bookmarkStart w:id="151" w:name="_Toc219898715"/>
      <w:r w:rsidRPr="00BC10BF">
        <w:rPr>
          <w:rFonts w:cs="Arial"/>
        </w:rPr>
        <w:t xml:space="preserve">Cox Proportional </w:t>
      </w:r>
      <w:bookmarkEnd w:id="150"/>
      <w:r w:rsidR="006C6B35" w:rsidRPr="00BC10BF">
        <w:rPr>
          <w:rFonts w:cs="Arial"/>
        </w:rPr>
        <w:t>Hazards Assumptions</w:t>
      </w:r>
      <w:bookmarkEnd w:id="151"/>
      <w:r w:rsidR="00592EBA" w:rsidRPr="00BC10BF">
        <w:rPr>
          <w:rFonts w:cs="Arial"/>
        </w:rPr>
        <w:t xml:space="preserve"> </w:t>
      </w:r>
    </w:p>
    <w:p w14:paraId="2EC0D1C4" w14:textId="1DD9DB4C" w:rsidR="00A877D8" w:rsidRPr="00BC10BF" w:rsidRDefault="004B483A" w:rsidP="00920C99">
      <w:pPr>
        <w:spacing w:line="360" w:lineRule="auto"/>
        <w:jc w:val="both"/>
        <w:rPr>
          <w:rFonts w:ascii="Arial" w:hAnsi="Arial" w:cs="Arial"/>
        </w:rPr>
      </w:pPr>
      <w:r w:rsidRPr="004B483A">
        <w:rPr>
          <w:rFonts w:ascii="Arial" w:hAnsi="Arial" w:cs="Arial"/>
        </w:rPr>
        <w:t xml:space="preserve">Proportional hazards assumptions will be assessed using Schoenfeld residuals, with non-informative censoring assumed. Sensitivity analyses will exclude participants with baseline cardiometabolic disease </w:t>
      </w:r>
      <w:proofErr w:type="gramStart"/>
      <w:r w:rsidRPr="004B483A">
        <w:rPr>
          <w:rFonts w:ascii="Arial" w:hAnsi="Arial" w:cs="Arial"/>
        </w:rPr>
        <w:t>or on</w:t>
      </w:r>
      <w:proofErr w:type="gramEnd"/>
      <w:r w:rsidRPr="004B483A">
        <w:rPr>
          <w:rFonts w:ascii="Arial" w:hAnsi="Arial" w:cs="Arial"/>
        </w:rPr>
        <w:t xml:space="preserve"> relevant medications.</w:t>
      </w:r>
    </w:p>
    <w:p w14:paraId="0226B86F" w14:textId="125CA046" w:rsidR="00B731E8" w:rsidRPr="00BC10BF" w:rsidRDefault="00B731E8" w:rsidP="00920C99">
      <w:pPr>
        <w:pStyle w:val="Heading2"/>
        <w:spacing w:line="360" w:lineRule="auto"/>
        <w:jc w:val="both"/>
        <w:rPr>
          <w:rFonts w:cs="Arial"/>
        </w:rPr>
      </w:pPr>
      <w:bookmarkStart w:id="152" w:name="_Toc219709486"/>
      <w:bookmarkStart w:id="153" w:name="_Toc219898716"/>
      <w:r w:rsidRPr="00BC10BF">
        <w:rPr>
          <w:rFonts w:cs="Arial"/>
        </w:rPr>
        <w:lastRenderedPageBreak/>
        <w:t xml:space="preserve">Handling of missing </w:t>
      </w:r>
      <w:r w:rsidR="007549DF" w:rsidRPr="00BC10BF">
        <w:rPr>
          <w:rFonts w:cs="Arial"/>
        </w:rPr>
        <w:t>d</w:t>
      </w:r>
      <w:r w:rsidRPr="00BC10BF">
        <w:rPr>
          <w:rFonts w:cs="Arial"/>
        </w:rPr>
        <w:t>ata</w:t>
      </w:r>
      <w:bookmarkEnd w:id="152"/>
      <w:bookmarkEnd w:id="153"/>
      <w:r w:rsidR="00A877D8" w:rsidRPr="00BC10BF">
        <w:rPr>
          <w:rFonts w:cs="Arial"/>
        </w:rPr>
        <w:t xml:space="preserve"> </w:t>
      </w:r>
    </w:p>
    <w:p w14:paraId="60422588" w14:textId="3134C174" w:rsidR="00A35EE6" w:rsidRPr="00BC10BF" w:rsidRDefault="00F91856" w:rsidP="00920C99">
      <w:pPr>
        <w:spacing w:line="360" w:lineRule="auto"/>
        <w:jc w:val="both"/>
        <w:rPr>
          <w:rFonts w:ascii="Arial" w:hAnsi="Arial" w:cs="Arial"/>
        </w:rPr>
      </w:pPr>
      <w:r w:rsidRPr="00BC10BF">
        <w:rPr>
          <w:rFonts w:ascii="Arial" w:hAnsi="Arial" w:cs="Arial"/>
        </w:rPr>
        <w:t xml:space="preserve">Patterns and extent of missing data will be examined </w:t>
      </w:r>
      <w:r w:rsidR="00A877D8" w:rsidRPr="00BC10BF">
        <w:rPr>
          <w:rFonts w:ascii="Arial" w:hAnsi="Arial" w:cs="Arial"/>
        </w:rPr>
        <w:t xml:space="preserve">using descriptive summaries </w:t>
      </w:r>
      <w:r w:rsidRPr="00BC10BF">
        <w:rPr>
          <w:rFonts w:ascii="Arial" w:hAnsi="Arial" w:cs="Arial"/>
        </w:rPr>
        <w:t xml:space="preserve">and visualised using the “md.pattern” function in the “mice” package </w:t>
      </w:r>
      <w:r w:rsidR="00954517" w:rsidRPr="00BC10BF">
        <w:rPr>
          <w:rFonts w:ascii="Arial" w:hAnsi="Arial" w:cs="Arial"/>
        </w:rPr>
        <w:fldChar w:fldCharType="begin"/>
      </w:r>
      <w:r w:rsidR="008E0375" w:rsidRPr="00BC10BF">
        <w:rPr>
          <w:rFonts w:ascii="Arial" w:hAnsi="Arial" w:cs="Arial"/>
        </w:rPr>
        <w:instrText xml:space="preserve"> ADDIN ZOTERO_ITEM CSL_CITATION {"citationID":"lu8hfyEW","properties":{"formattedCitation":"(48)","plainCitation":"(48)","noteIndex":0},"citationItems":[{"id":523,"uris":["http://zotero.org/users/19172719/items/5ZBGSXDW"],"itemData":{"id":523,"type":"article-journal","abstract":"Missing data are ubiquitous in medical research. Although there is increasing guidance on how to handle missing data, practice is changing slowly and misapprehensions abound, particularly in observational research. Importantly, the lack of transparency around methodological decisions is threatening the validity and reproducibility of modern research. We present a practical framework for handling and reporting the analysis of incomplete data in observational studies, which we illustrate using a case study from the Avon Longitudinal Study of Parents and Children. The framework consists of three steps: 1) Develop an analysis plan specifying the analysis model and how missing data are going to be addressed. An important consideration is whether a complete records’ analysis is likely to be valid, whether multiple imputation or an alternative approach is likely to offer benefits and whether a sensitivity analysis regarding the missingness mechanism is required; 2) Examine the data, checking the methods outlined in the analysis plan are appropriate, and conduct the preplanned analysis; and 3) Report the results, including a description of the missing data, details on how the missing data were addressed, and the results from all analyses, interpreted in light of the missing data and the clinical relevance. This framework seeks to support researchers in thinking systematically about missing data and transparently reporting the potential effect on the study results, therefore increasing the confidence in and reproducibility of research findings., •Missing data are ubiquitous in medical research.•Guidance is available, but missing data are still often not handled appropriately.•We present a framework for handling and reporting analyses of incomplete data.•This framework encourages researchers to think systematically about missing data.•Adoption of this framework will increase the reproducibility of research findings.•This article provides a much needed framework for handling and reporting the analysis of incomplete data in observational studies.•The framework puts a strong emphasis on preplanning the statistical analysis and encourages transparency when reporting the results of a study.•Adoption of this framework will increase the confidence in and reproducibility of research findings.","container-title":"Journal of Clinical Epidemiology","DOI":"10.1016/j.jclinepi.2021.01.008","ISSN":"0895-4356","journalAbbreviation":"J Clin Epidemiol","page":"79-88","PMID":"33539930","PMCID":"PMC8168830","source":"PubMed Central","title":"Framework for the treatment and reporting of missing data in observational studies: The Treatment And Reporting of Missing data in Observational Studies framework","title-short":"Framework for the treatment and reporting of missing data in observational studies","volume":"134","author":[{"family":"Lee","given":"Katherine J."},{"family":"Tilling","given":"Kate M."},{"family":"Cornish","given":"Rosie P."},{"family":"Little","given":"Roderick J.A."},{"family":"Bell","given":"Melanie L."},{"family":"Goetghebeur","given":"Els"},{"family":"Hogan","given":"Joseph W."},{"family":"Carpenter","given":"James R."}],"issued":{"date-parts":[["2021",6]]}}}],"schema":"https://github.com/citation-style-language/schema/raw/master/csl-citation.json"} </w:instrText>
      </w:r>
      <w:r w:rsidR="00954517" w:rsidRPr="00BC10BF">
        <w:rPr>
          <w:rFonts w:ascii="Arial" w:hAnsi="Arial" w:cs="Arial"/>
        </w:rPr>
        <w:fldChar w:fldCharType="separate"/>
      </w:r>
      <w:r w:rsidR="008E0375" w:rsidRPr="00BC10BF">
        <w:rPr>
          <w:rFonts w:ascii="Arial" w:hAnsi="Arial" w:cs="Arial"/>
        </w:rPr>
        <w:t>(48)</w:t>
      </w:r>
      <w:r w:rsidR="00954517" w:rsidRPr="00BC10BF">
        <w:rPr>
          <w:rFonts w:ascii="Arial" w:hAnsi="Arial" w:cs="Arial"/>
        </w:rPr>
        <w:fldChar w:fldCharType="end"/>
      </w:r>
      <w:r w:rsidR="004B483A">
        <w:rPr>
          <w:rFonts w:ascii="Arial" w:hAnsi="Arial" w:cs="Arial"/>
        </w:rPr>
        <w:t xml:space="preserve">, </w:t>
      </w:r>
      <w:r w:rsidR="004B483A" w:rsidRPr="004B483A">
        <w:rPr>
          <w:rFonts w:ascii="Arial" w:hAnsi="Arial" w:cs="Arial"/>
        </w:rPr>
        <w:t xml:space="preserve">stratified by age, sex, and study site. </w:t>
      </w:r>
      <w:r w:rsidRPr="00BC10BF">
        <w:rPr>
          <w:rFonts w:ascii="Arial" w:hAnsi="Arial" w:cs="Arial"/>
        </w:rPr>
        <w:t>Initial analyses will use</w:t>
      </w:r>
      <w:r w:rsidR="00A35EE6" w:rsidRPr="00BC10BF">
        <w:rPr>
          <w:rFonts w:ascii="Arial" w:hAnsi="Arial" w:cs="Arial"/>
        </w:rPr>
        <w:t xml:space="preserve"> c</w:t>
      </w:r>
      <w:r w:rsidRPr="00BC10BF">
        <w:rPr>
          <w:rFonts w:ascii="Arial" w:hAnsi="Arial" w:cs="Arial"/>
        </w:rPr>
        <w:t>omplete case analysis (CCA)</w:t>
      </w:r>
      <w:r w:rsidR="00A532C5" w:rsidRPr="00BC10BF">
        <w:rPr>
          <w:rFonts w:ascii="Arial" w:hAnsi="Arial" w:cs="Arial"/>
        </w:rPr>
        <w:t xml:space="preserve"> to assess </w:t>
      </w:r>
      <w:r w:rsidR="006C6B35" w:rsidRPr="00BC10BF">
        <w:rPr>
          <w:rFonts w:ascii="Arial" w:hAnsi="Arial" w:cs="Arial"/>
        </w:rPr>
        <w:t xml:space="preserve">the </w:t>
      </w:r>
      <w:r w:rsidR="00A532C5" w:rsidRPr="00BC10BF">
        <w:rPr>
          <w:rFonts w:ascii="Arial" w:hAnsi="Arial" w:cs="Arial"/>
        </w:rPr>
        <w:t xml:space="preserve">potential impact </w:t>
      </w:r>
      <w:r w:rsidRPr="00BC10BF">
        <w:rPr>
          <w:rFonts w:ascii="Arial" w:hAnsi="Arial" w:cs="Arial"/>
        </w:rPr>
        <w:t>of missingness on</w:t>
      </w:r>
      <w:r w:rsidR="00A532C5" w:rsidRPr="00BC10BF">
        <w:rPr>
          <w:rFonts w:ascii="Arial" w:hAnsi="Arial" w:cs="Arial"/>
        </w:rPr>
        <w:t xml:space="preserve"> estimate</w:t>
      </w:r>
      <w:r w:rsidRPr="00BC10BF">
        <w:rPr>
          <w:rFonts w:ascii="Arial" w:hAnsi="Arial" w:cs="Arial"/>
        </w:rPr>
        <w:t>s</w:t>
      </w:r>
      <w:r w:rsidR="00A532C5" w:rsidRPr="00BC10BF">
        <w:rPr>
          <w:rFonts w:ascii="Arial" w:hAnsi="Arial" w:cs="Arial"/>
        </w:rPr>
        <w:t xml:space="preserve"> </w:t>
      </w:r>
      <w:r w:rsidR="00A532C5" w:rsidRPr="00BC10BF">
        <w:rPr>
          <w:rFonts w:ascii="Arial" w:hAnsi="Arial" w:cs="Arial"/>
        </w:rPr>
        <w:fldChar w:fldCharType="begin"/>
      </w:r>
      <w:r w:rsidR="008E0375" w:rsidRPr="00BC10BF">
        <w:rPr>
          <w:rFonts w:ascii="Arial" w:hAnsi="Arial" w:cs="Arial"/>
        </w:rPr>
        <w:instrText xml:space="preserve"> ADDIN ZOTERO_ITEM CSL_CITATION {"citationID":"ILx3Usva","properties":{"formattedCitation":"(49)","plainCitation":"(49)","noteIndex":0},"citationItems":[{"id":528,"uris":["http://zotero.org/users/19172719/items/UU8EQCPE"],"itemData":{"id":528,"type":"article-journal","abstract":"When estimating causal effects, careful handling of missing data is needed to avoid bias. Complete-case analysis is commonly used in epidemiologic analyses. Previous work has shown that covariate-stratified effect estimates from complete-case analysis are unbiased when missingness is independent of the outcome conditional on the exposure and covariates. Here, we assess the bias of complete-case analysis for adjusted marginal effects when confounding is present under various causal structures of missing data. We show that estimation of the marginal risk difference requires an unbiased estimate of the unconditional joint distribution of confounders and any other covariates required for conditional independence of missingness and outcome. The dependence of missing data on these covariates must be considered to obtain a valid estimate of the covariate distribution. If none of these covariates are effect-measure modifiers on the absolute scale, however, the marginal risk difference will equal the stratified risk differences and the complete-case analysis will be unbiased when the stratified effect estimates are unbiased. Estimation of unbiased marginal effects in complete-case analysis therefore requires close consideration of causal structure and effect-measure modification.","container-title":"American Journal of Epidemiology","DOI":"10.1093/aje/kwaa124","ISSN":"0002-9262","issue":"12","journalAbbreviation":"Am J Epidemiol","page":"1583-1589","PMID":"32601706","PMCID":"PMC7705610","source":"PubMed Central","title":"When Is a Complete-Case Approach to Missing Data Valid? The Importance of Effect-Measure Modification","title-short":"When Is a Complete-Case Approach to Missing Data Valid?","volume":"189","author":[{"family":"Ross","given":"Rachael K"},{"family":"Breskin","given":"Alexander"},{"family":"Westreich","given":"Daniel"}],"issued":{"date-parts":[["2020",6,30]]}}}],"schema":"https://github.com/citation-style-language/schema/raw/master/csl-citation.json"} </w:instrText>
      </w:r>
      <w:r w:rsidR="00A532C5" w:rsidRPr="00BC10BF">
        <w:rPr>
          <w:rFonts w:ascii="Arial" w:hAnsi="Arial" w:cs="Arial"/>
        </w:rPr>
        <w:fldChar w:fldCharType="separate"/>
      </w:r>
      <w:r w:rsidR="008E0375" w:rsidRPr="00BC10BF">
        <w:rPr>
          <w:rFonts w:ascii="Arial" w:hAnsi="Arial" w:cs="Arial"/>
        </w:rPr>
        <w:t>(49)</w:t>
      </w:r>
      <w:r w:rsidR="00A532C5" w:rsidRPr="00BC10BF">
        <w:rPr>
          <w:rFonts w:ascii="Arial" w:hAnsi="Arial" w:cs="Arial"/>
        </w:rPr>
        <w:fldChar w:fldCharType="end"/>
      </w:r>
      <w:r w:rsidR="00A532C5" w:rsidRPr="00BC10BF">
        <w:rPr>
          <w:rFonts w:ascii="Arial" w:hAnsi="Arial" w:cs="Arial"/>
        </w:rPr>
        <w:t>. If missingness is substantial and compatible with a missing at random (MAR) assumption</w:t>
      </w:r>
      <w:r w:rsidR="00A877D8" w:rsidRPr="00BC10BF">
        <w:rPr>
          <w:rFonts w:ascii="Arial" w:hAnsi="Arial" w:cs="Arial"/>
        </w:rPr>
        <w:t>,</w:t>
      </w:r>
      <w:r w:rsidR="00A532C5" w:rsidRPr="00BC10BF">
        <w:rPr>
          <w:rFonts w:ascii="Arial" w:hAnsi="Arial" w:cs="Arial"/>
        </w:rPr>
        <w:t xml:space="preserve"> multiple imputation will be considered.</w:t>
      </w:r>
    </w:p>
    <w:p w14:paraId="64A6ABCB" w14:textId="1595C45E" w:rsidR="00B731E8" w:rsidRPr="00BC10BF" w:rsidRDefault="00B731E8" w:rsidP="00920C99">
      <w:pPr>
        <w:spacing w:line="360" w:lineRule="auto"/>
        <w:jc w:val="both"/>
        <w:rPr>
          <w:rFonts w:ascii="Arial" w:hAnsi="Arial" w:cs="Arial"/>
        </w:rPr>
      </w:pPr>
      <w:r w:rsidRPr="00BC10BF">
        <w:rPr>
          <w:rFonts w:ascii="Arial" w:hAnsi="Arial" w:cs="Arial"/>
        </w:rPr>
        <w:t>Directe</w:t>
      </w:r>
      <w:r w:rsidR="00A532C5" w:rsidRPr="00BC10BF">
        <w:rPr>
          <w:rFonts w:ascii="Arial" w:hAnsi="Arial" w:cs="Arial"/>
        </w:rPr>
        <w:t>d acyclic graphs will guide variable selections and</w:t>
      </w:r>
      <w:r w:rsidR="00F91856" w:rsidRPr="00BC10BF">
        <w:rPr>
          <w:rFonts w:ascii="Arial" w:hAnsi="Arial" w:cs="Arial"/>
        </w:rPr>
        <w:t xml:space="preserve"> </w:t>
      </w:r>
      <w:r w:rsidRPr="00BC10BF">
        <w:rPr>
          <w:rFonts w:ascii="Arial" w:hAnsi="Arial" w:cs="Arial"/>
        </w:rPr>
        <w:t>assumptions</w:t>
      </w:r>
      <w:r w:rsidR="00F91856" w:rsidRPr="00BC10BF">
        <w:rPr>
          <w:rFonts w:ascii="Arial" w:hAnsi="Arial" w:cs="Arial"/>
        </w:rPr>
        <w:t xml:space="preserve"> evaluation</w:t>
      </w:r>
      <w:r w:rsidRPr="00BC10BF">
        <w:rPr>
          <w:rFonts w:ascii="Arial" w:hAnsi="Arial" w:cs="Arial"/>
        </w:rPr>
        <w:t xml:space="preserve"> required for multiple imputat</w:t>
      </w:r>
      <w:r w:rsidR="00F91856" w:rsidRPr="00BC10BF">
        <w:rPr>
          <w:rFonts w:ascii="Arial" w:hAnsi="Arial" w:cs="Arial"/>
        </w:rPr>
        <w:t>ion</w:t>
      </w:r>
      <w:r w:rsidRPr="00BC10BF">
        <w:rPr>
          <w:rFonts w:ascii="Arial" w:hAnsi="Arial" w:cs="Arial"/>
        </w:rPr>
        <w:t>. Predictive mean matching will be applied for continuous variables, logistic regression for binary variables, and multinomial logistic regre</w:t>
      </w:r>
      <w:r w:rsidR="00954517" w:rsidRPr="00BC10BF">
        <w:rPr>
          <w:rFonts w:ascii="Arial" w:hAnsi="Arial" w:cs="Arial"/>
        </w:rPr>
        <w:t xml:space="preserve">ssion for categorical variables </w:t>
      </w:r>
      <w:r w:rsidR="00954517" w:rsidRPr="00BC10BF">
        <w:rPr>
          <w:rFonts w:ascii="Arial" w:hAnsi="Arial" w:cs="Arial"/>
        </w:rPr>
        <w:fldChar w:fldCharType="begin"/>
      </w:r>
      <w:r w:rsidR="008E0375" w:rsidRPr="00BC10BF">
        <w:rPr>
          <w:rFonts w:ascii="Arial" w:hAnsi="Arial" w:cs="Arial"/>
        </w:rPr>
        <w:instrText xml:space="preserve"> ADDIN ZOTERO_ITEM CSL_CITATION {"citationID":"SDizoDTr","properties":{"formattedCitation":"(50)","plainCitation":"(50)","noteIndex":0},"citationItems":[{"id":531,"uris":["http://zotero.org/users/19172719/items/FQCJZR2Y"],"itemData":{"id":531,"type":"article-journal","abstract":"When making sampling distribution inferences about the parameter of the data, θ, it is appropriate to ignore the process that causes missing data if the missing data are ‘missing at random’ and the observed data are ‘observed at random’, but these inferences are generally conditional on the observed pattern of missing data. When making direct-likelihood or Bayesian inferences about θ, it is appropriate to ignore the process that causes missing data if the missing data are missing at random and the parameter of the missing data process is ‘distinct’ from θ. These conditions are the weakest general conditions under which ignoring the process that causes missing data always leads to correct inferences.","container-title":"Biometrika","DOI":"10.1093/biomet/63.3.581","ISSN":"0006-3444","issue":"3","journalAbbreviation":"Biometrika","page":"581-592","source":"Silverchair","title":"Inference and missing data","volume":"63","author":[{"family":"RUBIN","given":"DONALD B."}],"issued":{"date-parts":[["1976",12,1]]}}}],"schema":"https://github.com/citation-style-language/schema/raw/master/csl-citation.json"} </w:instrText>
      </w:r>
      <w:r w:rsidR="00954517" w:rsidRPr="00BC10BF">
        <w:rPr>
          <w:rFonts w:ascii="Arial" w:hAnsi="Arial" w:cs="Arial"/>
        </w:rPr>
        <w:fldChar w:fldCharType="separate"/>
      </w:r>
      <w:r w:rsidR="008E0375" w:rsidRPr="00BC10BF">
        <w:rPr>
          <w:rFonts w:ascii="Arial" w:hAnsi="Arial" w:cs="Arial"/>
        </w:rPr>
        <w:t>(50)</w:t>
      </w:r>
      <w:r w:rsidR="00954517" w:rsidRPr="00BC10BF">
        <w:rPr>
          <w:rFonts w:ascii="Arial" w:hAnsi="Arial" w:cs="Arial"/>
        </w:rPr>
        <w:fldChar w:fldCharType="end"/>
      </w:r>
      <w:r w:rsidR="003D1AD8" w:rsidRPr="00BC10BF">
        <w:rPr>
          <w:rFonts w:ascii="Arial" w:hAnsi="Arial" w:cs="Arial"/>
        </w:rPr>
        <w:t>.</w:t>
      </w:r>
    </w:p>
    <w:p w14:paraId="5D71FA6F" w14:textId="7DF90028" w:rsidR="00B715B4" w:rsidRPr="00BC10BF" w:rsidRDefault="003D1AD8" w:rsidP="00920C99">
      <w:pPr>
        <w:spacing w:line="360" w:lineRule="auto"/>
        <w:jc w:val="both"/>
        <w:rPr>
          <w:rFonts w:ascii="Arial" w:hAnsi="Arial" w:cs="Arial"/>
        </w:rPr>
      </w:pPr>
      <w:r w:rsidRPr="00BC10BF">
        <w:rPr>
          <w:rFonts w:ascii="Arial" w:hAnsi="Arial" w:cs="Arial"/>
        </w:rPr>
        <w:t>I expect to develop a clearer strategy after looking at the data and further self</w:t>
      </w:r>
      <w:r w:rsidR="00167964" w:rsidRPr="00BC10BF">
        <w:rPr>
          <w:rFonts w:ascii="Arial" w:hAnsi="Arial" w:cs="Arial"/>
        </w:rPr>
        <w:t>-study of using R for this task</w:t>
      </w:r>
      <w:ins w:id="154" w:author="S.K. Kaptoge" w:date="2026-01-21T20:13:00Z" w16du:dateUtc="2026-01-21T20:13:00Z">
        <w:r w:rsidR="008B3194">
          <w:rPr>
            <w:rFonts w:ascii="Arial" w:hAnsi="Arial" w:cs="Arial"/>
          </w:rPr>
          <w:t>.</w:t>
        </w:r>
      </w:ins>
    </w:p>
    <w:p w14:paraId="3A4B8979" w14:textId="22D572D4" w:rsidR="003D1AD8" w:rsidRPr="00BC10BF" w:rsidRDefault="003D1AD8" w:rsidP="00920C99">
      <w:pPr>
        <w:pStyle w:val="Heading1"/>
        <w:spacing w:line="360" w:lineRule="auto"/>
        <w:jc w:val="both"/>
        <w:rPr>
          <w:rFonts w:cs="Arial"/>
        </w:rPr>
      </w:pPr>
      <w:bookmarkStart w:id="155" w:name="_Toc219709488"/>
      <w:bookmarkStart w:id="156" w:name="_Toc219898717"/>
      <w:r w:rsidRPr="00BC10BF">
        <w:rPr>
          <w:rFonts w:cs="Arial"/>
        </w:rPr>
        <w:t>Discussion</w:t>
      </w:r>
      <w:bookmarkEnd w:id="155"/>
      <w:bookmarkEnd w:id="156"/>
      <w:r w:rsidR="004943A3" w:rsidRPr="00BC10BF">
        <w:rPr>
          <w:rFonts w:cs="Arial"/>
        </w:rPr>
        <w:t xml:space="preserve"> </w:t>
      </w:r>
    </w:p>
    <w:p w14:paraId="7EE5B208" w14:textId="618FB8F3" w:rsidR="00691866" w:rsidRPr="00BC10BF" w:rsidRDefault="004B483A" w:rsidP="00920C99">
      <w:pPr>
        <w:spacing w:line="360" w:lineRule="auto"/>
        <w:jc w:val="both"/>
        <w:rPr>
          <w:rFonts w:ascii="Arial" w:hAnsi="Arial" w:cs="Arial"/>
        </w:rPr>
      </w:pPr>
      <w:r>
        <w:rPr>
          <w:rFonts w:ascii="Arial" w:hAnsi="Arial" w:cs="Arial"/>
        </w:rPr>
        <w:t>This study</w:t>
      </w:r>
      <w:r w:rsidR="00B977FB" w:rsidRPr="00BC10BF">
        <w:rPr>
          <w:rFonts w:ascii="Arial" w:hAnsi="Arial" w:cs="Arial"/>
        </w:rPr>
        <w:t xml:space="preserve"> </w:t>
      </w:r>
      <w:r w:rsidR="006501C2" w:rsidRPr="00BC10BF">
        <w:rPr>
          <w:rFonts w:ascii="Arial" w:hAnsi="Arial" w:cs="Arial"/>
        </w:rPr>
        <w:t>advance</w:t>
      </w:r>
      <w:r>
        <w:rPr>
          <w:rFonts w:ascii="Arial" w:hAnsi="Arial" w:cs="Arial"/>
        </w:rPr>
        <w:t>s</w:t>
      </w:r>
      <w:r w:rsidR="006501C2" w:rsidRPr="00BC10BF">
        <w:rPr>
          <w:rFonts w:ascii="Arial" w:hAnsi="Arial" w:cs="Arial"/>
        </w:rPr>
        <w:t xml:space="preserve"> understanding of</w:t>
      </w:r>
      <w:r w:rsidR="00B977FB" w:rsidRPr="00BC10BF">
        <w:rPr>
          <w:rFonts w:ascii="Arial" w:hAnsi="Arial" w:cs="Arial"/>
        </w:rPr>
        <w:t xml:space="preserve"> body composition patterns and their cardiomet</w:t>
      </w:r>
      <w:r w:rsidR="006501C2" w:rsidRPr="00BC10BF">
        <w:rPr>
          <w:rFonts w:ascii="Arial" w:hAnsi="Arial" w:cs="Arial"/>
        </w:rPr>
        <w:t>abolic correlates across</w:t>
      </w:r>
      <w:r w:rsidR="00B977FB" w:rsidRPr="00BC10BF">
        <w:rPr>
          <w:rFonts w:ascii="Arial" w:hAnsi="Arial" w:cs="Arial"/>
        </w:rPr>
        <w:t xml:space="preserve"> urban, slum, and rural </w:t>
      </w:r>
      <w:del w:id="157" w:author="S.K. Kaptoge" w:date="2026-01-21T20:13:00Z" w16du:dateUtc="2026-01-21T20:13:00Z">
        <w:r w:rsidR="00B977FB" w:rsidRPr="00BC10BF" w:rsidDel="00287C5E">
          <w:rPr>
            <w:rFonts w:ascii="Arial" w:hAnsi="Arial" w:cs="Arial"/>
          </w:rPr>
          <w:delText xml:space="preserve">populations </w:delText>
        </w:r>
      </w:del>
      <w:ins w:id="158" w:author="S.K. Kaptoge" w:date="2026-01-21T20:13:00Z" w16du:dateUtc="2026-01-21T20:13:00Z">
        <w:r w:rsidR="00287C5E">
          <w:rPr>
            <w:rFonts w:ascii="Arial" w:hAnsi="Arial" w:cs="Arial"/>
          </w:rPr>
          <w:t>settings</w:t>
        </w:r>
        <w:r w:rsidR="00287C5E" w:rsidRPr="00BC10BF">
          <w:rPr>
            <w:rFonts w:ascii="Arial" w:hAnsi="Arial" w:cs="Arial"/>
          </w:rPr>
          <w:t xml:space="preserve"> </w:t>
        </w:r>
      </w:ins>
      <w:r w:rsidR="00B977FB" w:rsidRPr="00BC10BF">
        <w:rPr>
          <w:rFonts w:ascii="Arial" w:hAnsi="Arial" w:cs="Arial"/>
        </w:rPr>
        <w:t>in Bangladesh using the BELIEVE cohort.</w:t>
      </w:r>
      <w:r w:rsidR="004851EF" w:rsidRPr="00BC10BF">
        <w:rPr>
          <w:rFonts w:ascii="Arial" w:hAnsi="Arial" w:cs="Arial"/>
        </w:rPr>
        <w:t xml:space="preserve"> </w:t>
      </w:r>
      <w:r w:rsidR="006501C2" w:rsidRPr="00BC10BF">
        <w:rPr>
          <w:rFonts w:ascii="Arial" w:hAnsi="Arial" w:cs="Arial"/>
        </w:rPr>
        <w:t xml:space="preserve">By moving </w:t>
      </w:r>
      <w:r w:rsidR="000B4C8A" w:rsidRPr="00BC10BF">
        <w:rPr>
          <w:rFonts w:ascii="Arial" w:hAnsi="Arial" w:cs="Arial"/>
        </w:rPr>
        <w:t xml:space="preserve">beyond </w:t>
      </w:r>
      <w:r w:rsidR="006501C2" w:rsidRPr="00BC10BF">
        <w:rPr>
          <w:rFonts w:ascii="Arial" w:hAnsi="Arial" w:cs="Arial"/>
        </w:rPr>
        <w:t>BMI, it</w:t>
      </w:r>
      <w:del w:id="159" w:author="S.K. Kaptoge" w:date="2026-01-21T20:13:00Z" w16du:dateUtc="2026-01-21T20:13:00Z">
        <w:r w:rsidR="006501C2" w:rsidRPr="00BC10BF" w:rsidDel="00287C5E">
          <w:rPr>
            <w:rFonts w:ascii="Arial" w:hAnsi="Arial" w:cs="Arial"/>
          </w:rPr>
          <w:delText>s</w:delText>
        </w:r>
      </w:del>
      <w:r w:rsidR="006501C2" w:rsidRPr="00BC10BF">
        <w:rPr>
          <w:rFonts w:ascii="Arial" w:hAnsi="Arial" w:cs="Arial"/>
        </w:rPr>
        <w:t xml:space="preserve"> provide</w:t>
      </w:r>
      <w:ins w:id="160" w:author="S.K. Kaptoge" w:date="2026-01-21T20:13:00Z" w16du:dateUtc="2026-01-21T20:13:00Z">
        <w:r w:rsidR="00287C5E">
          <w:rPr>
            <w:rFonts w:ascii="Arial" w:hAnsi="Arial" w:cs="Arial"/>
          </w:rPr>
          <w:t>s</w:t>
        </w:r>
      </w:ins>
      <w:r w:rsidR="006501C2" w:rsidRPr="00BC10BF">
        <w:rPr>
          <w:rFonts w:ascii="Arial" w:hAnsi="Arial" w:cs="Arial"/>
        </w:rPr>
        <w:t xml:space="preserve"> a more nuanced assessment</w:t>
      </w:r>
      <w:r w:rsidR="000B4C8A" w:rsidRPr="00BC10BF">
        <w:rPr>
          <w:rFonts w:ascii="Arial" w:hAnsi="Arial" w:cs="Arial"/>
        </w:rPr>
        <w:t xml:space="preserve"> of cardiometabolic risk in a South Asian LMIC context. </w:t>
      </w:r>
      <w:r w:rsidR="004851EF" w:rsidRPr="00BC10BF">
        <w:rPr>
          <w:rFonts w:ascii="Arial" w:hAnsi="Arial" w:cs="Arial"/>
        </w:rPr>
        <w:t xml:space="preserve">The strengths of the study include: 1) a </w:t>
      </w:r>
      <w:r w:rsidR="00B977FB" w:rsidRPr="00BC10BF">
        <w:rPr>
          <w:rFonts w:ascii="Arial" w:hAnsi="Arial" w:cs="Arial"/>
        </w:rPr>
        <w:t xml:space="preserve">large </w:t>
      </w:r>
      <w:r w:rsidR="004851EF" w:rsidRPr="00BC10BF">
        <w:rPr>
          <w:rFonts w:ascii="Arial" w:hAnsi="Arial" w:cs="Arial"/>
        </w:rPr>
        <w:t>prospective population-based sample with a range of socioeconomic, psychosocial, behavioural, and biological variables</w:t>
      </w:r>
      <w:r w:rsidR="00B977FB" w:rsidRPr="00BC10BF">
        <w:rPr>
          <w:rFonts w:ascii="Arial" w:hAnsi="Arial" w:cs="Arial"/>
        </w:rPr>
        <w:t xml:space="preserve"> </w:t>
      </w:r>
      <w:r w:rsidR="004851EF" w:rsidRPr="00BC10BF">
        <w:rPr>
          <w:rFonts w:ascii="Arial" w:hAnsi="Arial" w:cs="Arial"/>
        </w:rPr>
        <w:t>to be examined and alongside</w:t>
      </w:r>
      <w:r w:rsidR="00B977FB" w:rsidRPr="00BC10BF">
        <w:rPr>
          <w:rFonts w:ascii="Arial" w:hAnsi="Arial" w:cs="Arial"/>
        </w:rPr>
        <w:t xml:space="preserve"> </w:t>
      </w:r>
      <w:r w:rsidR="004943A3" w:rsidRPr="00BC10BF">
        <w:rPr>
          <w:rFonts w:ascii="Arial" w:hAnsi="Arial" w:cs="Arial"/>
        </w:rPr>
        <w:t>standardised</w:t>
      </w:r>
      <w:r w:rsidR="00B977FB" w:rsidRPr="00BC10BF">
        <w:rPr>
          <w:rFonts w:ascii="Arial" w:hAnsi="Arial" w:cs="Arial"/>
        </w:rPr>
        <w:t xml:space="preserve"> anthropome</w:t>
      </w:r>
      <w:r w:rsidR="00BE3848" w:rsidRPr="00BC10BF">
        <w:rPr>
          <w:rFonts w:ascii="Arial" w:hAnsi="Arial" w:cs="Arial"/>
        </w:rPr>
        <w:t>tric and BIA</w:t>
      </w:r>
      <w:r w:rsidR="00B977FB" w:rsidRPr="00BC10BF">
        <w:rPr>
          <w:rFonts w:ascii="Arial" w:hAnsi="Arial" w:cs="Arial"/>
        </w:rPr>
        <w:t xml:space="preserve"> measurements in a South Asian LMIC setting wher</w:t>
      </w:r>
      <w:r w:rsidR="0026199A" w:rsidRPr="00BC10BF">
        <w:rPr>
          <w:rFonts w:ascii="Arial" w:hAnsi="Arial" w:cs="Arial"/>
        </w:rPr>
        <w:t xml:space="preserve">e such data are scarce, 2) </w:t>
      </w:r>
      <w:r w:rsidR="0071302C">
        <w:rPr>
          <w:rFonts w:ascii="Arial" w:hAnsi="Arial" w:cs="Arial"/>
        </w:rPr>
        <w:t>Ability to examine</w:t>
      </w:r>
      <w:r w:rsidR="00B977FB" w:rsidRPr="00BC10BF">
        <w:rPr>
          <w:rFonts w:ascii="Arial" w:hAnsi="Arial" w:cs="Arial"/>
        </w:rPr>
        <w:t xml:space="preserve"> multimorbidity, and early disease onset across demog</w:t>
      </w:r>
      <w:r w:rsidR="0026199A" w:rsidRPr="00BC10BF">
        <w:rPr>
          <w:rFonts w:ascii="Arial" w:hAnsi="Arial" w:cs="Arial"/>
        </w:rPr>
        <w:t xml:space="preserve">raphic strata, 3) Self-reported CMDs can be validated through </w:t>
      </w:r>
      <w:r w:rsidR="00B977FB" w:rsidRPr="00BC10BF">
        <w:rPr>
          <w:rFonts w:ascii="Arial" w:hAnsi="Arial" w:cs="Arial"/>
        </w:rPr>
        <w:t>medical</w:t>
      </w:r>
      <w:r w:rsidR="0026199A" w:rsidRPr="00BC10BF">
        <w:rPr>
          <w:rFonts w:ascii="Arial" w:hAnsi="Arial" w:cs="Arial"/>
        </w:rPr>
        <w:t xml:space="preserve"> records and biological markers</w:t>
      </w:r>
      <w:r w:rsidR="00B977FB" w:rsidRPr="00BC10BF">
        <w:rPr>
          <w:rFonts w:ascii="Arial" w:hAnsi="Arial" w:cs="Arial"/>
        </w:rPr>
        <w:t xml:space="preserve">. </w:t>
      </w:r>
      <w:r w:rsidR="0026199A" w:rsidRPr="00BC10BF">
        <w:rPr>
          <w:rFonts w:ascii="Arial" w:hAnsi="Arial" w:cs="Arial"/>
        </w:rPr>
        <w:t>4) The prospective design</w:t>
      </w:r>
      <w:r w:rsidR="00B977FB" w:rsidRPr="00BC10BF">
        <w:rPr>
          <w:rFonts w:ascii="Arial" w:hAnsi="Arial" w:cs="Arial"/>
        </w:rPr>
        <w:t xml:space="preserve"> allows analyses of incident</w:t>
      </w:r>
      <w:r w:rsidR="0026199A" w:rsidRPr="00BC10BF">
        <w:rPr>
          <w:rFonts w:ascii="Arial" w:hAnsi="Arial" w:cs="Arial"/>
        </w:rPr>
        <w:t xml:space="preserve"> type 2 diabetes</w:t>
      </w:r>
      <w:r w:rsidR="00BE3848" w:rsidRPr="00BC10BF">
        <w:rPr>
          <w:rFonts w:ascii="Arial" w:hAnsi="Arial" w:cs="Arial"/>
        </w:rPr>
        <w:t>,</w:t>
      </w:r>
      <w:r w:rsidR="0026199A" w:rsidRPr="00BC10BF">
        <w:rPr>
          <w:rFonts w:ascii="Arial" w:hAnsi="Arial" w:cs="Arial"/>
        </w:rPr>
        <w:t xml:space="preserve"> allowing </w:t>
      </w:r>
      <w:r w:rsidR="00691866" w:rsidRPr="00BC10BF">
        <w:rPr>
          <w:rFonts w:ascii="Arial" w:hAnsi="Arial" w:cs="Arial"/>
        </w:rPr>
        <w:t>temporal interpretation.</w:t>
      </w:r>
    </w:p>
    <w:p w14:paraId="4CEBDD42" w14:textId="40E74B24" w:rsidR="00691866" w:rsidRPr="00BC10BF" w:rsidRDefault="0026199A" w:rsidP="00920C99">
      <w:pPr>
        <w:spacing w:line="360" w:lineRule="auto"/>
        <w:jc w:val="both"/>
        <w:rPr>
          <w:rFonts w:ascii="Arial" w:hAnsi="Arial" w:cs="Arial"/>
        </w:rPr>
      </w:pPr>
      <w:r w:rsidRPr="00BC10BF">
        <w:rPr>
          <w:rFonts w:ascii="Arial" w:hAnsi="Arial" w:cs="Arial"/>
        </w:rPr>
        <w:t xml:space="preserve">However, </w:t>
      </w:r>
      <w:r w:rsidR="00167964" w:rsidRPr="00BC10BF">
        <w:rPr>
          <w:rFonts w:ascii="Arial" w:hAnsi="Arial" w:cs="Arial"/>
        </w:rPr>
        <w:t xml:space="preserve">limitations include </w:t>
      </w:r>
      <w:r w:rsidRPr="00BC10BF">
        <w:rPr>
          <w:rFonts w:ascii="Arial" w:hAnsi="Arial" w:cs="Arial"/>
        </w:rPr>
        <w:t xml:space="preserve">1) </w:t>
      </w:r>
      <w:r w:rsidR="00BE3848" w:rsidRPr="00BC10BF">
        <w:rPr>
          <w:rFonts w:ascii="Arial" w:hAnsi="Arial" w:cs="Arial"/>
        </w:rPr>
        <w:t>BIA</w:t>
      </w:r>
      <w:r w:rsidR="00B977FB" w:rsidRPr="00BC10BF">
        <w:rPr>
          <w:rFonts w:ascii="Arial" w:hAnsi="Arial" w:cs="Arial"/>
        </w:rPr>
        <w:t xml:space="preserve"> estimates are sensitive to hydration status, recent</w:t>
      </w:r>
      <w:r w:rsidRPr="00BC10BF">
        <w:rPr>
          <w:rFonts w:ascii="Arial" w:hAnsi="Arial" w:cs="Arial"/>
        </w:rPr>
        <w:t xml:space="preserve"> food</w:t>
      </w:r>
      <w:r w:rsidR="00B977FB" w:rsidRPr="00BC10BF">
        <w:rPr>
          <w:rFonts w:ascii="Arial" w:hAnsi="Arial" w:cs="Arial"/>
        </w:rPr>
        <w:t xml:space="preserve"> in</w:t>
      </w:r>
      <w:r w:rsidRPr="00BC10BF">
        <w:rPr>
          <w:rFonts w:ascii="Arial" w:hAnsi="Arial" w:cs="Arial"/>
        </w:rPr>
        <w:t>take, and physical activity</w:t>
      </w:r>
      <w:r w:rsidR="006C6B35" w:rsidRPr="00BC10BF">
        <w:rPr>
          <w:rFonts w:ascii="Arial" w:hAnsi="Arial" w:cs="Arial"/>
        </w:rPr>
        <w:t>,</w:t>
      </w:r>
      <w:r w:rsidR="000B4C8A" w:rsidRPr="00BC10BF">
        <w:rPr>
          <w:rFonts w:ascii="Arial" w:hAnsi="Arial" w:cs="Arial"/>
        </w:rPr>
        <w:t xml:space="preserve"> which may introduce measurement error</w:t>
      </w:r>
      <w:r w:rsidRPr="00BC10BF">
        <w:rPr>
          <w:rFonts w:ascii="Arial" w:hAnsi="Arial" w:cs="Arial"/>
        </w:rPr>
        <w:t>. 2)</w:t>
      </w:r>
      <w:r w:rsidR="00B977FB" w:rsidRPr="00BC10BF">
        <w:rPr>
          <w:rFonts w:ascii="Arial" w:hAnsi="Arial" w:cs="Arial"/>
        </w:rPr>
        <w:t xml:space="preserve"> </w:t>
      </w:r>
      <w:r w:rsidRPr="00BC10BF">
        <w:rPr>
          <w:rFonts w:ascii="Arial" w:hAnsi="Arial" w:cs="Arial"/>
        </w:rPr>
        <w:t>Prediction</w:t>
      </w:r>
      <w:r w:rsidR="00B977FB" w:rsidRPr="00BC10BF">
        <w:rPr>
          <w:rFonts w:ascii="Arial" w:hAnsi="Arial" w:cs="Arial"/>
        </w:rPr>
        <w:t xml:space="preserve"> equations</w:t>
      </w:r>
      <w:r w:rsidRPr="00BC10BF">
        <w:rPr>
          <w:rFonts w:ascii="Arial" w:hAnsi="Arial" w:cs="Arial"/>
        </w:rPr>
        <w:t xml:space="preserve"> for body composition</w:t>
      </w:r>
      <w:r w:rsidR="00B977FB" w:rsidRPr="00BC10BF">
        <w:rPr>
          <w:rFonts w:ascii="Arial" w:hAnsi="Arial" w:cs="Arial"/>
        </w:rPr>
        <w:t xml:space="preserve"> may require further validation in South Asian populations. </w:t>
      </w:r>
      <w:r w:rsidRPr="00BC10BF">
        <w:rPr>
          <w:rFonts w:ascii="Arial" w:hAnsi="Arial" w:cs="Arial"/>
        </w:rPr>
        <w:t xml:space="preserve">3) </w:t>
      </w:r>
      <w:r w:rsidR="00B977FB" w:rsidRPr="00BC10BF">
        <w:rPr>
          <w:rFonts w:ascii="Arial" w:hAnsi="Arial" w:cs="Arial"/>
        </w:rPr>
        <w:t xml:space="preserve">Some outcomes are still undergoing validation, limiting the scope </w:t>
      </w:r>
      <w:ins w:id="161" w:author="S.K. Kaptoge" w:date="2026-01-21T20:15:00Z" w16du:dateUtc="2026-01-21T20:15:00Z">
        <w:r w:rsidR="00313176">
          <w:rPr>
            <w:rFonts w:ascii="Arial" w:hAnsi="Arial" w:cs="Arial"/>
          </w:rPr>
          <w:t xml:space="preserve">and reliability </w:t>
        </w:r>
      </w:ins>
      <w:r w:rsidR="00B977FB" w:rsidRPr="00BC10BF">
        <w:rPr>
          <w:rFonts w:ascii="Arial" w:hAnsi="Arial" w:cs="Arial"/>
        </w:rPr>
        <w:t xml:space="preserve">of longitudinal analyses. </w:t>
      </w:r>
      <w:r w:rsidRPr="00BC10BF">
        <w:rPr>
          <w:rFonts w:ascii="Arial" w:hAnsi="Arial" w:cs="Arial"/>
        </w:rPr>
        <w:t xml:space="preserve">4) </w:t>
      </w:r>
      <w:r w:rsidR="000B4C8A" w:rsidRPr="00BC10BF">
        <w:rPr>
          <w:rFonts w:ascii="Arial" w:hAnsi="Arial" w:cs="Arial"/>
        </w:rPr>
        <w:t>Outcome m</w:t>
      </w:r>
      <w:r w:rsidR="00B977FB" w:rsidRPr="00BC10BF">
        <w:rPr>
          <w:rFonts w:ascii="Arial" w:hAnsi="Arial" w:cs="Arial"/>
        </w:rPr>
        <w:t>isclassification may occur due to undiagnosed diabetes or episodi</w:t>
      </w:r>
      <w:r w:rsidR="004526C9" w:rsidRPr="00BC10BF">
        <w:rPr>
          <w:rFonts w:ascii="Arial" w:hAnsi="Arial" w:cs="Arial"/>
        </w:rPr>
        <w:t xml:space="preserve">c blood pressure elevation, </w:t>
      </w:r>
      <w:r w:rsidR="00691866" w:rsidRPr="00BC10BF">
        <w:rPr>
          <w:rFonts w:ascii="Arial" w:hAnsi="Arial" w:cs="Arial"/>
        </w:rPr>
        <w:t xml:space="preserve">5) the cohort involved voluntary participation of invited </w:t>
      </w:r>
      <w:proofErr w:type="gramStart"/>
      <w:r w:rsidR="00691866" w:rsidRPr="00BC10BF">
        <w:rPr>
          <w:rFonts w:ascii="Arial" w:hAnsi="Arial" w:cs="Arial"/>
        </w:rPr>
        <w:t>households</w:t>
      </w:r>
      <w:r w:rsidR="00BE3848" w:rsidRPr="00BC10BF">
        <w:rPr>
          <w:rFonts w:ascii="Arial" w:hAnsi="Arial" w:cs="Arial"/>
        </w:rPr>
        <w:t>,</w:t>
      </w:r>
      <w:proofErr w:type="gramEnd"/>
      <w:r w:rsidR="00691866" w:rsidRPr="00BC10BF">
        <w:rPr>
          <w:rFonts w:ascii="Arial" w:hAnsi="Arial" w:cs="Arial"/>
        </w:rPr>
        <w:t xml:space="preserve"> hence </w:t>
      </w:r>
      <w:r w:rsidR="00BE3848" w:rsidRPr="00BC10BF">
        <w:rPr>
          <w:rFonts w:ascii="Arial" w:hAnsi="Arial" w:cs="Arial"/>
        </w:rPr>
        <w:t xml:space="preserve">it </w:t>
      </w:r>
      <w:r w:rsidR="00691866" w:rsidRPr="00BC10BF">
        <w:rPr>
          <w:rFonts w:ascii="Arial" w:hAnsi="Arial" w:cs="Arial"/>
        </w:rPr>
        <w:t>is not nationally representative, however,</w:t>
      </w:r>
      <w:r w:rsidR="00B977FB" w:rsidRPr="00BC10BF">
        <w:rPr>
          <w:rFonts w:ascii="Arial" w:hAnsi="Arial" w:cs="Arial"/>
        </w:rPr>
        <w:t xml:space="preserve"> its internal heterogeneity supports genera</w:t>
      </w:r>
      <w:r w:rsidR="004526C9" w:rsidRPr="00BC10BF">
        <w:rPr>
          <w:rFonts w:ascii="Arial" w:hAnsi="Arial" w:cs="Arial"/>
        </w:rPr>
        <w:t>lisability to similar settings</w:t>
      </w:r>
      <w:r w:rsidR="00BE3848" w:rsidRPr="00BC10BF">
        <w:rPr>
          <w:rFonts w:ascii="Arial" w:hAnsi="Arial" w:cs="Arial"/>
        </w:rPr>
        <w:t>,</w:t>
      </w:r>
      <w:r w:rsidR="004526C9" w:rsidRPr="00BC10BF">
        <w:rPr>
          <w:rFonts w:ascii="Arial" w:hAnsi="Arial" w:cs="Arial"/>
        </w:rPr>
        <w:t xml:space="preserve"> and </w:t>
      </w:r>
      <w:r w:rsidR="00691866" w:rsidRPr="00BC10BF">
        <w:rPr>
          <w:rFonts w:ascii="Arial" w:hAnsi="Arial" w:cs="Arial"/>
        </w:rPr>
        <w:t xml:space="preserve">6) </w:t>
      </w:r>
      <w:r w:rsidR="00B977FB" w:rsidRPr="00BC10BF">
        <w:rPr>
          <w:rFonts w:ascii="Arial" w:hAnsi="Arial" w:cs="Arial"/>
        </w:rPr>
        <w:t>Reverse causality limits causal inference fo</w:t>
      </w:r>
      <w:r w:rsidR="00691866" w:rsidRPr="00BC10BF">
        <w:rPr>
          <w:rFonts w:ascii="Arial" w:hAnsi="Arial" w:cs="Arial"/>
        </w:rPr>
        <w:t>r cross-sectional associations.</w:t>
      </w:r>
    </w:p>
    <w:p w14:paraId="0F940CAA" w14:textId="2BA66613" w:rsidR="00B977FB" w:rsidRPr="00BC10BF" w:rsidRDefault="00B977FB" w:rsidP="00920C99">
      <w:pPr>
        <w:spacing w:line="360" w:lineRule="auto"/>
        <w:jc w:val="both"/>
        <w:rPr>
          <w:rFonts w:ascii="Arial" w:hAnsi="Arial" w:cs="Arial"/>
        </w:rPr>
      </w:pPr>
      <w:r w:rsidRPr="00BC10BF">
        <w:rPr>
          <w:rFonts w:ascii="Arial" w:hAnsi="Arial" w:cs="Arial"/>
        </w:rPr>
        <w:lastRenderedPageBreak/>
        <w:t xml:space="preserve">Overall, this </w:t>
      </w:r>
      <w:r w:rsidR="0071302C">
        <w:rPr>
          <w:rFonts w:ascii="Arial" w:hAnsi="Arial" w:cs="Arial"/>
        </w:rPr>
        <w:t xml:space="preserve">study provides </w:t>
      </w:r>
      <w:r w:rsidRPr="00BC10BF">
        <w:rPr>
          <w:rFonts w:ascii="Arial" w:hAnsi="Arial" w:cs="Arial"/>
        </w:rPr>
        <w:t xml:space="preserve">novel contribution to understanding </w:t>
      </w:r>
      <w:r w:rsidR="00691866" w:rsidRPr="00BC10BF">
        <w:rPr>
          <w:rFonts w:ascii="Arial" w:hAnsi="Arial" w:cs="Arial"/>
        </w:rPr>
        <w:t xml:space="preserve">multidimensional determinants </w:t>
      </w:r>
      <w:r w:rsidR="00BE3848" w:rsidRPr="00BC10BF">
        <w:rPr>
          <w:rFonts w:ascii="Arial" w:hAnsi="Arial" w:cs="Arial"/>
        </w:rPr>
        <w:t>of</w:t>
      </w:r>
      <w:r w:rsidR="00691866" w:rsidRPr="00BC10BF">
        <w:rPr>
          <w:rFonts w:ascii="Arial" w:hAnsi="Arial" w:cs="Arial"/>
        </w:rPr>
        <w:t xml:space="preserve"> </w:t>
      </w:r>
      <w:r w:rsidRPr="00BC10BF">
        <w:rPr>
          <w:rFonts w:ascii="Arial" w:hAnsi="Arial" w:cs="Arial"/>
        </w:rPr>
        <w:t xml:space="preserve">cardiometabolic risk in an understudied South Asian LMIC population, informing more accurate risk stratification and context-specific </w:t>
      </w:r>
      <w:r w:rsidR="00691866" w:rsidRPr="00BC10BF">
        <w:rPr>
          <w:rFonts w:ascii="Arial" w:hAnsi="Arial" w:cs="Arial"/>
        </w:rPr>
        <w:t>prevention strategies</w:t>
      </w:r>
      <w:r w:rsidRPr="00BC10BF">
        <w:rPr>
          <w:rFonts w:ascii="Arial" w:hAnsi="Arial" w:cs="Arial"/>
        </w:rPr>
        <w:t>.</w:t>
      </w:r>
    </w:p>
    <w:p w14:paraId="3DB68783" w14:textId="1F84DBEE" w:rsidR="00691866" w:rsidRPr="00BC10BF" w:rsidRDefault="00691866" w:rsidP="00920C99">
      <w:pPr>
        <w:pStyle w:val="Heading1"/>
        <w:spacing w:line="360" w:lineRule="auto"/>
        <w:jc w:val="both"/>
        <w:rPr>
          <w:rFonts w:cs="Arial"/>
        </w:rPr>
      </w:pPr>
      <w:bookmarkStart w:id="162" w:name="_Toc219709489"/>
      <w:bookmarkStart w:id="163" w:name="_Toc219898718"/>
      <w:r w:rsidRPr="00BC10BF">
        <w:rPr>
          <w:rFonts w:cs="Arial"/>
        </w:rPr>
        <w:t>Risk assessment and contingency plans</w:t>
      </w:r>
      <w:bookmarkEnd w:id="162"/>
      <w:bookmarkEnd w:id="163"/>
      <w:r w:rsidR="000B4C8A" w:rsidRPr="00BC10BF">
        <w:rPr>
          <w:rFonts w:cs="Arial"/>
        </w:rPr>
        <w:t xml:space="preserve"> </w:t>
      </w:r>
    </w:p>
    <w:p w14:paraId="1E797772" w14:textId="1D6AEA31" w:rsidR="00691866" w:rsidRPr="00BC10BF" w:rsidRDefault="00BC10BF" w:rsidP="00920C99">
      <w:pPr>
        <w:spacing w:line="360" w:lineRule="auto"/>
        <w:jc w:val="both"/>
        <w:rPr>
          <w:rFonts w:ascii="Arial" w:hAnsi="Arial" w:cs="Arial"/>
          <w:lang w:val="en-GB"/>
        </w:rPr>
      </w:pPr>
      <w:r w:rsidRPr="00BC10BF">
        <w:rPr>
          <w:rFonts w:ascii="Arial" w:hAnsi="Arial" w:cs="Arial"/>
          <w:lang w:val="en-GB"/>
        </w:rPr>
        <w:t>The p</w:t>
      </w:r>
      <w:r w:rsidR="00691866" w:rsidRPr="00BC10BF">
        <w:rPr>
          <w:rFonts w:ascii="Arial" w:hAnsi="Arial" w:cs="Arial"/>
          <w:lang w:val="en-GB"/>
        </w:rPr>
        <w:t xml:space="preserve">otential risks </w:t>
      </w:r>
      <w:r w:rsidRPr="00BC10BF">
        <w:rPr>
          <w:rFonts w:ascii="Arial" w:hAnsi="Arial" w:cs="Arial"/>
          <w:lang w:val="en-GB"/>
        </w:rPr>
        <w:t xml:space="preserve">to my study completion that I have </w:t>
      </w:r>
      <w:r w:rsidR="00691866" w:rsidRPr="00BC10BF">
        <w:rPr>
          <w:rFonts w:ascii="Arial" w:hAnsi="Arial" w:cs="Arial"/>
          <w:lang w:val="en-GB"/>
        </w:rPr>
        <w:t xml:space="preserve">identified, and </w:t>
      </w:r>
      <w:r w:rsidRPr="00BC10BF">
        <w:rPr>
          <w:rFonts w:ascii="Arial" w:hAnsi="Arial" w:cs="Arial"/>
          <w:lang w:val="en-GB"/>
        </w:rPr>
        <w:t xml:space="preserve">their </w:t>
      </w:r>
      <w:r w:rsidR="00691866" w:rsidRPr="00BC10BF">
        <w:rPr>
          <w:rFonts w:ascii="Arial" w:hAnsi="Arial" w:cs="Arial"/>
          <w:lang w:val="en-GB"/>
        </w:rPr>
        <w:t>c</w:t>
      </w:r>
      <w:r w:rsidRPr="00BC10BF">
        <w:rPr>
          <w:rFonts w:ascii="Arial" w:hAnsi="Arial" w:cs="Arial"/>
          <w:lang w:val="en-GB"/>
        </w:rPr>
        <w:t xml:space="preserve">ontingency plans are detailed in </w:t>
      </w:r>
      <w:r w:rsidR="00691866" w:rsidRPr="00BC10BF">
        <w:rPr>
          <w:rFonts w:ascii="Arial" w:hAnsi="Arial" w:cs="Arial"/>
          <w:b/>
          <w:bCs/>
          <w:lang w:val="en-GB"/>
        </w:rPr>
        <w:t>Table 1</w:t>
      </w:r>
      <w:r w:rsidR="00691866" w:rsidRPr="00BC10BF">
        <w:rPr>
          <w:rFonts w:ascii="Arial" w:hAnsi="Arial" w:cs="Arial"/>
          <w:lang w:val="en-GB"/>
        </w:rPr>
        <w:t xml:space="preserve">. </w:t>
      </w:r>
    </w:p>
    <w:p w14:paraId="34E81580" w14:textId="12494619" w:rsidR="00691866" w:rsidRPr="00BC10BF" w:rsidRDefault="004943A3" w:rsidP="00920C99">
      <w:pPr>
        <w:pStyle w:val="Caption"/>
        <w:keepNext/>
        <w:spacing w:line="360" w:lineRule="auto"/>
        <w:jc w:val="both"/>
        <w:rPr>
          <w:rFonts w:ascii="Arial" w:hAnsi="Arial" w:cs="Arial"/>
          <w:sz w:val="22"/>
          <w:szCs w:val="22"/>
        </w:rPr>
      </w:pPr>
      <w:r w:rsidRPr="00BC10BF">
        <w:rPr>
          <w:rFonts w:ascii="Arial" w:hAnsi="Arial" w:cs="Arial"/>
          <w:sz w:val="22"/>
          <w:szCs w:val="22"/>
        </w:rPr>
        <w:t xml:space="preserve">Table </w:t>
      </w:r>
      <w:r w:rsidRPr="00BC10BF">
        <w:rPr>
          <w:rFonts w:ascii="Arial" w:hAnsi="Arial" w:cs="Arial"/>
          <w:sz w:val="22"/>
          <w:szCs w:val="22"/>
        </w:rPr>
        <w:fldChar w:fldCharType="begin"/>
      </w:r>
      <w:r w:rsidRPr="00BC10BF">
        <w:rPr>
          <w:rFonts w:ascii="Arial" w:hAnsi="Arial" w:cs="Arial"/>
          <w:sz w:val="22"/>
          <w:szCs w:val="22"/>
        </w:rPr>
        <w:instrText xml:space="preserve"> SEQ Table \* ARABIC </w:instrText>
      </w:r>
      <w:r w:rsidRPr="00BC10BF">
        <w:rPr>
          <w:rFonts w:ascii="Arial" w:hAnsi="Arial" w:cs="Arial"/>
          <w:sz w:val="22"/>
          <w:szCs w:val="22"/>
        </w:rPr>
        <w:fldChar w:fldCharType="separate"/>
      </w:r>
      <w:r w:rsidRPr="00BC10BF">
        <w:rPr>
          <w:rFonts w:ascii="Arial" w:hAnsi="Arial" w:cs="Arial"/>
          <w:noProof/>
          <w:sz w:val="22"/>
          <w:szCs w:val="22"/>
        </w:rPr>
        <w:t>1</w:t>
      </w:r>
      <w:r w:rsidRPr="00BC10BF">
        <w:rPr>
          <w:rFonts w:ascii="Arial" w:hAnsi="Arial" w:cs="Arial"/>
          <w:sz w:val="22"/>
          <w:szCs w:val="22"/>
        </w:rPr>
        <w:fldChar w:fldCharType="end"/>
      </w:r>
      <w:r w:rsidRPr="00BC10BF">
        <w:rPr>
          <w:rFonts w:ascii="Arial" w:hAnsi="Arial" w:cs="Arial"/>
          <w:sz w:val="22"/>
          <w:szCs w:val="22"/>
        </w:rPr>
        <w:t xml:space="preserve">: </w:t>
      </w:r>
      <w:r w:rsidR="00691866" w:rsidRPr="00BC10BF">
        <w:rPr>
          <w:rFonts w:ascii="Arial" w:hAnsi="Arial" w:cs="Arial"/>
          <w:b/>
          <w:bCs/>
          <w:sz w:val="22"/>
          <w:szCs w:val="22"/>
          <w:lang w:val="en-GB"/>
        </w:rPr>
        <w:t>Risk and contingency plans</w:t>
      </w:r>
    </w:p>
    <w:tbl>
      <w:tblPr>
        <w:tblStyle w:val="TableGrid"/>
        <w:tblW w:w="9209" w:type="dxa"/>
        <w:tblLayout w:type="fixed"/>
        <w:tblLook w:val="04A0" w:firstRow="1" w:lastRow="0" w:firstColumn="1" w:lastColumn="0" w:noHBand="0" w:noVBand="1"/>
      </w:tblPr>
      <w:tblGrid>
        <w:gridCol w:w="2689"/>
        <w:gridCol w:w="1134"/>
        <w:gridCol w:w="992"/>
        <w:gridCol w:w="4394"/>
      </w:tblGrid>
      <w:tr w:rsidR="00691866" w:rsidRPr="00313176" w14:paraId="39DA6A19" w14:textId="77777777" w:rsidTr="007549DF">
        <w:tc>
          <w:tcPr>
            <w:tcW w:w="2689" w:type="dxa"/>
          </w:tcPr>
          <w:p w14:paraId="468D951C" w14:textId="77777777" w:rsidR="00691866" w:rsidRPr="00313176" w:rsidRDefault="00691866" w:rsidP="00920C99">
            <w:pPr>
              <w:spacing w:after="160" w:line="360" w:lineRule="auto"/>
              <w:jc w:val="both"/>
              <w:rPr>
                <w:rFonts w:ascii="Arial" w:hAnsi="Arial" w:cs="Arial"/>
                <w:sz w:val="20"/>
                <w:szCs w:val="20"/>
                <w:lang w:val="en-GB"/>
                <w:rPrChange w:id="164" w:author="S.K. Kaptoge" w:date="2026-01-21T20:16:00Z" w16du:dateUtc="2026-01-21T20:16:00Z">
                  <w:rPr>
                    <w:rFonts w:ascii="Arial" w:hAnsi="Arial" w:cs="Arial"/>
                    <w:sz w:val="22"/>
                    <w:szCs w:val="22"/>
                    <w:lang w:val="en-GB"/>
                  </w:rPr>
                </w:rPrChange>
              </w:rPr>
            </w:pPr>
            <w:r w:rsidRPr="00313176">
              <w:rPr>
                <w:rFonts w:ascii="Arial" w:hAnsi="Arial" w:cs="Arial"/>
                <w:sz w:val="20"/>
                <w:szCs w:val="20"/>
                <w:lang w:val="en-GB"/>
                <w:rPrChange w:id="165" w:author="S.K. Kaptoge" w:date="2026-01-21T20:16:00Z" w16du:dateUtc="2026-01-21T20:16:00Z">
                  <w:rPr>
                    <w:rFonts w:ascii="Arial" w:hAnsi="Arial" w:cs="Arial"/>
                    <w:sz w:val="22"/>
                    <w:szCs w:val="22"/>
                    <w:lang w:val="en-GB"/>
                  </w:rPr>
                </w:rPrChange>
              </w:rPr>
              <w:t>Risk</w:t>
            </w:r>
          </w:p>
        </w:tc>
        <w:tc>
          <w:tcPr>
            <w:tcW w:w="1134" w:type="dxa"/>
          </w:tcPr>
          <w:p w14:paraId="409E2332" w14:textId="77777777" w:rsidR="00691866" w:rsidRPr="00313176" w:rsidRDefault="00691866" w:rsidP="00920C99">
            <w:pPr>
              <w:spacing w:after="160" w:line="360" w:lineRule="auto"/>
              <w:jc w:val="both"/>
              <w:rPr>
                <w:rFonts w:ascii="Arial" w:hAnsi="Arial" w:cs="Arial"/>
                <w:sz w:val="20"/>
                <w:szCs w:val="20"/>
                <w:lang w:val="en-GB"/>
                <w:rPrChange w:id="166" w:author="S.K. Kaptoge" w:date="2026-01-21T20:16:00Z" w16du:dateUtc="2026-01-21T20:16:00Z">
                  <w:rPr>
                    <w:rFonts w:ascii="Arial" w:hAnsi="Arial" w:cs="Arial"/>
                    <w:sz w:val="22"/>
                    <w:szCs w:val="22"/>
                    <w:lang w:val="en-GB"/>
                  </w:rPr>
                </w:rPrChange>
              </w:rPr>
            </w:pPr>
            <w:r w:rsidRPr="00313176">
              <w:rPr>
                <w:rFonts w:ascii="Arial" w:hAnsi="Arial" w:cs="Arial"/>
                <w:sz w:val="20"/>
                <w:szCs w:val="20"/>
                <w:lang w:val="en-GB"/>
                <w:rPrChange w:id="167" w:author="S.K. Kaptoge" w:date="2026-01-21T20:16:00Z" w16du:dateUtc="2026-01-21T20:16:00Z">
                  <w:rPr>
                    <w:rFonts w:ascii="Arial" w:hAnsi="Arial" w:cs="Arial"/>
                    <w:sz w:val="22"/>
                    <w:szCs w:val="22"/>
                    <w:lang w:val="en-GB"/>
                  </w:rPr>
                </w:rPrChange>
              </w:rPr>
              <w:t>Likelihood</w:t>
            </w:r>
          </w:p>
        </w:tc>
        <w:tc>
          <w:tcPr>
            <w:tcW w:w="992" w:type="dxa"/>
          </w:tcPr>
          <w:p w14:paraId="0DB90EB5" w14:textId="77777777" w:rsidR="00691866" w:rsidRPr="00313176" w:rsidRDefault="00691866" w:rsidP="00920C99">
            <w:pPr>
              <w:spacing w:after="160" w:line="360" w:lineRule="auto"/>
              <w:jc w:val="both"/>
              <w:rPr>
                <w:rFonts w:ascii="Arial" w:hAnsi="Arial" w:cs="Arial"/>
                <w:sz w:val="20"/>
                <w:szCs w:val="20"/>
                <w:lang w:val="en-GB"/>
                <w:rPrChange w:id="168" w:author="S.K. Kaptoge" w:date="2026-01-21T20:16:00Z" w16du:dateUtc="2026-01-21T20:16:00Z">
                  <w:rPr>
                    <w:rFonts w:ascii="Arial" w:hAnsi="Arial" w:cs="Arial"/>
                    <w:sz w:val="22"/>
                    <w:szCs w:val="22"/>
                    <w:lang w:val="en-GB"/>
                  </w:rPr>
                </w:rPrChange>
              </w:rPr>
            </w:pPr>
            <w:r w:rsidRPr="00313176">
              <w:rPr>
                <w:rFonts w:ascii="Arial" w:hAnsi="Arial" w:cs="Arial"/>
                <w:sz w:val="20"/>
                <w:szCs w:val="20"/>
                <w:lang w:val="en-GB"/>
                <w:rPrChange w:id="169" w:author="S.K. Kaptoge" w:date="2026-01-21T20:16:00Z" w16du:dateUtc="2026-01-21T20:16:00Z">
                  <w:rPr>
                    <w:rFonts w:ascii="Arial" w:hAnsi="Arial" w:cs="Arial"/>
                    <w:sz w:val="22"/>
                    <w:szCs w:val="22"/>
                    <w:lang w:val="en-GB"/>
                  </w:rPr>
                </w:rPrChange>
              </w:rPr>
              <w:t>Severity</w:t>
            </w:r>
          </w:p>
        </w:tc>
        <w:tc>
          <w:tcPr>
            <w:tcW w:w="4394" w:type="dxa"/>
          </w:tcPr>
          <w:p w14:paraId="0F75EB8E" w14:textId="77777777" w:rsidR="00691866" w:rsidRPr="00313176" w:rsidRDefault="00691866" w:rsidP="00920C99">
            <w:pPr>
              <w:spacing w:after="160" w:line="360" w:lineRule="auto"/>
              <w:jc w:val="both"/>
              <w:rPr>
                <w:rFonts w:ascii="Arial" w:hAnsi="Arial" w:cs="Arial"/>
                <w:sz w:val="20"/>
                <w:szCs w:val="20"/>
                <w:lang w:val="en-GB"/>
                <w:rPrChange w:id="170" w:author="S.K. Kaptoge" w:date="2026-01-21T20:16:00Z" w16du:dateUtc="2026-01-21T20:16:00Z">
                  <w:rPr>
                    <w:rFonts w:ascii="Arial" w:hAnsi="Arial" w:cs="Arial"/>
                    <w:sz w:val="22"/>
                    <w:szCs w:val="22"/>
                    <w:lang w:val="en-GB"/>
                  </w:rPr>
                </w:rPrChange>
              </w:rPr>
            </w:pPr>
            <w:r w:rsidRPr="00313176">
              <w:rPr>
                <w:rFonts w:ascii="Arial" w:hAnsi="Arial" w:cs="Arial"/>
                <w:sz w:val="20"/>
                <w:szCs w:val="20"/>
                <w:lang w:val="en-GB"/>
                <w:rPrChange w:id="171" w:author="S.K. Kaptoge" w:date="2026-01-21T20:16:00Z" w16du:dateUtc="2026-01-21T20:16:00Z">
                  <w:rPr>
                    <w:rFonts w:ascii="Arial" w:hAnsi="Arial" w:cs="Arial"/>
                    <w:sz w:val="22"/>
                    <w:szCs w:val="22"/>
                    <w:lang w:val="en-GB"/>
                  </w:rPr>
                </w:rPrChange>
              </w:rPr>
              <w:t>Contingency plan</w:t>
            </w:r>
          </w:p>
        </w:tc>
      </w:tr>
      <w:tr w:rsidR="00691866" w:rsidRPr="00313176" w14:paraId="130103CC" w14:textId="77777777" w:rsidTr="007549DF">
        <w:tc>
          <w:tcPr>
            <w:tcW w:w="2689" w:type="dxa"/>
          </w:tcPr>
          <w:p w14:paraId="0B250DD0" w14:textId="1D438773" w:rsidR="00691866" w:rsidRPr="00313176" w:rsidRDefault="000B4C8A" w:rsidP="00920C99">
            <w:pPr>
              <w:spacing w:line="360" w:lineRule="auto"/>
              <w:jc w:val="both"/>
              <w:rPr>
                <w:rFonts w:ascii="Arial" w:hAnsi="Arial" w:cs="Arial"/>
                <w:sz w:val="20"/>
                <w:szCs w:val="20"/>
                <w:lang w:val="en-GB"/>
                <w:rPrChange w:id="172" w:author="S.K. Kaptoge" w:date="2026-01-21T20:16:00Z" w16du:dateUtc="2026-01-21T20:16:00Z">
                  <w:rPr>
                    <w:rFonts w:ascii="Arial" w:hAnsi="Arial" w:cs="Arial"/>
                    <w:sz w:val="22"/>
                    <w:szCs w:val="22"/>
                    <w:lang w:val="en-GB"/>
                  </w:rPr>
                </w:rPrChange>
              </w:rPr>
            </w:pPr>
            <w:r w:rsidRPr="00313176">
              <w:rPr>
                <w:rFonts w:ascii="Arial" w:hAnsi="Arial" w:cs="Arial"/>
                <w:sz w:val="20"/>
                <w:szCs w:val="20"/>
                <w:lang w:val="en-GB"/>
                <w:rPrChange w:id="173" w:author="S.K. Kaptoge" w:date="2026-01-21T20:16:00Z" w16du:dateUtc="2026-01-21T20:16:00Z">
                  <w:rPr>
                    <w:rFonts w:ascii="Arial" w:hAnsi="Arial" w:cs="Arial"/>
                    <w:sz w:val="22"/>
                    <w:szCs w:val="22"/>
                    <w:lang w:val="en-GB"/>
                  </w:rPr>
                </w:rPrChange>
              </w:rPr>
              <w:t xml:space="preserve">Delays in </w:t>
            </w:r>
            <w:r w:rsidR="007549DF" w:rsidRPr="00313176">
              <w:rPr>
                <w:rFonts w:ascii="Arial" w:hAnsi="Arial" w:cs="Arial"/>
                <w:sz w:val="20"/>
                <w:szCs w:val="20"/>
                <w:lang w:val="en-GB"/>
                <w:rPrChange w:id="174" w:author="S.K. Kaptoge" w:date="2026-01-21T20:16:00Z" w16du:dateUtc="2026-01-21T20:16:00Z">
                  <w:rPr>
                    <w:rFonts w:ascii="Arial" w:hAnsi="Arial" w:cs="Arial"/>
                    <w:sz w:val="22"/>
                    <w:szCs w:val="22"/>
                    <w:lang w:val="en-GB"/>
                  </w:rPr>
                </w:rPrChange>
              </w:rPr>
              <w:t>d</w:t>
            </w:r>
            <w:r w:rsidR="00691866" w:rsidRPr="00313176">
              <w:rPr>
                <w:rFonts w:ascii="Arial" w:hAnsi="Arial" w:cs="Arial"/>
                <w:sz w:val="20"/>
                <w:szCs w:val="20"/>
                <w:lang w:val="en-GB"/>
                <w:rPrChange w:id="175" w:author="S.K. Kaptoge" w:date="2026-01-21T20:16:00Z" w16du:dateUtc="2026-01-21T20:16:00Z">
                  <w:rPr>
                    <w:rFonts w:ascii="Arial" w:hAnsi="Arial" w:cs="Arial"/>
                    <w:sz w:val="22"/>
                    <w:szCs w:val="22"/>
                    <w:lang w:val="en-GB"/>
                  </w:rPr>
                </w:rPrChange>
              </w:rPr>
              <w:t>atas</w:t>
            </w:r>
            <w:r w:rsidRPr="00313176">
              <w:rPr>
                <w:rFonts w:ascii="Arial" w:hAnsi="Arial" w:cs="Arial"/>
                <w:sz w:val="20"/>
                <w:szCs w:val="20"/>
                <w:lang w:val="en-GB"/>
                <w:rPrChange w:id="176" w:author="S.K. Kaptoge" w:date="2026-01-21T20:16:00Z" w16du:dateUtc="2026-01-21T20:16:00Z">
                  <w:rPr>
                    <w:rFonts w:ascii="Arial" w:hAnsi="Arial" w:cs="Arial"/>
                    <w:sz w:val="22"/>
                    <w:szCs w:val="22"/>
                    <w:lang w:val="en-GB"/>
                  </w:rPr>
                </w:rPrChange>
              </w:rPr>
              <w:t>et access  due to the ongoing</w:t>
            </w:r>
            <w:r w:rsidR="00691866" w:rsidRPr="00313176">
              <w:rPr>
                <w:rFonts w:ascii="Arial" w:hAnsi="Arial" w:cs="Arial"/>
                <w:sz w:val="20"/>
                <w:szCs w:val="20"/>
                <w:lang w:val="en-GB"/>
                <w:rPrChange w:id="177" w:author="S.K. Kaptoge" w:date="2026-01-21T20:16:00Z" w16du:dateUtc="2026-01-21T20:16:00Z">
                  <w:rPr>
                    <w:rFonts w:ascii="Arial" w:hAnsi="Arial" w:cs="Arial"/>
                    <w:sz w:val="22"/>
                    <w:szCs w:val="22"/>
                    <w:lang w:val="en-GB"/>
                  </w:rPr>
                </w:rPrChange>
              </w:rPr>
              <w:t xml:space="preserve"> cohort</w:t>
            </w:r>
            <w:r w:rsidRPr="00313176">
              <w:rPr>
                <w:rFonts w:ascii="Arial" w:hAnsi="Arial" w:cs="Arial"/>
                <w:sz w:val="20"/>
                <w:szCs w:val="20"/>
                <w:lang w:val="en-GB"/>
                <w:rPrChange w:id="178" w:author="S.K. Kaptoge" w:date="2026-01-21T20:16:00Z" w16du:dateUtc="2026-01-21T20:16:00Z">
                  <w:rPr>
                    <w:rFonts w:ascii="Arial" w:hAnsi="Arial" w:cs="Arial"/>
                    <w:sz w:val="22"/>
                    <w:szCs w:val="22"/>
                    <w:lang w:val="en-GB"/>
                  </w:rPr>
                </w:rPrChange>
              </w:rPr>
              <w:t xml:space="preserve"> .validation</w:t>
            </w:r>
          </w:p>
        </w:tc>
        <w:tc>
          <w:tcPr>
            <w:tcW w:w="1134" w:type="dxa"/>
          </w:tcPr>
          <w:p w14:paraId="278F980A" w14:textId="77777777" w:rsidR="00691866" w:rsidRPr="00313176" w:rsidRDefault="00691866" w:rsidP="00920C99">
            <w:pPr>
              <w:spacing w:line="360" w:lineRule="auto"/>
              <w:jc w:val="both"/>
              <w:rPr>
                <w:rFonts w:ascii="Arial" w:hAnsi="Arial" w:cs="Arial"/>
                <w:sz w:val="20"/>
                <w:szCs w:val="20"/>
                <w:lang w:val="en-GB"/>
                <w:rPrChange w:id="179" w:author="S.K. Kaptoge" w:date="2026-01-21T20:16:00Z" w16du:dateUtc="2026-01-21T20:16:00Z">
                  <w:rPr>
                    <w:rFonts w:ascii="Arial" w:hAnsi="Arial" w:cs="Arial"/>
                    <w:sz w:val="22"/>
                    <w:szCs w:val="22"/>
                    <w:lang w:val="en-GB"/>
                  </w:rPr>
                </w:rPrChange>
              </w:rPr>
            </w:pPr>
            <w:r w:rsidRPr="00313176">
              <w:rPr>
                <w:rFonts w:ascii="Arial" w:hAnsi="Arial" w:cs="Arial"/>
                <w:sz w:val="20"/>
                <w:szCs w:val="20"/>
                <w:lang w:val="en-GB"/>
                <w:rPrChange w:id="180" w:author="S.K. Kaptoge" w:date="2026-01-21T20:16:00Z" w16du:dateUtc="2026-01-21T20:16:00Z">
                  <w:rPr>
                    <w:rFonts w:ascii="Arial" w:hAnsi="Arial" w:cs="Arial"/>
                    <w:sz w:val="22"/>
                    <w:szCs w:val="22"/>
                    <w:lang w:val="en-GB"/>
                  </w:rPr>
                </w:rPrChange>
              </w:rPr>
              <w:t>High</w:t>
            </w:r>
          </w:p>
        </w:tc>
        <w:tc>
          <w:tcPr>
            <w:tcW w:w="992" w:type="dxa"/>
          </w:tcPr>
          <w:p w14:paraId="4AC8894E" w14:textId="77777777" w:rsidR="00691866" w:rsidRPr="00313176" w:rsidRDefault="00691866" w:rsidP="00920C99">
            <w:pPr>
              <w:spacing w:line="360" w:lineRule="auto"/>
              <w:jc w:val="both"/>
              <w:rPr>
                <w:rFonts w:ascii="Arial" w:hAnsi="Arial" w:cs="Arial"/>
                <w:sz w:val="20"/>
                <w:szCs w:val="20"/>
                <w:lang w:val="en-GB"/>
                <w:rPrChange w:id="181" w:author="S.K. Kaptoge" w:date="2026-01-21T20:16:00Z" w16du:dateUtc="2026-01-21T20:16:00Z">
                  <w:rPr>
                    <w:rFonts w:ascii="Arial" w:hAnsi="Arial" w:cs="Arial"/>
                    <w:sz w:val="22"/>
                    <w:szCs w:val="22"/>
                    <w:lang w:val="en-GB"/>
                  </w:rPr>
                </w:rPrChange>
              </w:rPr>
            </w:pPr>
            <w:r w:rsidRPr="00313176">
              <w:rPr>
                <w:rFonts w:ascii="Arial" w:hAnsi="Arial" w:cs="Arial"/>
                <w:sz w:val="20"/>
                <w:szCs w:val="20"/>
                <w:lang w:val="en-GB"/>
                <w:rPrChange w:id="182" w:author="S.K. Kaptoge" w:date="2026-01-21T20:16:00Z" w16du:dateUtc="2026-01-21T20:16:00Z">
                  <w:rPr>
                    <w:rFonts w:ascii="Arial" w:hAnsi="Arial" w:cs="Arial"/>
                    <w:sz w:val="22"/>
                    <w:szCs w:val="22"/>
                    <w:lang w:val="en-GB"/>
                  </w:rPr>
                </w:rPrChange>
              </w:rPr>
              <w:t>Medium</w:t>
            </w:r>
          </w:p>
        </w:tc>
        <w:tc>
          <w:tcPr>
            <w:tcW w:w="4394" w:type="dxa"/>
          </w:tcPr>
          <w:p w14:paraId="0A484EBB" w14:textId="7686CA4E" w:rsidR="00691866" w:rsidRPr="00313176" w:rsidRDefault="0078587E" w:rsidP="00920C99">
            <w:pPr>
              <w:spacing w:line="360" w:lineRule="auto"/>
              <w:jc w:val="both"/>
              <w:rPr>
                <w:rFonts w:ascii="Arial" w:hAnsi="Arial" w:cs="Arial"/>
                <w:sz w:val="20"/>
                <w:szCs w:val="20"/>
                <w:lang w:val="en-GB"/>
                <w:rPrChange w:id="183" w:author="S.K. Kaptoge" w:date="2026-01-21T20:16:00Z" w16du:dateUtc="2026-01-21T20:16:00Z">
                  <w:rPr>
                    <w:rFonts w:ascii="Arial" w:hAnsi="Arial" w:cs="Arial"/>
                    <w:sz w:val="22"/>
                    <w:szCs w:val="22"/>
                    <w:lang w:val="en-GB"/>
                  </w:rPr>
                </w:rPrChange>
              </w:rPr>
            </w:pPr>
            <w:r w:rsidRPr="00313176">
              <w:rPr>
                <w:rFonts w:ascii="Arial" w:hAnsi="Arial" w:cs="Arial"/>
                <w:sz w:val="20"/>
                <w:szCs w:val="20"/>
                <w:lang w:val="en-GB"/>
                <w:rPrChange w:id="184" w:author="S.K. Kaptoge" w:date="2026-01-21T20:16:00Z" w16du:dateUtc="2026-01-21T20:16:00Z">
                  <w:rPr>
                    <w:rFonts w:ascii="Arial" w:hAnsi="Arial" w:cs="Arial"/>
                    <w:sz w:val="22"/>
                    <w:szCs w:val="22"/>
                    <w:lang w:val="en-GB"/>
                  </w:rPr>
                </w:rPrChange>
              </w:rPr>
              <w:t>I have worked with my supervisor to fill in the data request sheet</w:t>
            </w:r>
            <w:r w:rsidR="007549DF" w:rsidRPr="00313176">
              <w:rPr>
                <w:rFonts w:ascii="Arial" w:hAnsi="Arial" w:cs="Arial"/>
                <w:sz w:val="20"/>
                <w:szCs w:val="20"/>
                <w:lang w:val="en-GB"/>
                <w:rPrChange w:id="185" w:author="S.K. Kaptoge" w:date="2026-01-21T20:16:00Z" w16du:dateUtc="2026-01-21T20:16:00Z">
                  <w:rPr>
                    <w:rFonts w:ascii="Arial" w:hAnsi="Arial" w:cs="Arial"/>
                    <w:sz w:val="22"/>
                    <w:szCs w:val="22"/>
                    <w:lang w:val="en-GB"/>
                  </w:rPr>
                </w:rPrChange>
              </w:rPr>
              <w:t>. H</w:t>
            </w:r>
            <w:r w:rsidRPr="00313176">
              <w:rPr>
                <w:rFonts w:ascii="Arial" w:hAnsi="Arial" w:cs="Arial"/>
                <w:sz w:val="20"/>
                <w:szCs w:val="20"/>
                <w:lang w:val="en-GB"/>
                <w:rPrChange w:id="186" w:author="S.K. Kaptoge" w:date="2026-01-21T20:16:00Z" w16du:dateUtc="2026-01-21T20:16:00Z">
                  <w:rPr>
                    <w:rFonts w:ascii="Arial" w:hAnsi="Arial" w:cs="Arial"/>
                    <w:sz w:val="22"/>
                    <w:szCs w:val="22"/>
                    <w:lang w:val="en-GB"/>
                  </w:rPr>
                </w:rPrChange>
              </w:rPr>
              <w:t>owever, I acknowledge that this is going to be updated because validation is ongoing and may influence my variables</w:t>
            </w:r>
            <w:r w:rsidR="00B20A8C" w:rsidRPr="00313176">
              <w:rPr>
                <w:rFonts w:ascii="Arial" w:hAnsi="Arial" w:cs="Arial"/>
                <w:sz w:val="20"/>
                <w:szCs w:val="20"/>
                <w:lang w:val="en-GB"/>
                <w:rPrChange w:id="187" w:author="S.K. Kaptoge" w:date="2026-01-21T20:16:00Z" w16du:dateUtc="2026-01-21T20:16:00Z">
                  <w:rPr>
                    <w:rFonts w:ascii="Arial" w:hAnsi="Arial" w:cs="Arial"/>
                    <w:sz w:val="22"/>
                    <w:szCs w:val="22"/>
                    <w:lang w:val="en-GB"/>
                  </w:rPr>
                </w:rPrChange>
              </w:rPr>
              <w:t>.</w:t>
            </w:r>
          </w:p>
        </w:tc>
      </w:tr>
      <w:tr w:rsidR="00691866" w:rsidRPr="00313176" w14:paraId="091BD2B8" w14:textId="77777777" w:rsidTr="007549DF">
        <w:trPr>
          <w:trHeight w:val="2419"/>
        </w:trPr>
        <w:tc>
          <w:tcPr>
            <w:tcW w:w="2689" w:type="dxa"/>
          </w:tcPr>
          <w:p w14:paraId="28FB74DD" w14:textId="2E28A306" w:rsidR="00691866" w:rsidRPr="00313176" w:rsidRDefault="00FD1E2C" w:rsidP="00920C99">
            <w:pPr>
              <w:spacing w:after="160" w:line="360" w:lineRule="auto"/>
              <w:jc w:val="both"/>
              <w:rPr>
                <w:rFonts w:ascii="Arial" w:hAnsi="Arial" w:cs="Arial"/>
                <w:sz w:val="20"/>
                <w:szCs w:val="20"/>
                <w:lang w:val="en-GB"/>
                <w:rPrChange w:id="188" w:author="S.K. Kaptoge" w:date="2026-01-21T20:16:00Z" w16du:dateUtc="2026-01-21T20:16:00Z">
                  <w:rPr>
                    <w:rFonts w:ascii="Arial" w:hAnsi="Arial" w:cs="Arial"/>
                    <w:sz w:val="22"/>
                    <w:szCs w:val="22"/>
                    <w:lang w:val="en-GB"/>
                  </w:rPr>
                </w:rPrChange>
              </w:rPr>
            </w:pPr>
            <w:r w:rsidRPr="00313176">
              <w:rPr>
                <w:rFonts w:ascii="Arial" w:hAnsi="Arial" w:cs="Arial"/>
                <w:sz w:val="20"/>
                <w:szCs w:val="20"/>
                <w:lang w:val="en-GB"/>
                <w:rPrChange w:id="189" w:author="S.K. Kaptoge" w:date="2026-01-21T20:16:00Z" w16du:dateUtc="2026-01-21T20:16:00Z">
                  <w:rPr>
                    <w:rFonts w:ascii="Arial" w:hAnsi="Arial" w:cs="Arial"/>
                    <w:sz w:val="22"/>
                    <w:szCs w:val="22"/>
                    <w:lang w:val="en-GB"/>
                  </w:rPr>
                </w:rPrChange>
              </w:rPr>
              <w:t xml:space="preserve">Insufficient </w:t>
            </w:r>
            <w:r w:rsidR="00691866" w:rsidRPr="00313176">
              <w:rPr>
                <w:rFonts w:ascii="Arial" w:hAnsi="Arial" w:cs="Arial"/>
                <w:sz w:val="20"/>
                <w:szCs w:val="20"/>
                <w:lang w:val="en-GB"/>
                <w:rPrChange w:id="190" w:author="S.K. Kaptoge" w:date="2026-01-21T20:16:00Z" w16du:dateUtc="2026-01-21T20:16:00Z">
                  <w:rPr>
                    <w:rFonts w:ascii="Arial" w:hAnsi="Arial" w:cs="Arial"/>
                    <w:sz w:val="22"/>
                    <w:szCs w:val="22"/>
                    <w:lang w:val="en-GB"/>
                  </w:rPr>
                </w:rPrChange>
              </w:rPr>
              <w:t xml:space="preserve">statistical </w:t>
            </w:r>
            <w:r w:rsidRPr="00313176">
              <w:rPr>
                <w:rFonts w:ascii="Arial" w:hAnsi="Arial" w:cs="Arial"/>
                <w:sz w:val="20"/>
                <w:szCs w:val="20"/>
                <w:lang w:val="en-GB"/>
                <w:rPrChange w:id="191" w:author="S.K. Kaptoge" w:date="2026-01-21T20:16:00Z" w16du:dateUtc="2026-01-21T20:16:00Z">
                  <w:rPr>
                    <w:rFonts w:ascii="Arial" w:hAnsi="Arial" w:cs="Arial"/>
                    <w:sz w:val="22"/>
                    <w:szCs w:val="22"/>
                    <w:lang w:val="en-GB"/>
                  </w:rPr>
                </w:rPrChange>
              </w:rPr>
              <w:t xml:space="preserve"> expertise for planned analyses </w:t>
            </w:r>
          </w:p>
        </w:tc>
        <w:tc>
          <w:tcPr>
            <w:tcW w:w="1134" w:type="dxa"/>
          </w:tcPr>
          <w:p w14:paraId="51BF0E43" w14:textId="77777777" w:rsidR="00691866" w:rsidRPr="00313176" w:rsidRDefault="00691866" w:rsidP="00920C99">
            <w:pPr>
              <w:spacing w:after="160" w:line="360" w:lineRule="auto"/>
              <w:jc w:val="both"/>
              <w:rPr>
                <w:rFonts w:ascii="Arial" w:hAnsi="Arial" w:cs="Arial"/>
                <w:sz w:val="20"/>
                <w:szCs w:val="20"/>
                <w:lang w:val="en-GB"/>
                <w:rPrChange w:id="192" w:author="S.K. Kaptoge" w:date="2026-01-21T20:16:00Z" w16du:dateUtc="2026-01-21T20:16:00Z">
                  <w:rPr>
                    <w:rFonts w:ascii="Arial" w:hAnsi="Arial" w:cs="Arial"/>
                    <w:sz w:val="22"/>
                    <w:szCs w:val="22"/>
                    <w:lang w:val="en-GB"/>
                  </w:rPr>
                </w:rPrChange>
              </w:rPr>
            </w:pPr>
            <w:r w:rsidRPr="00313176">
              <w:rPr>
                <w:rFonts w:ascii="Arial" w:hAnsi="Arial" w:cs="Arial"/>
                <w:sz w:val="20"/>
                <w:szCs w:val="20"/>
                <w:lang w:val="en-GB"/>
                <w:rPrChange w:id="193" w:author="S.K. Kaptoge" w:date="2026-01-21T20:16:00Z" w16du:dateUtc="2026-01-21T20:16:00Z">
                  <w:rPr>
                    <w:rFonts w:ascii="Arial" w:hAnsi="Arial" w:cs="Arial"/>
                    <w:sz w:val="22"/>
                    <w:szCs w:val="22"/>
                    <w:lang w:val="en-GB"/>
                  </w:rPr>
                </w:rPrChange>
              </w:rPr>
              <w:t>Low</w:t>
            </w:r>
          </w:p>
        </w:tc>
        <w:tc>
          <w:tcPr>
            <w:tcW w:w="992" w:type="dxa"/>
          </w:tcPr>
          <w:p w14:paraId="29930139" w14:textId="77777777" w:rsidR="00691866" w:rsidRPr="00313176" w:rsidRDefault="00691866" w:rsidP="00920C99">
            <w:pPr>
              <w:spacing w:after="160" w:line="360" w:lineRule="auto"/>
              <w:jc w:val="both"/>
              <w:rPr>
                <w:rFonts w:ascii="Arial" w:hAnsi="Arial" w:cs="Arial"/>
                <w:sz w:val="20"/>
                <w:szCs w:val="20"/>
                <w:lang w:val="en-GB"/>
                <w:rPrChange w:id="194" w:author="S.K. Kaptoge" w:date="2026-01-21T20:16:00Z" w16du:dateUtc="2026-01-21T20:16:00Z">
                  <w:rPr>
                    <w:rFonts w:ascii="Arial" w:hAnsi="Arial" w:cs="Arial"/>
                    <w:sz w:val="22"/>
                    <w:szCs w:val="22"/>
                    <w:lang w:val="en-GB"/>
                  </w:rPr>
                </w:rPrChange>
              </w:rPr>
            </w:pPr>
            <w:r w:rsidRPr="00313176">
              <w:rPr>
                <w:rFonts w:ascii="Arial" w:hAnsi="Arial" w:cs="Arial"/>
                <w:sz w:val="20"/>
                <w:szCs w:val="20"/>
                <w:lang w:val="en-GB"/>
                <w:rPrChange w:id="195" w:author="S.K. Kaptoge" w:date="2026-01-21T20:16:00Z" w16du:dateUtc="2026-01-21T20:16:00Z">
                  <w:rPr>
                    <w:rFonts w:ascii="Arial" w:hAnsi="Arial" w:cs="Arial"/>
                    <w:sz w:val="22"/>
                    <w:szCs w:val="22"/>
                    <w:lang w:val="en-GB"/>
                  </w:rPr>
                </w:rPrChange>
              </w:rPr>
              <w:t>Medium</w:t>
            </w:r>
          </w:p>
        </w:tc>
        <w:tc>
          <w:tcPr>
            <w:tcW w:w="4394" w:type="dxa"/>
          </w:tcPr>
          <w:p w14:paraId="07A2BC3B" w14:textId="77777777" w:rsidR="00691866" w:rsidRPr="00313176" w:rsidRDefault="00691866" w:rsidP="00920C99">
            <w:pPr>
              <w:spacing w:after="160" w:line="360" w:lineRule="auto"/>
              <w:jc w:val="both"/>
              <w:rPr>
                <w:rFonts w:ascii="Arial" w:hAnsi="Arial" w:cs="Arial"/>
                <w:sz w:val="20"/>
                <w:szCs w:val="20"/>
                <w:lang w:val="en-GB"/>
                <w:rPrChange w:id="196" w:author="S.K. Kaptoge" w:date="2026-01-21T20:16:00Z" w16du:dateUtc="2026-01-21T20:16:00Z">
                  <w:rPr>
                    <w:rFonts w:ascii="Arial" w:hAnsi="Arial" w:cs="Arial"/>
                    <w:sz w:val="22"/>
                    <w:szCs w:val="22"/>
                    <w:lang w:val="en-GB"/>
                  </w:rPr>
                </w:rPrChange>
              </w:rPr>
            </w:pPr>
            <w:r w:rsidRPr="00313176">
              <w:rPr>
                <w:rFonts w:ascii="Arial" w:hAnsi="Arial" w:cs="Arial"/>
                <w:sz w:val="20"/>
                <w:szCs w:val="20"/>
                <w:lang w:val="en-GB"/>
                <w:rPrChange w:id="197" w:author="S.K. Kaptoge" w:date="2026-01-21T20:16:00Z" w16du:dateUtc="2026-01-21T20:16:00Z">
                  <w:rPr>
                    <w:rFonts w:ascii="Arial" w:hAnsi="Arial" w:cs="Arial"/>
                    <w:sz w:val="22"/>
                    <w:szCs w:val="22"/>
                    <w:lang w:val="en-GB"/>
                  </w:rPr>
                </w:rPrChange>
              </w:rPr>
              <w:t xml:space="preserve">Most of my intended statistical analysis techniques will be covered in the Advanced </w:t>
            </w:r>
            <w:r w:rsidR="0078587E" w:rsidRPr="00313176">
              <w:rPr>
                <w:rFonts w:ascii="Arial" w:hAnsi="Arial" w:cs="Arial"/>
                <w:sz w:val="20"/>
                <w:szCs w:val="20"/>
                <w:lang w:val="en-GB"/>
                <w:rPrChange w:id="198" w:author="S.K. Kaptoge" w:date="2026-01-21T20:16:00Z" w16du:dateUtc="2026-01-21T20:16:00Z">
                  <w:rPr>
                    <w:rFonts w:ascii="Arial" w:hAnsi="Arial" w:cs="Arial"/>
                    <w:sz w:val="22"/>
                    <w:szCs w:val="22"/>
                    <w:lang w:val="en-GB"/>
                  </w:rPr>
                </w:rPrChange>
              </w:rPr>
              <w:t>Biostatistics</w:t>
            </w:r>
            <w:r w:rsidRPr="00313176">
              <w:rPr>
                <w:rFonts w:ascii="Arial" w:hAnsi="Arial" w:cs="Arial"/>
                <w:sz w:val="20"/>
                <w:szCs w:val="20"/>
                <w:lang w:val="en-GB"/>
                <w:rPrChange w:id="199" w:author="S.K. Kaptoge" w:date="2026-01-21T20:16:00Z" w16du:dateUtc="2026-01-21T20:16:00Z">
                  <w:rPr>
                    <w:rFonts w:ascii="Arial" w:hAnsi="Arial" w:cs="Arial"/>
                    <w:sz w:val="22"/>
                    <w:szCs w:val="22"/>
                    <w:lang w:val="en-GB"/>
                  </w:rPr>
                </w:rPrChange>
              </w:rPr>
              <w:t xml:space="preserve"> for Epidemiology module later in the term. I will also be frequently checking with my supervisor</w:t>
            </w:r>
            <w:r w:rsidR="0078587E" w:rsidRPr="00313176">
              <w:rPr>
                <w:rFonts w:ascii="Arial" w:hAnsi="Arial" w:cs="Arial"/>
                <w:sz w:val="20"/>
                <w:szCs w:val="20"/>
                <w:lang w:val="en-GB"/>
                <w:rPrChange w:id="200" w:author="S.K. Kaptoge" w:date="2026-01-21T20:16:00Z" w16du:dateUtc="2026-01-21T20:16:00Z">
                  <w:rPr>
                    <w:rFonts w:ascii="Arial" w:hAnsi="Arial" w:cs="Arial"/>
                    <w:sz w:val="22"/>
                    <w:szCs w:val="22"/>
                    <w:lang w:val="en-GB"/>
                  </w:rPr>
                </w:rPrChange>
              </w:rPr>
              <w:t>,</w:t>
            </w:r>
            <w:r w:rsidRPr="00313176">
              <w:rPr>
                <w:rFonts w:ascii="Arial" w:hAnsi="Arial" w:cs="Arial"/>
                <w:sz w:val="20"/>
                <w:szCs w:val="20"/>
                <w:lang w:val="en-GB"/>
                <w:rPrChange w:id="201" w:author="S.K. Kaptoge" w:date="2026-01-21T20:16:00Z" w16du:dateUtc="2026-01-21T20:16:00Z">
                  <w:rPr>
                    <w:rFonts w:ascii="Arial" w:hAnsi="Arial" w:cs="Arial"/>
                    <w:sz w:val="22"/>
                    <w:szCs w:val="22"/>
                    <w:lang w:val="en-GB"/>
                  </w:rPr>
                </w:rPrChange>
              </w:rPr>
              <w:t xml:space="preserve"> who is a statistician on my statistical methods. </w:t>
            </w:r>
          </w:p>
        </w:tc>
      </w:tr>
      <w:tr w:rsidR="0078587E" w:rsidRPr="00313176" w14:paraId="14AB4C81" w14:textId="77777777" w:rsidTr="007549DF">
        <w:trPr>
          <w:trHeight w:val="2419"/>
        </w:trPr>
        <w:tc>
          <w:tcPr>
            <w:tcW w:w="2689" w:type="dxa"/>
          </w:tcPr>
          <w:p w14:paraId="0B6F8190" w14:textId="77777777" w:rsidR="0078587E" w:rsidRPr="00313176" w:rsidRDefault="0078587E" w:rsidP="00920C99">
            <w:pPr>
              <w:spacing w:after="160" w:line="360" w:lineRule="auto"/>
              <w:jc w:val="both"/>
              <w:rPr>
                <w:rFonts w:ascii="Arial" w:hAnsi="Arial" w:cs="Arial"/>
                <w:sz w:val="20"/>
                <w:szCs w:val="20"/>
                <w:lang w:val="en-GB"/>
                <w:rPrChange w:id="202" w:author="S.K. Kaptoge" w:date="2026-01-21T20:16:00Z" w16du:dateUtc="2026-01-21T20:16:00Z">
                  <w:rPr>
                    <w:rFonts w:ascii="Arial" w:hAnsi="Arial" w:cs="Arial"/>
                    <w:sz w:val="22"/>
                    <w:szCs w:val="22"/>
                    <w:lang w:val="en-GB"/>
                  </w:rPr>
                </w:rPrChange>
              </w:rPr>
            </w:pPr>
            <w:r w:rsidRPr="00313176">
              <w:rPr>
                <w:rFonts w:ascii="Arial" w:hAnsi="Arial" w:cs="Arial"/>
                <w:sz w:val="20"/>
                <w:szCs w:val="20"/>
                <w:lang w:val="en-GB"/>
                <w:rPrChange w:id="203" w:author="S.K. Kaptoge" w:date="2026-01-21T20:16:00Z" w16du:dateUtc="2026-01-21T20:16:00Z">
                  <w:rPr>
                    <w:rFonts w:ascii="Arial" w:hAnsi="Arial" w:cs="Arial"/>
                    <w:sz w:val="22"/>
                    <w:szCs w:val="22"/>
                    <w:lang w:val="en-GB"/>
                  </w:rPr>
                </w:rPrChange>
              </w:rPr>
              <w:t>Coding or software competency</w:t>
            </w:r>
          </w:p>
        </w:tc>
        <w:tc>
          <w:tcPr>
            <w:tcW w:w="1134" w:type="dxa"/>
          </w:tcPr>
          <w:p w14:paraId="4FCA24F0" w14:textId="77777777" w:rsidR="0078587E" w:rsidRPr="00313176" w:rsidRDefault="0078587E" w:rsidP="00920C99">
            <w:pPr>
              <w:spacing w:after="160" w:line="360" w:lineRule="auto"/>
              <w:jc w:val="both"/>
              <w:rPr>
                <w:rFonts w:ascii="Arial" w:hAnsi="Arial" w:cs="Arial"/>
                <w:sz w:val="20"/>
                <w:szCs w:val="20"/>
                <w:lang w:val="en-GB"/>
                <w:rPrChange w:id="204" w:author="S.K. Kaptoge" w:date="2026-01-21T20:16:00Z" w16du:dateUtc="2026-01-21T20:16:00Z">
                  <w:rPr>
                    <w:rFonts w:ascii="Arial" w:hAnsi="Arial" w:cs="Arial"/>
                    <w:sz w:val="22"/>
                    <w:szCs w:val="22"/>
                    <w:lang w:val="en-GB"/>
                  </w:rPr>
                </w:rPrChange>
              </w:rPr>
            </w:pPr>
            <w:r w:rsidRPr="00313176">
              <w:rPr>
                <w:rFonts w:ascii="Arial" w:hAnsi="Arial" w:cs="Arial"/>
                <w:sz w:val="20"/>
                <w:szCs w:val="20"/>
                <w:lang w:val="en-GB"/>
                <w:rPrChange w:id="205" w:author="S.K. Kaptoge" w:date="2026-01-21T20:16:00Z" w16du:dateUtc="2026-01-21T20:16:00Z">
                  <w:rPr>
                    <w:rFonts w:ascii="Arial" w:hAnsi="Arial" w:cs="Arial"/>
                    <w:sz w:val="22"/>
                    <w:szCs w:val="22"/>
                    <w:lang w:val="en-GB"/>
                  </w:rPr>
                </w:rPrChange>
              </w:rPr>
              <w:t>Low</w:t>
            </w:r>
          </w:p>
        </w:tc>
        <w:tc>
          <w:tcPr>
            <w:tcW w:w="992" w:type="dxa"/>
          </w:tcPr>
          <w:p w14:paraId="18F7EACC" w14:textId="77777777" w:rsidR="0078587E" w:rsidRPr="00313176" w:rsidRDefault="0078587E" w:rsidP="00920C99">
            <w:pPr>
              <w:spacing w:after="160" w:line="360" w:lineRule="auto"/>
              <w:jc w:val="both"/>
              <w:rPr>
                <w:rFonts w:ascii="Arial" w:hAnsi="Arial" w:cs="Arial"/>
                <w:sz w:val="20"/>
                <w:szCs w:val="20"/>
                <w:lang w:val="en-GB"/>
                <w:rPrChange w:id="206" w:author="S.K. Kaptoge" w:date="2026-01-21T20:16:00Z" w16du:dateUtc="2026-01-21T20:16:00Z">
                  <w:rPr>
                    <w:rFonts w:ascii="Arial" w:hAnsi="Arial" w:cs="Arial"/>
                    <w:sz w:val="22"/>
                    <w:szCs w:val="22"/>
                    <w:lang w:val="en-GB"/>
                  </w:rPr>
                </w:rPrChange>
              </w:rPr>
            </w:pPr>
            <w:r w:rsidRPr="00313176">
              <w:rPr>
                <w:rFonts w:ascii="Arial" w:hAnsi="Arial" w:cs="Arial"/>
                <w:sz w:val="20"/>
                <w:szCs w:val="20"/>
                <w:lang w:val="en-GB"/>
                <w:rPrChange w:id="207" w:author="S.K. Kaptoge" w:date="2026-01-21T20:16:00Z" w16du:dateUtc="2026-01-21T20:16:00Z">
                  <w:rPr>
                    <w:rFonts w:ascii="Arial" w:hAnsi="Arial" w:cs="Arial"/>
                    <w:sz w:val="22"/>
                    <w:szCs w:val="22"/>
                    <w:lang w:val="en-GB"/>
                  </w:rPr>
                </w:rPrChange>
              </w:rPr>
              <w:t>High</w:t>
            </w:r>
          </w:p>
        </w:tc>
        <w:tc>
          <w:tcPr>
            <w:tcW w:w="4394" w:type="dxa"/>
          </w:tcPr>
          <w:p w14:paraId="79F76541" w14:textId="77777777" w:rsidR="0078587E" w:rsidRPr="00313176" w:rsidRDefault="0078587E" w:rsidP="00920C99">
            <w:pPr>
              <w:spacing w:after="160" w:line="360" w:lineRule="auto"/>
              <w:jc w:val="both"/>
              <w:rPr>
                <w:rFonts w:ascii="Arial" w:hAnsi="Arial" w:cs="Arial"/>
                <w:sz w:val="20"/>
                <w:szCs w:val="20"/>
                <w:lang w:val="en-GB"/>
                <w:rPrChange w:id="208" w:author="S.K. Kaptoge" w:date="2026-01-21T20:16:00Z" w16du:dateUtc="2026-01-21T20:16:00Z">
                  <w:rPr>
                    <w:rFonts w:ascii="Arial" w:hAnsi="Arial" w:cs="Arial"/>
                    <w:sz w:val="22"/>
                    <w:szCs w:val="22"/>
                    <w:lang w:val="en-GB"/>
                  </w:rPr>
                </w:rPrChange>
              </w:rPr>
            </w:pPr>
            <w:r w:rsidRPr="00313176">
              <w:rPr>
                <w:rFonts w:ascii="Arial" w:hAnsi="Arial" w:cs="Arial"/>
                <w:sz w:val="20"/>
                <w:szCs w:val="20"/>
                <w:lang w:val="en-GB"/>
                <w:rPrChange w:id="209" w:author="S.K. Kaptoge" w:date="2026-01-21T20:16:00Z" w16du:dateUtc="2026-01-21T20:16:00Z">
                  <w:rPr>
                    <w:rFonts w:ascii="Arial" w:hAnsi="Arial" w:cs="Arial"/>
                    <w:sz w:val="22"/>
                    <w:szCs w:val="22"/>
                    <w:lang w:val="en-GB"/>
                  </w:rPr>
                </w:rPrChange>
              </w:rPr>
              <w:t>I am self-studying on how to handle, clean large datasets with R.</w:t>
            </w:r>
          </w:p>
          <w:p w14:paraId="22F463F4" w14:textId="77777777" w:rsidR="0078587E" w:rsidRPr="00313176" w:rsidRDefault="0078587E" w:rsidP="00920C99">
            <w:pPr>
              <w:spacing w:after="160" w:line="360" w:lineRule="auto"/>
              <w:jc w:val="both"/>
              <w:rPr>
                <w:rFonts w:ascii="Arial" w:hAnsi="Arial" w:cs="Arial"/>
                <w:sz w:val="20"/>
                <w:szCs w:val="20"/>
                <w:lang w:val="en-GB"/>
                <w:rPrChange w:id="210" w:author="S.K. Kaptoge" w:date="2026-01-21T20:16:00Z" w16du:dateUtc="2026-01-21T20:16:00Z">
                  <w:rPr>
                    <w:rFonts w:ascii="Arial" w:hAnsi="Arial" w:cs="Arial"/>
                    <w:sz w:val="22"/>
                    <w:szCs w:val="22"/>
                    <w:lang w:val="en-GB"/>
                  </w:rPr>
                </w:rPrChange>
              </w:rPr>
            </w:pPr>
            <w:r w:rsidRPr="00313176">
              <w:rPr>
                <w:rFonts w:ascii="Arial" w:hAnsi="Arial" w:cs="Arial"/>
                <w:sz w:val="20"/>
                <w:szCs w:val="20"/>
                <w:lang w:val="en-GB"/>
                <w:rPrChange w:id="211" w:author="S.K. Kaptoge" w:date="2026-01-21T20:16:00Z" w16du:dateUtc="2026-01-21T20:16:00Z">
                  <w:rPr>
                    <w:rFonts w:ascii="Arial" w:hAnsi="Arial" w:cs="Arial"/>
                    <w:sz w:val="22"/>
                    <w:szCs w:val="22"/>
                    <w:lang w:val="en-GB"/>
                  </w:rPr>
                </w:rPrChange>
              </w:rPr>
              <w:t>I have created a Git repository for my dissertation project and will ensure that code and other essential documents will always be backed.</w:t>
            </w:r>
          </w:p>
        </w:tc>
      </w:tr>
      <w:tr w:rsidR="0078587E" w:rsidRPr="00313176" w14:paraId="285C5A13" w14:textId="77777777" w:rsidTr="007549DF">
        <w:trPr>
          <w:trHeight w:val="2419"/>
        </w:trPr>
        <w:tc>
          <w:tcPr>
            <w:tcW w:w="2689" w:type="dxa"/>
          </w:tcPr>
          <w:p w14:paraId="0AA2A192" w14:textId="20747281" w:rsidR="0078587E" w:rsidRPr="00313176" w:rsidRDefault="00FD1E2C" w:rsidP="00920C99">
            <w:pPr>
              <w:spacing w:after="160" w:line="360" w:lineRule="auto"/>
              <w:jc w:val="both"/>
              <w:rPr>
                <w:rFonts w:ascii="Arial" w:hAnsi="Arial" w:cs="Arial"/>
                <w:sz w:val="20"/>
                <w:szCs w:val="20"/>
                <w:lang w:val="en-GB"/>
                <w:rPrChange w:id="212" w:author="S.K. Kaptoge" w:date="2026-01-21T20:16:00Z" w16du:dateUtc="2026-01-21T20:16:00Z">
                  <w:rPr>
                    <w:rFonts w:ascii="Arial" w:hAnsi="Arial" w:cs="Arial"/>
                    <w:sz w:val="22"/>
                    <w:szCs w:val="22"/>
                    <w:lang w:val="en-GB"/>
                  </w:rPr>
                </w:rPrChange>
              </w:rPr>
            </w:pPr>
            <w:r w:rsidRPr="00313176">
              <w:rPr>
                <w:rFonts w:ascii="Arial" w:hAnsi="Arial" w:cs="Arial"/>
                <w:sz w:val="20"/>
                <w:szCs w:val="20"/>
                <w:lang w:val="en-GB"/>
                <w:rPrChange w:id="213" w:author="S.K. Kaptoge" w:date="2026-01-21T20:16:00Z" w16du:dateUtc="2026-01-21T20:16:00Z">
                  <w:rPr>
                    <w:rFonts w:ascii="Arial" w:hAnsi="Arial" w:cs="Arial"/>
                    <w:sz w:val="22"/>
                    <w:szCs w:val="22"/>
                    <w:lang w:val="en-GB"/>
                  </w:rPr>
                </w:rPrChange>
              </w:rPr>
              <w:t>In</w:t>
            </w:r>
            <w:r w:rsidR="0078587E" w:rsidRPr="00313176">
              <w:rPr>
                <w:rFonts w:ascii="Arial" w:hAnsi="Arial" w:cs="Arial"/>
                <w:sz w:val="20"/>
                <w:szCs w:val="20"/>
                <w:lang w:val="en-GB"/>
                <w:rPrChange w:id="214" w:author="S.K. Kaptoge" w:date="2026-01-21T20:16:00Z" w16du:dateUtc="2026-01-21T20:16:00Z">
                  <w:rPr>
                    <w:rFonts w:ascii="Arial" w:hAnsi="Arial" w:cs="Arial"/>
                    <w:sz w:val="22"/>
                    <w:szCs w:val="22"/>
                    <w:lang w:val="en-GB"/>
                  </w:rPr>
                </w:rPrChange>
              </w:rPr>
              <w:t xml:space="preserve">sufficient </w:t>
            </w:r>
            <w:r w:rsidRPr="00313176">
              <w:rPr>
                <w:rFonts w:ascii="Arial" w:hAnsi="Arial" w:cs="Arial"/>
                <w:sz w:val="20"/>
                <w:szCs w:val="20"/>
                <w:lang w:val="en-GB"/>
                <w:rPrChange w:id="215" w:author="S.K. Kaptoge" w:date="2026-01-21T20:16:00Z" w16du:dateUtc="2026-01-21T20:16:00Z">
                  <w:rPr>
                    <w:rFonts w:ascii="Arial" w:hAnsi="Arial" w:cs="Arial"/>
                    <w:sz w:val="22"/>
                    <w:szCs w:val="22"/>
                    <w:lang w:val="en-GB"/>
                  </w:rPr>
                </w:rPrChange>
              </w:rPr>
              <w:t xml:space="preserve">data for </w:t>
            </w:r>
            <w:r w:rsidR="0078587E" w:rsidRPr="00313176">
              <w:rPr>
                <w:rFonts w:ascii="Arial" w:hAnsi="Arial" w:cs="Arial"/>
                <w:sz w:val="20"/>
                <w:szCs w:val="20"/>
                <w:lang w:val="en-GB"/>
                <w:rPrChange w:id="216" w:author="S.K. Kaptoge" w:date="2026-01-21T20:16:00Z" w16du:dateUtc="2026-01-21T20:16:00Z">
                  <w:rPr>
                    <w:rFonts w:ascii="Arial" w:hAnsi="Arial" w:cs="Arial"/>
                    <w:sz w:val="22"/>
                    <w:szCs w:val="22"/>
                    <w:lang w:val="en-GB"/>
                  </w:rPr>
                </w:rPrChange>
              </w:rPr>
              <w:t>intended incident analysis</w:t>
            </w:r>
          </w:p>
        </w:tc>
        <w:tc>
          <w:tcPr>
            <w:tcW w:w="1134" w:type="dxa"/>
          </w:tcPr>
          <w:p w14:paraId="1C1D1411" w14:textId="77777777" w:rsidR="0078587E" w:rsidRPr="00313176" w:rsidRDefault="0078587E" w:rsidP="00920C99">
            <w:pPr>
              <w:spacing w:after="160" w:line="360" w:lineRule="auto"/>
              <w:jc w:val="both"/>
              <w:rPr>
                <w:rFonts w:ascii="Arial" w:hAnsi="Arial" w:cs="Arial"/>
                <w:sz w:val="20"/>
                <w:szCs w:val="20"/>
                <w:lang w:val="en-GB"/>
                <w:rPrChange w:id="217" w:author="S.K. Kaptoge" w:date="2026-01-21T20:16:00Z" w16du:dateUtc="2026-01-21T20:16:00Z">
                  <w:rPr>
                    <w:rFonts w:ascii="Arial" w:hAnsi="Arial" w:cs="Arial"/>
                    <w:sz w:val="22"/>
                    <w:szCs w:val="22"/>
                    <w:lang w:val="en-GB"/>
                  </w:rPr>
                </w:rPrChange>
              </w:rPr>
            </w:pPr>
            <w:r w:rsidRPr="00313176">
              <w:rPr>
                <w:rFonts w:ascii="Arial" w:hAnsi="Arial" w:cs="Arial"/>
                <w:sz w:val="20"/>
                <w:szCs w:val="20"/>
                <w:lang w:val="en-GB"/>
                <w:rPrChange w:id="218" w:author="S.K. Kaptoge" w:date="2026-01-21T20:16:00Z" w16du:dateUtc="2026-01-21T20:16:00Z">
                  <w:rPr>
                    <w:rFonts w:ascii="Arial" w:hAnsi="Arial" w:cs="Arial"/>
                    <w:sz w:val="22"/>
                    <w:szCs w:val="22"/>
                    <w:lang w:val="en-GB"/>
                  </w:rPr>
                </w:rPrChange>
              </w:rPr>
              <w:t>Low-medium</w:t>
            </w:r>
          </w:p>
        </w:tc>
        <w:tc>
          <w:tcPr>
            <w:tcW w:w="992" w:type="dxa"/>
          </w:tcPr>
          <w:p w14:paraId="2297823B" w14:textId="77777777" w:rsidR="0078587E" w:rsidRPr="00313176" w:rsidRDefault="0078587E" w:rsidP="00920C99">
            <w:pPr>
              <w:spacing w:after="160" w:line="360" w:lineRule="auto"/>
              <w:jc w:val="both"/>
              <w:rPr>
                <w:rFonts w:ascii="Arial" w:hAnsi="Arial" w:cs="Arial"/>
                <w:sz w:val="20"/>
                <w:szCs w:val="20"/>
                <w:lang w:val="en-GB"/>
                <w:rPrChange w:id="219" w:author="S.K. Kaptoge" w:date="2026-01-21T20:16:00Z" w16du:dateUtc="2026-01-21T20:16:00Z">
                  <w:rPr>
                    <w:rFonts w:ascii="Arial" w:hAnsi="Arial" w:cs="Arial"/>
                    <w:sz w:val="22"/>
                    <w:szCs w:val="22"/>
                    <w:lang w:val="en-GB"/>
                  </w:rPr>
                </w:rPrChange>
              </w:rPr>
            </w:pPr>
            <w:r w:rsidRPr="00313176">
              <w:rPr>
                <w:rFonts w:ascii="Arial" w:hAnsi="Arial" w:cs="Arial"/>
                <w:sz w:val="20"/>
                <w:szCs w:val="20"/>
                <w:lang w:val="en-GB"/>
                <w:rPrChange w:id="220" w:author="S.K. Kaptoge" w:date="2026-01-21T20:16:00Z" w16du:dateUtc="2026-01-21T20:16:00Z">
                  <w:rPr>
                    <w:rFonts w:ascii="Arial" w:hAnsi="Arial" w:cs="Arial"/>
                    <w:sz w:val="22"/>
                    <w:szCs w:val="22"/>
                    <w:lang w:val="en-GB"/>
                  </w:rPr>
                </w:rPrChange>
              </w:rPr>
              <w:t>High</w:t>
            </w:r>
          </w:p>
        </w:tc>
        <w:tc>
          <w:tcPr>
            <w:tcW w:w="4394" w:type="dxa"/>
          </w:tcPr>
          <w:p w14:paraId="296BD1CC" w14:textId="77777777" w:rsidR="0078587E" w:rsidRPr="00313176" w:rsidRDefault="0078587E" w:rsidP="00920C99">
            <w:pPr>
              <w:spacing w:after="160" w:line="360" w:lineRule="auto"/>
              <w:jc w:val="both"/>
              <w:rPr>
                <w:rFonts w:ascii="Arial" w:hAnsi="Arial" w:cs="Arial"/>
                <w:sz w:val="20"/>
                <w:szCs w:val="20"/>
                <w:lang w:val="en-GB"/>
                <w:rPrChange w:id="221" w:author="S.K. Kaptoge" w:date="2026-01-21T20:16:00Z" w16du:dateUtc="2026-01-21T20:16:00Z">
                  <w:rPr>
                    <w:rFonts w:ascii="Arial" w:hAnsi="Arial" w:cs="Arial"/>
                    <w:sz w:val="22"/>
                    <w:szCs w:val="22"/>
                    <w:lang w:val="en-GB"/>
                  </w:rPr>
                </w:rPrChange>
              </w:rPr>
            </w:pPr>
            <w:r w:rsidRPr="00313176">
              <w:rPr>
                <w:rFonts w:ascii="Arial" w:hAnsi="Arial" w:cs="Arial"/>
                <w:sz w:val="20"/>
                <w:szCs w:val="20"/>
                <w:lang w:val="en-GB"/>
                <w:rPrChange w:id="222" w:author="S.K. Kaptoge" w:date="2026-01-21T20:16:00Z" w16du:dateUtc="2026-01-21T20:16:00Z">
                  <w:rPr>
                    <w:rFonts w:ascii="Arial" w:hAnsi="Arial" w:cs="Arial"/>
                    <w:sz w:val="22"/>
                    <w:szCs w:val="22"/>
                    <w:lang w:val="en-GB"/>
                  </w:rPr>
                </w:rPrChange>
              </w:rPr>
              <w:t>I have scheduled regular meetings with my supervisor to discuss data feasibility and adjustment of my research question</w:t>
            </w:r>
          </w:p>
        </w:tc>
      </w:tr>
      <w:tr w:rsidR="0078587E" w:rsidRPr="00313176" w14:paraId="7254AD90" w14:textId="77777777" w:rsidTr="007549DF">
        <w:tc>
          <w:tcPr>
            <w:tcW w:w="2689" w:type="dxa"/>
          </w:tcPr>
          <w:p w14:paraId="79F85202" w14:textId="77777777" w:rsidR="0078587E" w:rsidRPr="00313176" w:rsidRDefault="0078587E" w:rsidP="00920C99">
            <w:pPr>
              <w:spacing w:after="160" w:line="360" w:lineRule="auto"/>
              <w:jc w:val="both"/>
              <w:rPr>
                <w:rFonts w:ascii="Arial" w:hAnsi="Arial" w:cs="Arial"/>
                <w:sz w:val="20"/>
                <w:szCs w:val="20"/>
                <w:lang w:val="en-GB"/>
                <w:rPrChange w:id="223" w:author="S.K. Kaptoge" w:date="2026-01-21T20:16:00Z" w16du:dateUtc="2026-01-21T20:16:00Z">
                  <w:rPr>
                    <w:rFonts w:ascii="Arial" w:hAnsi="Arial" w:cs="Arial"/>
                    <w:sz w:val="22"/>
                    <w:szCs w:val="22"/>
                    <w:lang w:val="en-GB"/>
                  </w:rPr>
                </w:rPrChange>
              </w:rPr>
            </w:pPr>
            <w:r w:rsidRPr="00313176">
              <w:rPr>
                <w:rFonts w:ascii="Arial" w:hAnsi="Arial" w:cs="Arial"/>
                <w:sz w:val="20"/>
                <w:szCs w:val="20"/>
                <w:lang w:val="en-GB"/>
                <w:rPrChange w:id="224" w:author="S.K. Kaptoge" w:date="2026-01-21T20:16:00Z" w16du:dateUtc="2026-01-21T20:16:00Z">
                  <w:rPr>
                    <w:rFonts w:ascii="Arial" w:hAnsi="Arial" w:cs="Arial"/>
                    <w:sz w:val="22"/>
                    <w:szCs w:val="22"/>
                    <w:lang w:val="en-GB"/>
                  </w:rPr>
                </w:rPrChange>
              </w:rPr>
              <w:lastRenderedPageBreak/>
              <w:t>Personal emergencies or illness</w:t>
            </w:r>
          </w:p>
        </w:tc>
        <w:tc>
          <w:tcPr>
            <w:tcW w:w="1134" w:type="dxa"/>
          </w:tcPr>
          <w:p w14:paraId="466EFF07" w14:textId="77777777" w:rsidR="0078587E" w:rsidRPr="00313176" w:rsidRDefault="0078587E" w:rsidP="00920C99">
            <w:pPr>
              <w:spacing w:after="160" w:line="360" w:lineRule="auto"/>
              <w:jc w:val="both"/>
              <w:rPr>
                <w:rFonts w:ascii="Arial" w:hAnsi="Arial" w:cs="Arial"/>
                <w:sz w:val="20"/>
                <w:szCs w:val="20"/>
                <w:lang w:val="en-GB"/>
                <w:rPrChange w:id="225" w:author="S.K. Kaptoge" w:date="2026-01-21T20:16:00Z" w16du:dateUtc="2026-01-21T20:16:00Z">
                  <w:rPr>
                    <w:rFonts w:ascii="Arial" w:hAnsi="Arial" w:cs="Arial"/>
                    <w:sz w:val="22"/>
                    <w:szCs w:val="22"/>
                    <w:lang w:val="en-GB"/>
                  </w:rPr>
                </w:rPrChange>
              </w:rPr>
            </w:pPr>
            <w:r w:rsidRPr="00313176">
              <w:rPr>
                <w:rFonts w:ascii="Arial" w:hAnsi="Arial" w:cs="Arial"/>
                <w:sz w:val="20"/>
                <w:szCs w:val="20"/>
                <w:lang w:val="en-GB"/>
                <w:rPrChange w:id="226" w:author="S.K. Kaptoge" w:date="2026-01-21T20:16:00Z" w16du:dateUtc="2026-01-21T20:16:00Z">
                  <w:rPr>
                    <w:rFonts w:ascii="Arial" w:hAnsi="Arial" w:cs="Arial"/>
                    <w:sz w:val="22"/>
                    <w:szCs w:val="22"/>
                    <w:lang w:val="en-GB"/>
                  </w:rPr>
                </w:rPrChange>
              </w:rPr>
              <w:t>Low</w:t>
            </w:r>
          </w:p>
        </w:tc>
        <w:tc>
          <w:tcPr>
            <w:tcW w:w="992" w:type="dxa"/>
          </w:tcPr>
          <w:p w14:paraId="2B3A8364" w14:textId="77777777" w:rsidR="0078587E" w:rsidRPr="00313176" w:rsidRDefault="0078587E" w:rsidP="00920C99">
            <w:pPr>
              <w:spacing w:after="160" w:line="360" w:lineRule="auto"/>
              <w:jc w:val="both"/>
              <w:rPr>
                <w:rFonts w:ascii="Arial" w:hAnsi="Arial" w:cs="Arial"/>
                <w:sz w:val="20"/>
                <w:szCs w:val="20"/>
                <w:lang w:val="en-GB"/>
                <w:rPrChange w:id="227" w:author="S.K. Kaptoge" w:date="2026-01-21T20:16:00Z" w16du:dateUtc="2026-01-21T20:16:00Z">
                  <w:rPr>
                    <w:rFonts w:ascii="Arial" w:hAnsi="Arial" w:cs="Arial"/>
                    <w:sz w:val="22"/>
                    <w:szCs w:val="22"/>
                    <w:lang w:val="en-GB"/>
                  </w:rPr>
                </w:rPrChange>
              </w:rPr>
            </w:pPr>
            <w:r w:rsidRPr="00313176">
              <w:rPr>
                <w:rFonts w:ascii="Arial" w:hAnsi="Arial" w:cs="Arial"/>
                <w:sz w:val="20"/>
                <w:szCs w:val="20"/>
                <w:lang w:val="en-GB"/>
                <w:rPrChange w:id="228" w:author="S.K. Kaptoge" w:date="2026-01-21T20:16:00Z" w16du:dateUtc="2026-01-21T20:16:00Z">
                  <w:rPr>
                    <w:rFonts w:ascii="Arial" w:hAnsi="Arial" w:cs="Arial"/>
                    <w:sz w:val="22"/>
                    <w:szCs w:val="22"/>
                    <w:lang w:val="en-GB"/>
                  </w:rPr>
                </w:rPrChange>
              </w:rPr>
              <w:t>Low</w:t>
            </w:r>
          </w:p>
        </w:tc>
        <w:tc>
          <w:tcPr>
            <w:tcW w:w="4394" w:type="dxa"/>
          </w:tcPr>
          <w:p w14:paraId="7ECF509E" w14:textId="77777777" w:rsidR="0078587E" w:rsidRPr="00313176" w:rsidRDefault="0078587E" w:rsidP="00920C99">
            <w:pPr>
              <w:spacing w:after="160" w:line="360" w:lineRule="auto"/>
              <w:jc w:val="both"/>
              <w:rPr>
                <w:rFonts w:ascii="Arial" w:hAnsi="Arial" w:cs="Arial"/>
                <w:sz w:val="20"/>
                <w:szCs w:val="20"/>
                <w:lang w:val="en-GB"/>
                <w:rPrChange w:id="229" w:author="S.K. Kaptoge" w:date="2026-01-21T20:16:00Z" w16du:dateUtc="2026-01-21T20:16:00Z">
                  <w:rPr>
                    <w:rFonts w:ascii="Arial" w:hAnsi="Arial" w:cs="Arial"/>
                    <w:sz w:val="22"/>
                    <w:szCs w:val="22"/>
                    <w:lang w:val="en-GB"/>
                  </w:rPr>
                </w:rPrChange>
              </w:rPr>
            </w:pPr>
            <w:r w:rsidRPr="00313176">
              <w:rPr>
                <w:rFonts w:ascii="Arial" w:hAnsi="Arial" w:cs="Arial"/>
                <w:sz w:val="20"/>
                <w:szCs w:val="20"/>
                <w:lang w:val="en-GB"/>
                <w:rPrChange w:id="230" w:author="S.K. Kaptoge" w:date="2026-01-21T20:16:00Z" w16du:dateUtc="2026-01-21T20:16:00Z">
                  <w:rPr>
                    <w:rFonts w:ascii="Arial" w:hAnsi="Arial" w:cs="Arial"/>
                    <w:sz w:val="22"/>
                    <w:szCs w:val="22"/>
                    <w:lang w:val="en-GB"/>
                  </w:rPr>
                </w:rPrChange>
              </w:rPr>
              <w:t>I am accounted for additional time for my dissertation as reflected in my Gantt chart</w:t>
            </w:r>
          </w:p>
        </w:tc>
      </w:tr>
    </w:tbl>
    <w:p w14:paraId="35936A5E" w14:textId="77777777" w:rsidR="004F08BF" w:rsidRPr="00BC10BF" w:rsidRDefault="004F08BF" w:rsidP="00920C99">
      <w:pPr>
        <w:spacing w:line="360" w:lineRule="auto"/>
        <w:jc w:val="both"/>
        <w:rPr>
          <w:rFonts w:ascii="Arial" w:hAnsi="Arial" w:cs="Arial"/>
          <w:b/>
          <w:bCs/>
          <w:lang w:val="en-GB"/>
        </w:rPr>
      </w:pPr>
    </w:p>
    <w:p w14:paraId="73647821" w14:textId="77777777" w:rsidR="004F08BF" w:rsidRPr="00BC10BF" w:rsidRDefault="004F08BF" w:rsidP="00920C99">
      <w:pPr>
        <w:pStyle w:val="Heading1"/>
        <w:spacing w:line="360" w:lineRule="auto"/>
        <w:jc w:val="both"/>
        <w:rPr>
          <w:rFonts w:cs="Arial"/>
          <w:sz w:val="22"/>
          <w:szCs w:val="22"/>
          <w:lang w:val="en-GB"/>
        </w:rPr>
      </w:pPr>
      <w:bookmarkStart w:id="231" w:name="_Toc219709490"/>
      <w:bookmarkStart w:id="232" w:name="_Toc219898719"/>
      <w:r w:rsidRPr="00BC10BF">
        <w:rPr>
          <w:rFonts w:cs="Arial"/>
          <w:sz w:val="22"/>
          <w:szCs w:val="22"/>
          <w:lang w:val="en-GB"/>
        </w:rPr>
        <w:t>Timeline</w:t>
      </w:r>
      <w:bookmarkEnd w:id="231"/>
      <w:bookmarkEnd w:id="232"/>
    </w:p>
    <w:p w14:paraId="70617DFA" w14:textId="433668E1" w:rsidR="00692978" w:rsidRPr="00BC10BF" w:rsidRDefault="007F6A38" w:rsidP="00920C99">
      <w:pPr>
        <w:spacing w:line="360" w:lineRule="auto"/>
        <w:jc w:val="both"/>
        <w:rPr>
          <w:rFonts w:ascii="Arial" w:hAnsi="Arial" w:cs="Arial"/>
          <w:b/>
          <w:bCs/>
          <w:noProof/>
        </w:rPr>
      </w:pPr>
      <w:r w:rsidRPr="00BC10BF">
        <w:rPr>
          <w:rFonts w:ascii="Arial" w:hAnsi="Arial" w:cs="Arial"/>
          <w:lang w:val="en-GB"/>
        </w:rPr>
        <w:t xml:space="preserve">To allow for better visualization of the timeline of the dissertation, a Gantt chart has been created below </w:t>
      </w:r>
    </w:p>
    <w:p w14:paraId="1962516A" w14:textId="3E2C008D" w:rsidR="00AE63C2" w:rsidRPr="00BC10BF" w:rsidRDefault="00AE63C2" w:rsidP="00920C99">
      <w:pPr>
        <w:spacing w:line="360" w:lineRule="auto"/>
        <w:jc w:val="both"/>
        <w:rPr>
          <w:rFonts w:ascii="Arial" w:hAnsi="Arial" w:cs="Arial"/>
          <w:b/>
          <w:bCs/>
          <w:lang w:val="en-GB"/>
        </w:rPr>
      </w:pPr>
      <w:r w:rsidRPr="00BC10BF">
        <w:rPr>
          <w:rFonts w:ascii="Arial" w:hAnsi="Arial" w:cs="Arial"/>
          <w:noProof/>
        </w:rPr>
        <w:drawing>
          <wp:inline distT="0" distB="0" distL="0" distR="0" wp14:anchorId="045A145A" wp14:editId="136FD381">
            <wp:extent cx="5943600" cy="4223973"/>
            <wp:effectExtent l="0" t="0" r="0"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43600" cy="4223973"/>
                    </a:xfrm>
                    <a:prstGeom prst="rect">
                      <a:avLst/>
                    </a:prstGeom>
                    <a:noFill/>
                    <a:ln>
                      <a:noFill/>
                    </a:ln>
                  </pic:spPr>
                </pic:pic>
              </a:graphicData>
            </a:graphic>
          </wp:inline>
        </w:drawing>
      </w:r>
    </w:p>
    <w:p w14:paraId="672AC08D" w14:textId="77777777" w:rsidR="00FC6F0C" w:rsidRPr="00BC10BF" w:rsidRDefault="00FC6F0C" w:rsidP="00920C99">
      <w:pPr>
        <w:spacing w:line="360" w:lineRule="auto"/>
        <w:jc w:val="both"/>
        <w:rPr>
          <w:rFonts w:ascii="Arial" w:hAnsi="Arial" w:cs="Arial"/>
          <w:b/>
          <w:bCs/>
          <w:lang w:val="en-GB"/>
        </w:rPr>
      </w:pPr>
    </w:p>
    <w:p w14:paraId="6E29CE3E" w14:textId="77777777" w:rsidR="00692978" w:rsidRPr="00BC10BF" w:rsidRDefault="00692978" w:rsidP="00920C99">
      <w:pPr>
        <w:pStyle w:val="Heading1"/>
        <w:spacing w:line="360" w:lineRule="auto"/>
        <w:jc w:val="both"/>
        <w:rPr>
          <w:rFonts w:cs="Arial"/>
        </w:rPr>
      </w:pPr>
      <w:bookmarkStart w:id="233" w:name="_Toc219709491"/>
      <w:bookmarkStart w:id="234" w:name="_Toc219898720"/>
      <w:r w:rsidRPr="00BC10BF">
        <w:rPr>
          <w:rFonts w:cs="Arial"/>
        </w:rPr>
        <w:t>Appendix</w:t>
      </w:r>
      <w:bookmarkEnd w:id="233"/>
      <w:bookmarkEnd w:id="234"/>
    </w:p>
    <w:p w14:paraId="080FFB54" w14:textId="4D77C47D" w:rsidR="004943A3" w:rsidRPr="00BC10BF" w:rsidRDefault="004943A3" w:rsidP="00920C99">
      <w:pPr>
        <w:pStyle w:val="Caption"/>
        <w:keepNext/>
        <w:spacing w:line="360" w:lineRule="auto"/>
        <w:jc w:val="both"/>
        <w:rPr>
          <w:rFonts w:ascii="Arial" w:hAnsi="Arial" w:cs="Arial"/>
        </w:rPr>
      </w:pPr>
    </w:p>
    <w:p w14:paraId="0C5003A9" w14:textId="408DDFC9" w:rsidR="00FE3AC3" w:rsidRPr="00BC10BF" w:rsidRDefault="004943A3" w:rsidP="00920C99">
      <w:pPr>
        <w:pStyle w:val="Caption"/>
        <w:keepNext/>
        <w:spacing w:line="360" w:lineRule="auto"/>
        <w:jc w:val="both"/>
        <w:rPr>
          <w:rFonts w:ascii="Arial" w:hAnsi="Arial" w:cs="Arial"/>
          <w:sz w:val="22"/>
          <w:szCs w:val="22"/>
        </w:rPr>
      </w:pPr>
      <w:r w:rsidRPr="00BC10BF">
        <w:rPr>
          <w:rFonts w:ascii="Arial" w:hAnsi="Arial" w:cs="Arial"/>
          <w:sz w:val="22"/>
          <w:szCs w:val="22"/>
        </w:rPr>
        <w:t xml:space="preserve">Table </w:t>
      </w:r>
      <w:r w:rsidRPr="00BC10BF">
        <w:rPr>
          <w:rFonts w:ascii="Arial" w:hAnsi="Arial" w:cs="Arial"/>
          <w:sz w:val="22"/>
          <w:szCs w:val="22"/>
        </w:rPr>
        <w:fldChar w:fldCharType="begin"/>
      </w:r>
      <w:r w:rsidRPr="00BC10BF">
        <w:rPr>
          <w:rFonts w:ascii="Arial" w:hAnsi="Arial" w:cs="Arial"/>
          <w:sz w:val="22"/>
          <w:szCs w:val="22"/>
        </w:rPr>
        <w:instrText xml:space="preserve"> SEQ Table \* ARABIC </w:instrText>
      </w:r>
      <w:r w:rsidRPr="00BC10BF">
        <w:rPr>
          <w:rFonts w:ascii="Arial" w:hAnsi="Arial" w:cs="Arial"/>
          <w:sz w:val="22"/>
          <w:szCs w:val="22"/>
        </w:rPr>
        <w:fldChar w:fldCharType="separate"/>
      </w:r>
      <w:r w:rsidRPr="00BC10BF">
        <w:rPr>
          <w:rFonts w:ascii="Arial" w:hAnsi="Arial" w:cs="Arial"/>
          <w:noProof/>
          <w:sz w:val="22"/>
          <w:szCs w:val="22"/>
        </w:rPr>
        <w:t>2</w:t>
      </w:r>
      <w:r w:rsidRPr="00BC10BF">
        <w:rPr>
          <w:rFonts w:ascii="Arial" w:hAnsi="Arial" w:cs="Arial"/>
          <w:sz w:val="22"/>
          <w:szCs w:val="22"/>
        </w:rPr>
        <w:fldChar w:fldCharType="end"/>
      </w:r>
      <w:r w:rsidRPr="00BC10BF">
        <w:rPr>
          <w:rFonts w:ascii="Arial" w:hAnsi="Arial" w:cs="Arial"/>
          <w:sz w:val="22"/>
          <w:szCs w:val="22"/>
          <w:lang w:val="en-GB"/>
        </w:rPr>
        <w:t xml:space="preserve">: Detailed </w:t>
      </w:r>
      <w:r w:rsidR="00FE3AC3" w:rsidRPr="00BC10BF">
        <w:rPr>
          <w:rFonts w:ascii="Arial" w:hAnsi="Arial" w:cs="Arial"/>
          <w:sz w:val="22"/>
          <w:szCs w:val="22"/>
          <w:lang w:val="en-GB"/>
        </w:rPr>
        <w:t>Variables</w:t>
      </w:r>
      <w:r w:rsidRPr="00BC10BF">
        <w:rPr>
          <w:rFonts w:ascii="Arial" w:hAnsi="Arial" w:cs="Arial"/>
          <w:sz w:val="22"/>
          <w:szCs w:val="22"/>
          <w:lang w:val="en-GB"/>
        </w:rPr>
        <w:t xml:space="preserve"> and Covariates</w:t>
      </w:r>
    </w:p>
    <w:tbl>
      <w:tblPr>
        <w:tblStyle w:val="TableGrid"/>
        <w:tblW w:w="0" w:type="auto"/>
        <w:tblLook w:val="04A0" w:firstRow="1" w:lastRow="0" w:firstColumn="1" w:lastColumn="0" w:noHBand="0" w:noVBand="1"/>
      </w:tblPr>
      <w:tblGrid>
        <w:gridCol w:w="4550"/>
        <w:gridCol w:w="1431"/>
        <w:gridCol w:w="1329"/>
        <w:gridCol w:w="2040"/>
      </w:tblGrid>
      <w:tr w:rsidR="00FE3AC3" w:rsidRPr="002A2D06" w14:paraId="187DA3F4" w14:textId="77777777" w:rsidTr="004943A3">
        <w:trPr>
          <w:trHeight w:val="290"/>
        </w:trPr>
        <w:tc>
          <w:tcPr>
            <w:tcW w:w="4550" w:type="dxa"/>
            <w:hideMark/>
          </w:tcPr>
          <w:p w14:paraId="3868BED2" w14:textId="77777777" w:rsidR="00FE3AC3" w:rsidRPr="002A2D06" w:rsidRDefault="00FE3AC3" w:rsidP="00920C99">
            <w:pPr>
              <w:spacing w:line="360" w:lineRule="auto"/>
              <w:jc w:val="both"/>
              <w:rPr>
                <w:rFonts w:ascii="Arial" w:hAnsi="Arial" w:cs="Arial"/>
                <w:b/>
                <w:bCs/>
                <w:sz w:val="18"/>
                <w:szCs w:val="18"/>
                <w:lang w:val="en-US"/>
                <w:rPrChange w:id="235" w:author="S.K. Kaptoge" w:date="2026-01-21T19:56:00Z" w16du:dateUtc="2026-01-21T19:56:00Z">
                  <w:rPr>
                    <w:rFonts w:ascii="Arial" w:hAnsi="Arial" w:cs="Arial"/>
                    <w:b/>
                    <w:bCs/>
                    <w:sz w:val="22"/>
                    <w:szCs w:val="22"/>
                    <w:lang w:val="en-US"/>
                  </w:rPr>
                </w:rPrChange>
              </w:rPr>
            </w:pPr>
            <w:proofErr w:type="spellStart"/>
            <w:r w:rsidRPr="002A2D06">
              <w:rPr>
                <w:rFonts w:ascii="Arial" w:hAnsi="Arial" w:cs="Arial"/>
                <w:b/>
                <w:bCs/>
                <w:sz w:val="18"/>
                <w:szCs w:val="18"/>
                <w:lang w:val="en-US"/>
                <w:rPrChange w:id="236" w:author="S.K. Kaptoge" w:date="2026-01-21T19:56:00Z" w16du:dateUtc="2026-01-21T19:56:00Z">
                  <w:rPr>
                    <w:rFonts w:ascii="Arial" w:hAnsi="Arial" w:cs="Arial"/>
                    <w:b/>
                    <w:bCs/>
                    <w:sz w:val="22"/>
                    <w:szCs w:val="22"/>
                    <w:lang w:val="en-US"/>
                  </w:rPr>
                </w:rPrChange>
              </w:rPr>
              <w:t>Variable_name</w:t>
            </w:r>
            <w:proofErr w:type="spellEnd"/>
          </w:p>
        </w:tc>
        <w:tc>
          <w:tcPr>
            <w:tcW w:w="1431" w:type="dxa"/>
            <w:hideMark/>
          </w:tcPr>
          <w:p w14:paraId="256D434D" w14:textId="77777777" w:rsidR="00FE3AC3" w:rsidRPr="002A2D06" w:rsidRDefault="00FE3AC3" w:rsidP="00920C99">
            <w:pPr>
              <w:spacing w:line="360" w:lineRule="auto"/>
              <w:jc w:val="both"/>
              <w:rPr>
                <w:rFonts w:ascii="Arial" w:hAnsi="Arial" w:cs="Arial"/>
                <w:b/>
                <w:bCs/>
                <w:sz w:val="18"/>
                <w:szCs w:val="18"/>
                <w:lang w:val="en-US"/>
                <w:rPrChange w:id="237" w:author="S.K. Kaptoge" w:date="2026-01-21T19:56:00Z" w16du:dateUtc="2026-01-21T19:56:00Z">
                  <w:rPr>
                    <w:rFonts w:ascii="Arial" w:hAnsi="Arial" w:cs="Arial"/>
                    <w:b/>
                    <w:bCs/>
                    <w:sz w:val="22"/>
                    <w:szCs w:val="22"/>
                    <w:lang w:val="en-US"/>
                  </w:rPr>
                </w:rPrChange>
              </w:rPr>
            </w:pPr>
            <w:r w:rsidRPr="002A2D06">
              <w:rPr>
                <w:rFonts w:ascii="Arial" w:hAnsi="Arial" w:cs="Arial"/>
                <w:b/>
                <w:bCs/>
                <w:sz w:val="18"/>
                <w:szCs w:val="18"/>
                <w:lang w:val="en-US"/>
                <w:rPrChange w:id="238" w:author="S.K. Kaptoge" w:date="2026-01-21T19:56:00Z" w16du:dateUtc="2026-01-21T19:56:00Z">
                  <w:rPr>
                    <w:rFonts w:ascii="Arial" w:hAnsi="Arial" w:cs="Arial"/>
                    <w:b/>
                    <w:bCs/>
                    <w:sz w:val="22"/>
                    <w:szCs w:val="22"/>
                    <w:lang w:val="en-US"/>
                  </w:rPr>
                </w:rPrChange>
              </w:rPr>
              <w:t>Role</w:t>
            </w:r>
          </w:p>
        </w:tc>
        <w:tc>
          <w:tcPr>
            <w:tcW w:w="1329" w:type="dxa"/>
            <w:hideMark/>
          </w:tcPr>
          <w:p w14:paraId="6BBB9F9C" w14:textId="77777777" w:rsidR="00FE3AC3" w:rsidRPr="002A2D06" w:rsidRDefault="00FE3AC3" w:rsidP="00920C99">
            <w:pPr>
              <w:spacing w:line="360" w:lineRule="auto"/>
              <w:jc w:val="both"/>
              <w:rPr>
                <w:rFonts w:ascii="Arial" w:hAnsi="Arial" w:cs="Arial"/>
                <w:b/>
                <w:bCs/>
                <w:sz w:val="18"/>
                <w:szCs w:val="18"/>
                <w:lang w:val="en-US"/>
                <w:rPrChange w:id="239" w:author="S.K. Kaptoge" w:date="2026-01-21T19:56:00Z" w16du:dateUtc="2026-01-21T19:56:00Z">
                  <w:rPr>
                    <w:rFonts w:ascii="Arial" w:hAnsi="Arial" w:cs="Arial"/>
                    <w:b/>
                    <w:bCs/>
                    <w:sz w:val="22"/>
                    <w:szCs w:val="22"/>
                    <w:lang w:val="en-US"/>
                  </w:rPr>
                </w:rPrChange>
              </w:rPr>
            </w:pPr>
            <w:r w:rsidRPr="002A2D06">
              <w:rPr>
                <w:rFonts w:ascii="Arial" w:hAnsi="Arial" w:cs="Arial"/>
                <w:b/>
                <w:bCs/>
                <w:sz w:val="18"/>
                <w:szCs w:val="18"/>
                <w:lang w:val="en-US"/>
                <w:rPrChange w:id="240" w:author="S.K. Kaptoge" w:date="2026-01-21T19:56:00Z" w16du:dateUtc="2026-01-21T19:56:00Z">
                  <w:rPr>
                    <w:rFonts w:ascii="Arial" w:hAnsi="Arial" w:cs="Arial"/>
                    <w:b/>
                    <w:bCs/>
                    <w:sz w:val="22"/>
                    <w:szCs w:val="22"/>
                    <w:lang w:val="en-US"/>
                  </w:rPr>
                </w:rPrChange>
              </w:rPr>
              <w:t>Type</w:t>
            </w:r>
          </w:p>
        </w:tc>
        <w:tc>
          <w:tcPr>
            <w:tcW w:w="2040" w:type="dxa"/>
            <w:hideMark/>
          </w:tcPr>
          <w:p w14:paraId="17E71E2F" w14:textId="77777777" w:rsidR="00FE3AC3" w:rsidRPr="002A2D06" w:rsidRDefault="00FE3AC3" w:rsidP="00920C99">
            <w:pPr>
              <w:spacing w:line="360" w:lineRule="auto"/>
              <w:jc w:val="both"/>
              <w:rPr>
                <w:rFonts w:ascii="Arial" w:hAnsi="Arial" w:cs="Arial"/>
                <w:b/>
                <w:bCs/>
                <w:sz w:val="18"/>
                <w:szCs w:val="18"/>
                <w:lang w:val="en-US"/>
                <w:rPrChange w:id="241" w:author="S.K. Kaptoge" w:date="2026-01-21T19:56:00Z" w16du:dateUtc="2026-01-21T19:56:00Z">
                  <w:rPr>
                    <w:rFonts w:ascii="Arial" w:hAnsi="Arial" w:cs="Arial"/>
                    <w:b/>
                    <w:bCs/>
                    <w:sz w:val="22"/>
                    <w:szCs w:val="22"/>
                    <w:lang w:val="en-US"/>
                  </w:rPr>
                </w:rPrChange>
              </w:rPr>
            </w:pPr>
            <w:r w:rsidRPr="002A2D06">
              <w:rPr>
                <w:rFonts w:ascii="Arial" w:hAnsi="Arial" w:cs="Arial"/>
                <w:b/>
                <w:bCs/>
                <w:sz w:val="18"/>
                <w:szCs w:val="18"/>
                <w:lang w:val="en-US"/>
                <w:rPrChange w:id="242" w:author="S.K. Kaptoge" w:date="2026-01-21T19:56:00Z" w16du:dateUtc="2026-01-21T19:56:00Z">
                  <w:rPr>
                    <w:rFonts w:ascii="Arial" w:hAnsi="Arial" w:cs="Arial"/>
                    <w:b/>
                    <w:bCs/>
                    <w:sz w:val="22"/>
                    <w:szCs w:val="22"/>
                    <w:lang w:val="en-US"/>
                  </w:rPr>
                </w:rPrChange>
              </w:rPr>
              <w:t>Categories</w:t>
            </w:r>
          </w:p>
        </w:tc>
      </w:tr>
      <w:tr w:rsidR="00FE3AC3" w:rsidRPr="002A2D06" w14:paraId="3028C04A" w14:textId="77777777" w:rsidTr="004943A3">
        <w:trPr>
          <w:trHeight w:val="290"/>
        </w:trPr>
        <w:tc>
          <w:tcPr>
            <w:tcW w:w="4550" w:type="dxa"/>
            <w:hideMark/>
          </w:tcPr>
          <w:p w14:paraId="270787EE" w14:textId="77777777" w:rsidR="00FE3AC3" w:rsidRPr="002A2D06" w:rsidRDefault="00FE3AC3" w:rsidP="00920C99">
            <w:pPr>
              <w:spacing w:line="360" w:lineRule="auto"/>
              <w:jc w:val="both"/>
              <w:rPr>
                <w:rFonts w:ascii="Arial" w:hAnsi="Arial" w:cs="Arial"/>
                <w:b/>
                <w:bCs/>
                <w:sz w:val="18"/>
                <w:szCs w:val="18"/>
                <w:lang w:val="en-US"/>
                <w:rPrChange w:id="243" w:author="S.K. Kaptoge" w:date="2026-01-21T19:56:00Z" w16du:dateUtc="2026-01-21T19:56:00Z">
                  <w:rPr>
                    <w:rFonts w:ascii="Arial" w:hAnsi="Arial" w:cs="Arial"/>
                    <w:b/>
                    <w:bCs/>
                    <w:sz w:val="22"/>
                    <w:szCs w:val="22"/>
                    <w:lang w:val="en-US"/>
                  </w:rPr>
                </w:rPrChange>
              </w:rPr>
            </w:pPr>
            <w:r w:rsidRPr="002A2D06">
              <w:rPr>
                <w:rFonts w:ascii="Arial" w:hAnsi="Arial" w:cs="Arial"/>
                <w:b/>
                <w:bCs/>
                <w:sz w:val="18"/>
                <w:szCs w:val="18"/>
                <w:lang w:val="en-US"/>
                <w:rPrChange w:id="244" w:author="S.K. Kaptoge" w:date="2026-01-21T19:56:00Z" w16du:dateUtc="2026-01-21T19:56:00Z">
                  <w:rPr>
                    <w:rFonts w:ascii="Arial" w:hAnsi="Arial" w:cs="Arial"/>
                    <w:b/>
                    <w:bCs/>
                    <w:sz w:val="22"/>
                    <w:szCs w:val="22"/>
                    <w:lang w:val="en-US"/>
                  </w:rPr>
                </w:rPrChange>
              </w:rPr>
              <w:t>A. Exposure Variables</w:t>
            </w:r>
          </w:p>
        </w:tc>
        <w:tc>
          <w:tcPr>
            <w:tcW w:w="1431" w:type="dxa"/>
            <w:hideMark/>
          </w:tcPr>
          <w:p w14:paraId="66F68974" w14:textId="77777777" w:rsidR="00FE3AC3" w:rsidRPr="002A2D06" w:rsidRDefault="00FE3AC3" w:rsidP="00920C99">
            <w:pPr>
              <w:spacing w:line="360" w:lineRule="auto"/>
              <w:jc w:val="both"/>
              <w:rPr>
                <w:rFonts w:ascii="Arial" w:hAnsi="Arial" w:cs="Arial"/>
                <w:b/>
                <w:bCs/>
                <w:sz w:val="18"/>
                <w:szCs w:val="18"/>
                <w:lang w:val="en-US"/>
                <w:rPrChange w:id="245" w:author="S.K. Kaptoge" w:date="2026-01-21T19:56:00Z" w16du:dateUtc="2026-01-21T19:56:00Z">
                  <w:rPr>
                    <w:rFonts w:ascii="Arial" w:hAnsi="Arial" w:cs="Arial"/>
                    <w:b/>
                    <w:bCs/>
                    <w:sz w:val="22"/>
                    <w:szCs w:val="22"/>
                    <w:lang w:val="en-US"/>
                  </w:rPr>
                </w:rPrChange>
              </w:rPr>
            </w:pPr>
          </w:p>
        </w:tc>
        <w:tc>
          <w:tcPr>
            <w:tcW w:w="1329" w:type="dxa"/>
            <w:hideMark/>
          </w:tcPr>
          <w:p w14:paraId="1B0418BC" w14:textId="77777777" w:rsidR="00FE3AC3" w:rsidRPr="002A2D06" w:rsidRDefault="00FE3AC3" w:rsidP="00920C99">
            <w:pPr>
              <w:spacing w:line="360" w:lineRule="auto"/>
              <w:jc w:val="both"/>
              <w:rPr>
                <w:rFonts w:ascii="Arial" w:hAnsi="Arial" w:cs="Arial"/>
                <w:b/>
                <w:bCs/>
                <w:sz w:val="18"/>
                <w:szCs w:val="18"/>
                <w:lang w:val="en-US"/>
                <w:rPrChange w:id="246" w:author="S.K. Kaptoge" w:date="2026-01-21T19:56:00Z" w16du:dateUtc="2026-01-21T19:56:00Z">
                  <w:rPr>
                    <w:rFonts w:ascii="Arial" w:hAnsi="Arial" w:cs="Arial"/>
                    <w:b/>
                    <w:bCs/>
                    <w:sz w:val="22"/>
                    <w:szCs w:val="22"/>
                    <w:lang w:val="en-US"/>
                  </w:rPr>
                </w:rPrChange>
              </w:rPr>
            </w:pPr>
          </w:p>
        </w:tc>
        <w:tc>
          <w:tcPr>
            <w:tcW w:w="2040" w:type="dxa"/>
            <w:hideMark/>
          </w:tcPr>
          <w:p w14:paraId="0735A5DD" w14:textId="77777777" w:rsidR="00FE3AC3" w:rsidRPr="002A2D06" w:rsidRDefault="00FE3AC3" w:rsidP="00920C99">
            <w:pPr>
              <w:spacing w:line="360" w:lineRule="auto"/>
              <w:jc w:val="both"/>
              <w:rPr>
                <w:rFonts w:ascii="Arial" w:hAnsi="Arial" w:cs="Arial"/>
                <w:b/>
                <w:bCs/>
                <w:sz w:val="18"/>
                <w:szCs w:val="18"/>
                <w:lang w:val="en-US"/>
                <w:rPrChange w:id="247" w:author="S.K. Kaptoge" w:date="2026-01-21T19:56:00Z" w16du:dateUtc="2026-01-21T19:56:00Z">
                  <w:rPr>
                    <w:rFonts w:ascii="Arial" w:hAnsi="Arial" w:cs="Arial"/>
                    <w:b/>
                    <w:bCs/>
                    <w:sz w:val="22"/>
                    <w:szCs w:val="22"/>
                    <w:lang w:val="en-US"/>
                  </w:rPr>
                </w:rPrChange>
              </w:rPr>
            </w:pPr>
          </w:p>
        </w:tc>
      </w:tr>
      <w:tr w:rsidR="00FE3AC3" w:rsidRPr="002A2D06" w14:paraId="707AD79E" w14:textId="77777777" w:rsidTr="004943A3">
        <w:trPr>
          <w:trHeight w:val="290"/>
        </w:trPr>
        <w:tc>
          <w:tcPr>
            <w:tcW w:w="4550" w:type="dxa"/>
            <w:hideMark/>
          </w:tcPr>
          <w:p w14:paraId="2665A8C8" w14:textId="77777777" w:rsidR="00FE3AC3" w:rsidRPr="002A2D06" w:rsidRDefault="00FE3AC3" w:rsidP="00920C99">
            <w:pPr>
              <w:spacing w:line="360" w:lineRule="auto"/>
              <w:jc w:val="both"/>
              <w:rPr>
                <w:rFonts w:ascii="Arial" w:hAnsi="Arial" w:cs="Arial"/>
                <w:bCs/>
                <w:sz w:val="18"/>
                <w:szCs w:val="18"/>
                <w:lang w:val="en-US"/>
                <w:rPrChange w:id="248" w:author="S.K. Kaptoge" w:date="2026-01-21T19:56:00Z" w16du:dateUtc="2026-01-21T19:56:00Z">
                  <w:rPr>
                    <w:rFonts w:ascii="Arial" w:hAnsi="Arial" w:cs="Arial"/>
                    <w:bCs/>
                    <w:sz w:val="22"/>
                    <w:szCs w:val="22"/>
                    <w:lang w:val="en-US"/>
                  </w:rPr>
                </w:rPrChange>
              </w:rPr>
            </w:pPr>
            <w:r w:rsidRPr="002A2D06">
              <w:rPr>
                <w:rFonts w:ascii="Arial" w:hAnsi="Arial" w:cs="Arial"/>
                <w:bCs/>
                <w:sz w:val="18"/>
                <w:szCs w:val="18"/>
                <w:lang w:val="en-US"/>
                <w:rPrChange w:id="249" w:author="S.K. Kaptoge" w:date="2026-01-21T19:56:00Z" w16du:dateUtc="2026-01-21T19:56:00Z">
                  <w:rPr>
                    <w:rFonts w:ascii="Arial" w:hAnsi="Arial" w:cs="Arial"/>
                    <w:bCs/>
                    <w:sz w:val="22"/>
                    <w:szCs w:val="22"/>
                    <w:lang w:val="en-US"/>
                  </w:rPr>
                </w:rPrChange>
              </w:rPr>
              <w:t>height (</w:t>
            </w:r>
            <w:commentRangeStart w:id="250"/>
            <w:proofErr w:type="spellStart"/>
            <w:r w:rsidRPr="002A2D06">
              <w:rPr>
                <w:rFonts w:ascii="Arial" w:hAnsi="Arial" w:cs="Arial"/>
                <w:bCs/>
                <w:sz w:val="18"/>
                <w:szCs w:val="18"/>
                <w:lang w:val="en-US"/>
                <w:rPrChange w:id="251" w:author="S.K. Kaptoge" w:date="2026-01-21T19:56:00Z" w16du:dateUtc="2026-01-21T19:56:00Z">
                  <w:rPr>
                    <w:rFonts w:ascii="Arial" w:hAnsi="Arial" w:cs="Arial"/>
                    <w:bCs/>
                    <w:sz w:val="22"/>
                    <w:szCs w:val="22"/>
                    <w:lang w:val="en-US"/>
                  </w:rPr>
                </w:rPrChange>
              </w:rPr>
              <w:t>ht</w:t>
            </w:r>
            <w:proofErr w:type="spellEnd"/>
            <w:r w:rsidRPr="002A2D06">
              <w:rPr>
                <w:rFonts w:ascii="Arial" w:hAnsi="Arial" w:cs="Arial"/>
                <w:bCs/>
                <w:sz w:val="18"/>
                <w:szCs w:val="18"/>
                <w:lang w:val="en-US"/>
                <w:rPrChange w:id="252" w:author="S.K. Kaptoge" w:date="2026-01-21T19:56:00Z" w16du:dateUtc="2026-01-21T19:56:00Z">
                  <w:rPr>
                    <w:rFonts w:ascii="Arial" w:hAnsi="Arial" w:cs="Arial"/>
                    <w:bCs/>
                    <w:sz w:val="22"/>
                    <w:szCs w:val="22"/>
                    <w:lang w:val="en-US"/>
                  </w:rPr>
                </w:rPrChange>
              </w:rPr>
              <w:t xml:space="preserve"> / </w:t>
            </w:r>
            <w:proofErr w:type="spellStart"/>
            <w:r w:rsidRPr="002A2D06">
              <w:rPr>
                <w:rFonts w:ascii="Arial" w:hAnsi="Arial" w:cs="Arial"/>
                <w:bCs/>
                <w:sz w:val="18"/>
                <w:szCs w:val="18"/>
                <w:lang w:val="en-US"/>
                <w:rPrChange w:id="253" w:author="S.K. Kaptoge" w:date="2026-01-21T19:56:00Z" w16du:dateUtc="2026-01-21T19:56:00Z">
                  <w:rPr>
                    <w:rFonts w:ascii="Arial" w:hAnsi="Arial" w:cs="Arial"/>
                    <w:bCs/>
                    <w:sz w:val="22"/>
                    <w:szCs w:val="22"/>
                    <w:lang w:val="en-US"/>
                  </w:rPr>
                </w:rPrChange>
              </w:rPr>
              <w:t>height_bc</w:t>
            </w:r>
            <w:commentRangeEnd w:id="250"/>
            <w:proofErr w:type="spellEnd"/>
            <w:r w:rsidR="00313176">
              <w:rPr>
                <w:rStyle w:val="CommentReference"/>
                <w:rFonts w:eastAsiaTheme="minorHAnsi"/>
                <w:kern w:val="0"/>
                <w:lang w:val="en-US" w:eastAsia="en-US"/>
                <w14:ligatures w14:val="none"/>
              </w:rPr>
              <w:commentReference w:id="250"/>
            </w:r>
            <w:r w:rsidRPr="002A2D06">
              <w:rPr>
                <w:rFonts w:ascii="Arial" w:hAnsi="Arial" w:cs="Arial"/>
                <w:bCs/>
                <w:sz w:val="18"/>
                <w:szCs w:val="18"/>
                <w:lang w:val="en-US"/>
                <w:rPrChange w:id="254" w:author="S.K. Kaptoge" w:date="2026-01-21T19:56:00Z" w16du:dateUtc="2026-01-21T19:56:00Z">
                  <w:rPr>
                    <w:rFonts w:ascii="Arial" w:hAnsi="Arial" w:cs="Arial"/>
                    <w:bCs/>
                    <w:sz w:val="22"/>
                    <w:szCs w:val="22"/>
                    <w:lang w:val="en-US"/>
                  </w:rPr>
                </w:rPrChange>
              </w:rPr>
              <w:t>)</w:t>
            </w:r>
          </w:p>
        </w:tc>
        <w:tc>
          <w:tcPr>
            <w:tcW w:w="1431" w:type="dxa"/>
            <w:hideMark/>
          </w:tcPr>
          <w:p w14:paraId="2508C897" w14:textId="77777777" w:rsidR="00FE3AC3" w:rsidRPr="002A2D06" w:rsidRDefault="00FE3AC3" w:rsidP="00920C99">
            <w:pPr>
              <w:spacing w:line="360" w:lineRule="auto"/>
              <w:jc w:val="both"/>
              <w:rPr>
                <w:rFonts w:ascii="Arial" w:hAnsi="Arial" w:cs="Arial"/>
                <w:bCs/>
                <w:sz w:val="18"/>
                <w:szCs w:val="18"/>
                <w:lang w:val="en-US"/>
                <w:rPrChange w:id="255" w:author="S.K. Kaptoge" w:date="2026-01-21T19:56:00Z" w16du:dateUtc="2026-01-21T19:56:00Z">
                  <w:rPr>
                    <w:rFonts w:ascii="Arial" w:hAnsi="Arial" w:cs="Arial"/>
                    <w:bCs/>
                    <w:sz w:val="22"/>
                    <w:szCs w:val="22"/>
                    <w:lang w:val="en-US"/>
                  </w:rPr>
                </w:rPrChange>
              </w:rPr>
            </w:pPr>
            <w:r w:rsidRPr="002A2D06">
              <w:rPr>
                <w:rFonts w:ascii="Arial" w:hAnsi="Arial" w:cs="Arial"/>
                <w:bCs/>
                <w:sz w:val="18"/>
                <w:szCs w:val="18"/>
                <w:lang w:val="en-US"/>
                <w:rPrChange w:id="256" w:author="S.K. Kaptoge" w:date="2026-01-21T19:56:00Z" w16du:dateUtc="2026-01-21T19:56:00Z">
                  <w:rPr>
                    <w:rFonts w:ascii="Arial" w:hAnsi="Arial" w:cs="Arial"/>
                    <w:bCs/>
                    <w:sz w:val="22"/>
                    <w:szCs w:val="22"/>
                    <w:lang w:val="en-US"/>
                  </w:rPr>
                </w:rPrChange>
              </w:rPr>
              <w:t>Exposure</w:t>
            </w:r>
          </w:p>
        </w:tc>
        <w:tc>
          <w:tcPr>
            <w:tcW w:w="1329" w:type="dxa"/>
            <w:hideMark/>
          </w:tcPr>
          <w:p w14:paraId="5D040AB7" w14:textId="77777777" w:rsidR="00FE3AC3" w:rsidRPr="002A2D06" w:rsidRDefault="00FE3AC3" w:rsidP="00920C99">
            <w:pPr>
              <w:spacing w:line="360" w:lineRule="auto"/>
              <w:jc w:val="both"/>
              <w:rPr>
                <w:rFonts w:ascii="Arial" w:hAnsi="Arial" w:cs="Arial"/>
                <w:bCs/>
                <w:sz w:val="18"/>
                <w:szCs w:val="18"/>
                <w:lang w:val="en-US"/>
                <w:rPrChange w:id="257" w:author="S.K. Kaptoge" w:date="2026-01-21T19:56:00Z" w16du:dateUtc="2026-01-21T19:56:00Z">
                  <w:rPr>
                    <w:rFonts w:ascii="Arial" w:hAnsi="Arial" w:cs="Arial"/>
                    <w:bCs/>
                    <w:sz w:val="22"/>
                    <w:szCs w:val="22"/>
                    <w:lang w:val="en-US"/>
                  </w:rPr>
                </w:rPrChange>
              </w:rPr>
            </w:pPr>
            <w:r w:rsidRPr="002A2D06">
              <w:rPr>
                <w:rFonts w:ascii="Arial" w:hAnsi="Arial" w:cs="Arial"/>
                <w:bCs/>
                <w:sz w:val="18"/>
                <w:szCs w:val="18"/>
                <w:lang w:val="en-US"/>
                <w:rPrChange w:id="258" w:author="S.K. Kaptoge" w:date="2026-01-21T19:56:00Z" w16du:dateUtc="2026-01-21T19:56:00Z">
                  <w:rPr>
                    <w:rFonts w:ascii="Arial" w:hAnsi="Arial" w:cs="Arial"/>
                    <w:bCs/>
                    <w:sz w:val="22"/>
                    <w:szCs w:val="22"/>
                    <w:lang w:val="en-US"/>
                  </w:rPr>
                </w:rPrChange>
              </w:rPr>
              <w:t>Continuous</w:t>
            </w:r>
          </w:p>
        </w:tc>
        <w:tc>
          <w:tcPr>
            <w:tcW w:w="2040" w:type="dxa"/>
            <w:hideMark/>
          </w:tcPr>
          <w:p w14:paraId="7F1C01B7" w14:textId="77777777" w:rsidR="00FE3AC3" w:rsidRPr="002A2D06" w:rsidRDefault="00FE3AC3" w:rsidP="00920C99">
            <w:pPr>
              <w:spacing w:line="360" w:lineRule="auto"/>
              <w:jc w:val="both"/>
              <w:rPr>
                <w:rFonts w:ascii="Arial" w:hAnsi="Arial" w:cs="Arial"/>
                <w:bCs/>
                <w:sz w:val="18"/>
                <w:szCs w:val="18"/>
                <w:lang w:val="en-US"/>
                <w:rPrChange w:id="259" w:author="S.K. Kaptoge" w:date="2026-01-21T19:56:00Z" w16du:dateUtc="2026-01-21T19:56:00Z">
                  <w:rPr>
                    <w:rFonts w:ascii="Arial" w:hAnsi="Arial" w:cs="Arial"/>
                    <w:bCs/>
                    <w:sz w:val="22"/>
                    <w:szCs w:val="22"/>
                    <w:lang w:val="en-US"/>
                  </w:rPr>
                </w:rPrChange>
              </w:rPr>
            </w:pPr>
            <w:r w:rsidRPr="002A2D06">
              <w:rPr>
                <w:rFonts w:ascii="Arial" w:hAnsi="Arial" w:cs="Arial"/>
                <w:bCs/>
                <w:sz w:val="18"/>
                <w:szCs w:val="18"/>
                <w:lang w:val="en-US"/>
                <w:rPrChange w:id="260" w:author="S.K. Kaptoge" w:date="2026-01-21T19:56:00Z" w16du:dateUtc="2026-01-21T19:56:00Z">
                  <w:rPr>
                    <w:rFonts w:ascii="Arial" w:hAnsi="Arial" w:cs="Arial"/>
                    <w:bCs/>
                    <w:sz w:val="22"/>
                    <w:szCs w:val="22"/>
                    <w:lang w:val="en-US"/>
                  </w:rPr>
                </w:rPrChange>
              </w:rPr>
              <w:t>—</w:t>
            </w:r>
          </w:p>
        </w:tc>
      </w:tr>
      <w:tr w:rsidR="00FE3AC3" w:rsidRPr="002A2D06" w14:paraId="5350F42F" w14:textId="77777777" w:rsidTr="004943A3">
        <w:trPr>
          <w:trHeight w:val="290"/>
        </w:trPr>
        <w:tc>
          <w:tcPr>
            <w:tcW w:w="4550" w:type="dxa"/>
            <w:hideMark/>
          </w:tcPr>
          <w:p w14:paraId="33AEB844" w14:textId="77777777" w:rsidR="00FE3AC3" w:rsidRPr="002A2D06" w:rsidRDefault="00FE3AC3" w:rsidP="00920C99">
            <w:pPr>
              <w:spacing w:line="360" w:lineRule="auto"/>
              <w:jc w:val="both"/>
              <w:rPr>
                <w:rFonts w:ascii="Arial" w:hAnsi="Arial" w:cs="Arial"/>
                <w:bCs/>
                <w:sz w:val="18"/>
                <w:szCs w:val="18"/>
                <w:lang w:val="en-US"/>
                <w:rPrChange w:id="261" w:author="S.K. Kaptoge" w:date="2026-01-21T19:56:00Z" w16du:dateUtc="2026-01-21T19:56:00Z">
                  <w:rPr>
                    <w:rFonts w:ascii="Arial" w:hAnsi="Arial" w:cs="Arial"/>
                    <w:bCs/>
                    <w:sz w:val="22"/>
                    <w:szCs w:val="22"/>
                    <w:lang w:val="en-US"/>
                  </w:rPr>
                </w:rPrChange>
              </w:rPr>
            </w:pPr>
            <w:r w:rsidRPr="002A2D06">
              <w:rPr>
                <w:rFonts w:ascii="Arial" w:hAnsi="Arial" w:cs="Arial"/>
                <w:bCs/>
                <w:sz w:val="18"/>
                <w:szCs w:val="18"/>
                <w:lang w:val="en-US"/>
                <w:rPrChange w:id="262" w:author="S.K. Kaptoge" w:date="2026-01-21T19:56:00Z" w16du:dateUtc="2026-01-21T19:56:00Z">
                  <w:rPr>
                    <w:rFonts w:ascii="Arial" w:hAnsi="Arial" w:cs="Arial"/>
                    <w:bCs/>
                    <w:sz w:val="22"/>
                    <w:szCs w:val="22"/>
                    <w:lang w:val="en-US"/>
                  </w:rPr>
                </w:rPrChange>
              </w:rPr>
              <w:lastRenderedPageBreak/>
              <w:t>weight (</w:t>
            </w:r>
            <w:proofErr w:type="spellStart"/>
            <w:r w:rsidRPr="002A2D06">
              <w:rPr>
                <w:rFonts w:ascii="Arial" w:hAnsi="Arial" w:cs="Arial"/>
                <w:bCs/>
                <w:sz w:val="18"/>
                <w:szCs w:val="18"/>
                <w:lang w:val="en-US"/>
                <w:rPrChange w:id="263" w:author="S.K. Kaptoge" w:date="2026-01-21T19:56:00Z" w16du:dateUtc="2026-01-21T19:56:00Z">
                  <w:rPr>
                    <w:rFonts w:ascii="Arial" w:hAnsi="Arial" w:cs="Arial"/>
                    <w:bCs/>
                    <w:sz w:val="22"/>
                    <w:szCs w:val="22"/>
                    <w:lang w:val="en-US"/>
                  </w:rPr>
                </w:rPrChange>
              </w:rPr>
              <w:t>wt</w:t>
            </w:r>
            <w:proofErr w:type="spellEnd"/>
            <w:r w:rsidRPr="002A2D06">
              <w:rPr>
                <w:rFonts w:ascii="Arial" w:hAnsi="Arial" w:cs="Arial"/>
                <w:bCs/>
                <w:sz w:val="18"/>
                <w:szCs w:val="18"/>
                <w:lang w:val="en-US"/>
                <w:rPrChange w:id="264" w:author="S.K. Kaptoge" w:date="2026-01-21T19:56:00Z" w16du:dateUtc="2026-01-21T19:56:00Z">
                  <w:rPr>
                    <w:rFonts w:ascii="Arial" w:hAnsi="Arial" w:cs="Arial"/>
                    <w:bCs/>
                    <w:sz w:val="22"/>
                    <w:szCs w:val="22"/>
                    <w:lang w:val="en-US"/>
                  </w:rPr>
                </w:rPrChange>
              </w:rPr>
              <w:t xml:space="preserve"> / </w:t>
            </w:r>
            <w:proofErr w:type="spellStart"/>
            <w:r w:rsidRPr="002A2D06">
              <w:rPr>
                <w:rFonts w:ascii="Arial" w:hAnsi="Arial" w:cs="Arial"/>
                <w:bCs/>
                <w:sz w:val="18"/>
                <w:szCs w:val="18"/>
                <w:lang w:val="en-US"/>
                <w:rPrChange w:id="265" w:author="S.K. Kaptoge" w:date="2026-01-21T19:56:00Z" w16du:dateUtc="2026-01-21T19:56:00Z">
                  <w:rPr>
                    <w:rFonts w:ascii="Arial" w:hAnsi="Arial" w:cs="Arial"/>
                    <w:bCs/>
                    <w:sz w:val="22"/>
                    <w:szCs w:val="22"/>
                    <w:lang w:val="en-US"/>
                  </w:rPr>
                </w:rPrChange>
              </w:rPr>
              <w:t>weight_bc</w:t>
            </w:r>
            <w:proofErr w:type="spellEnd"/>
            <w:r w:rsidRPr="002A2D06">
              <w:rPr>
                <w:rFonts w:ascii="Arial" w:hAnsi="Arial" w:cs="Arial"/>
                <w:bCs/>
                <w:sz w:val="18"/>
                <w:szCs w:val="18"/>
                <w:lang w:val="en-US"/>
                <w:rPrChange w:id="266" w:author="S.K. Kaptoge" w:date="2026-01-21T19:56:00Z" w16du:dateUtc="2026-01-21T19:56:00Z">
                  <w:rPr>
                    <w:rFonts w:ascii="Arial" w:hAnsi="Arial" w:cs="Arial"/>
                    <w:bCs/>
                    <w:sz w:val="22"/>
                    <w:szCs w:val="22"/>
                    <w:lang w:val="en-US"/>
                  </w:rPr>
                </w:rPrChange>
              </w:rPr>
              <w:t>)</w:t>
            </w:r>
          </w:p>
        </w:tc>
        <w:tc>
          <w:tcPr>
            <w:tcW w:w="1431" w:type="dxa"/>
            <w:hideMark/>
          </w:tcPr>
          <w:p w14:paraId="50DFE9E2" w14:textId="77777777" w:rsidR="00FE3AC3" w:rsidRPr="002A2D06" w:rsidRDefault="00FE3AC3" w:rsidP="00920C99">
            <w:pPr>
              <w:spacing w:line="360" w:lineRule="auto"/>
              <w:jc w:val="both"/>
              <w:rPr>
                <w:rFonts w:ascii="Arial" w:hAnsi="Arial" w:cs="Arial"/>
                <w:bCs/>
                <w:sz w:val="18"/>
                <w:szCs w:val="18"/>
                <w:lang w:val="en-US"/>
                <w:rPrChange w:id="267" w:author="S.K. Kaptoge" w:date="2026-01-21T19:56:00Z" w16du:dateUtc="2026-01-21T19:56:00Z">
                  <w:rPr>
                    <w:rFonts w:ascii="Arial" w:hAnsi="Arial" w:cs="Arial"/>
                    <w:bCs/>
                    <w:sz w:val="22"/>
                    <w:szCs w:val="22"/>
                    <w:lang w:val="en-US"/>
                  </w:rPr>
                </w:rPrChange>
              </w:rPr>
            </w:pPr>
            <w:r w:rsidRPr="002A2D06">
              <w:rPr>
                <w:rFonts w:ascii="Arial" w:hAnsi="Arial" w:cs="Arial"/>
                <w:bCs/>
                <w:sz w:val="18"/>
                <w:szCs w:val="18"/>
                <w:lang w:val="en-US"/>
                <w:rPrChange w:id="268" w:author="S.K. Kaptoge" w:date="2026-01-21T19:56:00Z" w16du:dateUtc="2026-01-21T19:56:00Z">
                  <w:rPr>
                    <w:rFonts w:ascii="Arial" w:hAnsi="Arial" w:cs="Arial"/>
                    <w:bCs/>
                    <w:sz w:val="22"/>
                    <w:szCs w:val="22"/>
                    <w:lang w:val="en-US"/>
                  </w:rPr>
                </w:rPrChange>
              </w:rPr>
              <w:t>Exposure</w:t>
            </w:r>
          </w:p>
        </w:tc>
        <w:tc>
          <w:tcPr>
            <w:tcW w:w="1329" w:type="dxa"/>
            <w:hideMark/>
          </w:tcPr>
          <w:p w14:paraId="391C737F" w14:textId="77777777" w:rsidR="00FE3AC3" w:rsidRPr="002A2D06" w:rsidRDefault="00FE3AC3" w:rsidP="00920C99">
            <w:pPr>
              <w:spacing w:line="360" w:lineRule="auto"/>
              <w:jc w:val="both"/>
              <w:rPr>
                <w:rFonts w:ascii="Arial" w:hAnsi="Arial" w:cs="Arial"/>
                <w:bCs/>
                <w:sz w:val="18"/>
                <w:szCs w:val="18"/>
                <w:lang w:val="en-US"/>
                <w:rPrChange w:id="269" w:author="S.K. Kaptoge" w:date="2026-01-21T19:56:00Z" w16du:dateUtc="2026-01-21T19:56:00Z">
                  <w:rPr>
                    <w:rFonts w:ascii="Arial" w:hAnsi="Arial" w:cs="Arial"/>
                    <w:bCs/>
                    <w:sz w:val="22"/>
                    <w:szCs w:val="22"/>
                    <w:lang w:val="en-US"/>
                  </w:rPr>
                </w:rPrChange>
              </w:rPr>
            </w:pPr>
            <w:r w:rsidRPr="002A2D06">
              <w:rPr>
                <w:rFonts w:ascii="Arial" w:hAnsi="Arial" w:cs="Arial"/>
                <w:bCs/>
                <w:sz w:val="18"/>
                <w:szCs w:val="18"/>
                <w:lang w:val="en-US"/>
                <w:rPrChange w:id="270" w:author="S.K. Kaptoge" w:date="2026-01-21T19:56:00Z" w16du:dateUtc="2026-01-21T19:56:00Z">
                  <w:rPr>
                    <w:rFonts w:ascii="Arial" w:hAnsi="Arial" w:cs="Arial"/>
                    <w:bCs/>
                    <w:sz w:val="22"/>
                    <w:szCs w:val="22"/>
                    <w:lang w:val="en-US"/>
                  </w:rPr>
                </w:rPrChange>
              </w:rPr>
              <w:t>Continuous</w:t>
            </w:r>
          </w:p>
        </w:tc>
        <w:tc>
          <w:tcPr>
            <w:tcW w:w="2040" w:type="dxa"/>
            <w:hideMark/>
          </w:tcPr>
          <w:p w14:paraId="1387944C" w14:textId="77777777" w:rsidR="00FE3AC3" w:rsidRPr="002A2D06" w:rsidRDefault="00FE3AC3" w:rsidP="00920C99">
            <w:pPr>
              <w:spacing w:line="360" w:lineRule="auto"/>
              <w:jc w:val="both"/>
              <w:rPr>
                <w:rFonts w:ascii="Arial" w:hAnsi="Arial" w:cs="Arial"/>
                <w:bCs/>
                <w:sz w:val="18"/>
                <w:szCs w:val="18"/>
                <w:lang w:val="en-US"/>
                <w:rPrChange w:id="271" w:author="S.K. Kaptoge" w:date="2026-01-21T19:56:00Z" w16du:dateUtc="2026-01-21T19:56:00Z">
                  <w:rPr>
                    <w:rFonts w:ascii="Arial" w:hAnsi="Arial" w:cs="Arial"/>
                    <w:bCs/>
                    <w:sz w:val="22"/>
                    <w:szCs w:val="22"/>
                    <w:lang w:val="en-US"/>
                  </w:rPr>
                </w:rPrChange>
              </w:rPr>
            </w:pPr>
            <w:r w:rsidRPr="002A2D06">
              <w:rPr>
                <w:rFonts w:ascii="Arial" w:hAnsi="Arial" w:cs="Arial"/>
                <w:bCs/>
                <w:sz w:val="18"/>
                <w:szCs w:val="18"/>
                <w:lang w:val="en-US"/>
                <w:rPrChange w:id="272" w:author="S.K. Kaptoge" w:date="2026-01-21T19:56:00Z" w16du:dateUtc="2026-01-21T19:56:00Z">
                  <w:rPr>
                    <w:rFonts w:ascii="Arial" w:hAnsi="Arial" w:cs="Arial"/>
                    <w:bCs/>
                    <w:sz w:val="22"/>
                    <w:szCs w:val="22"/>
                    <w:lang w:val="en-US"/>
                  </w:rPr>
                </w:rPrChange>
              </w:rPr>
              <w:t>—</w:t>
            </w:r>
          </w:p>
        </w:tc>
      </w:tr>
      <w:tr w:rsidR="00FE3AC3" w:rsidRPr="002A2D06" w14:paraId="1CE07E08" w14:textId="77777777" w:rsidTr="004943A3">
        <w:trPr>
          <w:trHeight w:val="870"/>
        </w:trPr>
        <w:tc>
          <w:tcPr>
            <w:tcW w:w="4550" w:type="dxa"/>
            <w:hideMark/>
          </w:tcPr>
          <w:p w14:paraId="63B4A157" w14:textId="77777777" w:rsidR="00FE3AC3" w:rsidRPr="002A2D06" w:rsidRDefault="00FE3AC3" w:rsidP="00920C99">
            <w:pPr>
              <w:spacing w:line="360" w:lineRule="auto"/>
              <w:jc w:val="both"/>
              <w:rPr>
                <w:rFonts w:ascii="Arial" w:hAnsi="Arial" w:cs="Arial"/>
                <w:bCs/>
                <w:sz w:val="18"/>
                <w:szCs w:val="18"/>
                <w:lang w:val="en-US"/>
                <w:rPrChange w:id="273" w:author="S.K. Kaptoge" w:date="2026-01-21T19:56:00Z" w16du:dateUtc="2026-01-21T19:56:00Z">
                  <w:rPr>
                    <w:rFonts w:ascii="Arial" w:hAnsi="Arial" w:cs="Arial"/>
                    <w:bCs/>
                    <w:sz w:val="22"/>
                    <w:szCs w:val="22"/>
                    <w:lang w:val="en-US"/>
                  </w:rPr>
                </w:rPrChange>
              </w:rPr>
            </w:pPr>
            <w:r w:rsidRPr="002A2D06">
              <w:rPr>
                <w:rFonts w:ascii="Arial" w:hAnsi="Arial" w:cs="Arial"/>
                <w:bCs/>
                <w:sz w:val="18"/>
                <w:szCs w:val="18"/>
                <w:lang w:val="en-US"/>
                <w:rPrChange w:id="274" w:author="S.K. Kaptoge" w:date="2026-01-21T19:56:00Z" w16du:dateUtc="2026-01-21T19:56:00Z">
                  <w:rPr>
                    <w:rFonts w:ascii="Arial" w:hAnsi="Arial" w:cs="Arial"/>
                    <w:bCs/>
                    <w:sz w:val="22"/>
                    <w:szCs w:val="22"/>
                    <w:lang w:val="en-US"/>
                  </w:rPr>
                </w:rPrChange>
              </w:rPr>
              <w:t>BMI (</w:t>
            </w:r>
            <w:proofErr w:type="spellStart"/>
            <w:r w:rsidRPr="002A2D06">
              <w:rPr>
                <w:rFonts w:ascii="Arial" w:hAnsi="Arial" w:cs="Arial"/>
                <w:bCs/>
                <w:sz w:val="18"/>
                <w:szCs w:val="18"/>
                <w:lang w:val="en-US"/>
                <w:rPrChange w:id="275" w:author="S.K. Kaptoge" w:date="2026-01-21T19:56:00Z" w16du:dateUtc="2026-01-21T19:56:00Z">
                  <w:rPr>
                    <w:rFonts w:ascii="Arial" w:hAnsi="Arial" w:cs="Arial"/>
                    <w:bCs/>
                    <w:sz w:val="22"/>
                    <w:szCs w:val="22"/>
                    <w:lang w:val="en-US"/>
                  </w:rPr>
                </w:rPrChange>
              </w:rPr>
              <w:t>bmi</w:t>
            </w:r>
            <w:proofErr w:type="spellEnd"/>
            <w:r w:rsidRPr="002A2D06">
              <w:rPr>
                <w:rFonts w:ascii="Arial" w:hAnsi="Arial" w:cs="Arial"/>
                <w:bCs/>
                <w:sz w:val="18"/>
                <w:szCs w:val="18"/>
                <w:lang w:val="en-US"/>
                <w:rPrChange w:id="276" w:author="S.K. Kaptoge" w:date="2026-01-21T19:56:00Z" w16du:dateUtc="2026-01-21T19:56:00Z">
                  <w:rPr>
                    <w:rFonts w:ascii="Arial" w:hAnsi="Arial" w:cs="Arial"/>
                    <w:bCs/>
                    <w:sz w:val="22"/>
                    <w:szCs w:val="22"/>
                    <w:lang w:val="en-US"/>
                  </w:rPr>
                </w:rPrChange>
              </w:rPr>
              <w:t xml:space="preserve"> / </w:t>
            </w:r>
            <w:proofErr w:type="spellStart"/>
            <w:r w:rsidRPr="002A2D06">
              <w:rPr>
                <w:rFonts w:ascii="Arial" w:hAnsi="Arial" w:cs="Arial"/>
                <w:bCs/>
                <w:sz w:val="18"/>
                <w:szCs w:val="18"/>
                <w:lang w:val="en-US"/>
                <w:rPrChange w:id="277" w:author="S.K. Kaptoge" w:date="2026-01-21T19:56:00Z" w16du:dateUtc="2026-01-21T19:56:00Z">
                  <w:rPr>
                    <w:rFonts w:ascii="Arial" w:hAnsi="Arial" w:cs="Arial"/>
                    <w:bCs/>
                    <w:sz w:val="22"/>
                    <w:szCs w:val="22"/>
                    <w:lang w:val="en-US"/>
                  </w:rPr>
                </w:rPrChange>
              </w:rPr>
              <w:t>bmi_bc</w:t>
            </w:r>
            <w:proofErr w:type="spellEnd"/>
            <w:r w:rsidRPr="002A2D06">
              <w:rPr>
                <w:rFonts w:ascii="Arial" w:hAnsi="Arial" w:cs="Arial"/>
                <w:bCs/>
                <w:sz w:val="18"/>
                <w:szCs w:val="18"/>
                <w:lang w:val="en-US"/>
                <w:rPrChange w:id="278" w:author="S.K. Kaptoge" w:date="2026-01-21T19:56:00Z" w16du:dateUtc="2026-01-21T19:56:00Z">
                  <w:rPr>
                    <w:rFonts w:ascii="Arial" w:hAnsi="Arial" w:cs="Arial"/>
                    <w:bCs/>
                    <w:sz w:val="22"/>
                    <w:szCs w:val="22"/>
                    <w:lang w:val="en-US"/>
                  </w:rPr>
                </w:rPrChange>
              </w:rPr>
              <w:t>)</w:t>
            </w:r>
          </w:p>
        </w:tc>
        <w:tc>
          <w:tcPr>
            <w:tcW w:w="1431" w:type="dxa"/>
            <w:hideMark/>
          </w:tcPr>
          <w:p w14:paraId="239E6085" w14:textId="77777777" w:rsidR="00FE3AC3" w:rsidRPr="002A2D06" w:rsidRDefault="00FE3AC3" w:rsidP="00920C99">
            <w:pPr>
              <w:spacing w:line="360" w:lineRule="auto"/>
              <w:jc w:val="both"/>
              <w:rPr>
                <w:rFonts w:ascii="Arial" w:hAnsi="Arial" w:cs="Arial"/>
                <w:bCs/>
                <w:sz w:val="18"/>
                <w:szCs w:val="18"/>
                <w:lang w:val="en-US"/>
                <w:rPrChange w:id="279" w:author="S.K. Kaptoge" w:date="2026-01-21T19:56:00Z" w16du:dateUtc="2026-01-21T19:56:00Z">
                  <w:rPr>
                    <w:rFonts w:ascii="Arial" w:hAnsi="Arial" w:cs="Arial"/>
                    <w:bCs/>
                    <w:sz w:val="22"/>
                    <w:szCs w:val="22"/>
                    <w:lang w:val="en-US"/>
                  </w:rPr>
                </w:rPrChange>
              </w:rPr>
            </w:pPr>
            <w:r w:rsidRPr="002A2D06">
              <w:rPr>
                <w:rFonts w:ascii="Arial" w:hAnsi="Arial" w:cs="Arial"/>
                <w:bCs/>
                <w:sz w:val="18"/>
                <w:szCs w:val="18"/>
                <w:lang w:val="en-US"/>
                <w:rPrChange w:id="280" w:author="S.K. Kaptoge" w:date="2026-01-21T19:56:00Z" w16du:dateUtc="2026-01-21T19:56:00Z">
                  <w:rPr>
                    <w:rFonts w:ascii="Arial" w:hAnsi="Arial" w:cs="Arial"/>
                    <w:bCs/>
                    <w:sz w:val="22"/>
                    <w:szCs w:val="22"/>
                    <w:lang w:val="en-US"/>
                  </w:rPr>
                </w:rPrChange>
              </w:rPr>
              <w:t>Exposure</w:t>
            </w:r>
          </w:p>
        </w:tc>
        <w:tc>
          <w:tcPr>
            <w:tcW w:w="1329" w:type="dxa"/>
            <w:hideMark/>
          </w:tcPr>
          <w:p w14:paraId="0DE9A6F6" w14:textId="77777777" w:rsidR="00FE3AC3" w:rsidRPr="002A2D06" w:rsidRDefault="00FE3AC3" w:rsidP="00920C99">
            <w:pPr>
              <w:spacing w:line="360" w:lineRule="auto"/>
              <w:jc w:val="both"/>
              <w:rPr>
                <w:rFonts w:ascii="Arial" w:hAnsi="Arial" w:cs="Arial"/>
                <w:bCs/>
                <w:sz w:val="18"/>
                <w:szCs w:val="18"/>
                <w:lang w:val="en-US"/>
                <w:rPrChange w:id="281" w:author="S.K. Kaptoge" w:date="2026-01-21T19:56:00Z" w16du:dateUtc="2026-01-21T19:56:00Z">
                  <w:rPr>
                    <w:rFonts w:ascii="Arial" w:hAnsi="Arial" w:cs="Arial"/>
                    <w:bCs/>
                    <w:sz w:val="22"/>
                    <w:szCs w:val="22"/>
                    <w:lang w:val="en-US"/>
                  </w:rPr>
                </w:rPrChange>
              </w:rPr>
            </w:pPr>
            <w:r w:rsidRPr="002A2D06">
              <w:rPr>
                <w:rFonts w:ascii="Arial" w:hAnsi="Arial" w:cs="Arial"/>
                <w:bCs/>
                <w:sz w:val="18"/>
                <w:szCs w:val="18"/>
                <w:lang w:val="en-US"/>
                <w:rPrChange w:id="282" w:author="S.K. Kaptoge" w:date="2026-01-21T19:56:00Z" w16du:dateUtc="2026-01-21T19:56:00Z">
                  <w:rPr>
                    <w:rFonts w:ascii="Arial" w:hAnsi="Arial" w:cs="Arial"/>
                    <w:bCs/>
                    <w:sz w:val="22"/>
                    <w:szCs w:val="22"/>
                    <w:lang w:val="en-US"/>
                  </w:rPr>
                </w:rPrChange>
              </w:rPr>
              <w:t>Continuous / Categorical</w:t>
            </w:r>
          </w:p>
        </w:tc>
        <w:tc>
          <w:tcPr>
            <w:tcW w:w="2040" w:type="dxa"/>
            <w:hideMark/>
          </w:tcPr>
          <w:p w14:paraId="57B6DA45" w14:textId="77777777" w:rsidR="00FE3AC3" w:rsidRPr="002A2D06" w:rsidRDefault="00FE3AC3" w:rsidP="00920C99">
            <w:pPr>
              <w:spacing w:line="360" w:lineRule="auto"/>
              <w:jc w:val="both"/>
              <w:rPr>
                <w:rFonts w:ascii="Arial" w:hAnsi="Arial" w:cs="Arial"/>
                <w:bCs/>
                <w:sz w:val="18"/>
                <w:szCs w:val="18"/>
                <w:lang w:val="en-US"/>
                <w:rPrChange w:id="283" w:author="S.K. Kaptoge" w:date="2026-01-21T19:56:00Z" w16du:dateUtc="2026-01-21T19:56:00Z">
                  <w:rPr>
                    <w:rFonts w:ascii="Arial" w:hAnsi="Arial" w:cs="Arial"/>
                    <w:bCs/>
                    <w:sz w:val="22"/>
                    <w:szCs w:val="22"/>
                    <w:lang w:val="en-US"/>
                  </w:rPr>
                </w:rPrChange>
              </w:rPr>
            </w:pPr>
            <w:r w:rsidRPr="002A2D06">
              <w:rPr>
                <w:rFonts w:ascii="Arial" w:hAnsi="Arial" w:cs="Arial"/>
                <w:bCs/>
                <w:sz w:val="18"/>
                <w:szCs w:val="18"/>
                <w:lang w:val="en-US"/>
                <w:rPrChange w:id="284" w:author="S.K. Kaptoge" w:date="2026-01-21T19:56:00Z" w16du:dateUtc="2026-01-21T19:56:00Z">
                  <w:rPr>
                    <w:rFonts w:ascii="Arial" w:hAnsi="Arial" w:cs="Arial"/>
                    <w:bCs/>
                    <w:sz w:val="22"/>
                    <w:szCs w:val="22"/>
                    <w:lang w:val="en-US"/>
                  </w:rPr>
                </w:rPrChange>
              </w:rPr>
              <w:t>Underweight / Normal / Overweight / Obese</w:t>
            </w:r>
          </w:p>
        </w:tc>
      </w:tr>
      <w:tr w:rsidR="00FE3AC3" w:rsidRPr="002A2D06" w14:paraId="524DCBAE" w14:textId="77777777" w:rsidTr="004943A3">
        <w:trPr>
          <w:trHeight w:val="290"/>
        </w:trPr>
        <w:tc>
          <w:tcPr>
            <w:tcW w:w="4550" w:type="dxa"/>
            <w:hideMark/>
          </w:tcPr>
          <w:p w14:paraId="6B4FC123" w14:textId="77777777" w:rsidR="00FE3AC3" w:rsidRPr="002A2D06" w:rsidRDefault="00FE3AC3" w:rsidP="00920C99">
            <w:pPr>
              <w:spacing w:line="360" w:lineRule="auto"/>
              <w:jc w:val="both"/>
              <w:rPr>
                <w:rFonts w:ascii="Arial" w:hAnsi="Arial" w:cs="Arial"/>
                <w:bCs/>
                <w:sz w:val="18"/>
                <w:szCs w:val="18"/>
                <w:lang w:val="en-US"/>
                <w:rPrChange w:id="285" w:author="S.K. Kaptoge" w:date="2026-01-21T19:56:00Z" w16du:dateUtc="2026-01-21T19:56:00Z">
                  <w:rPr>
                    <w:rFonts w:ascii="Arial" w:hAnsi="Arial" w:cs="Arial"/>
                    <w:bCs/>
                    <w:sz w:val="22"/>
                    <w:szCs w:val="22"/>
                    <w:lang w:val="en-US"/>
                  </w:rPr>
                </w:rPrChange>
              </w:rPr>
            </w:pPr>
            <w:r w:rsidRPr="002A2D06">
              <w:rPr>
                <w:rFonts w:ascii="Arial" w:hAnsi="Arial" w:cs="Arial"/>
                <w:bCs/>
                <w:sz w:val="18"/>
                <w:szCs w:val="18"/>
                <w:lang w:val="en-US"/>
                <w:rPrChange w:id="286" w:author="S.K. Kaptoge" w:date="2026-01-21T19:56:00Z" w16du:dateUtc="2026-01-21T19:56:00Z">
                  <w:rPr>
                    <w:rFonts w:ascii="Arial" w:hAnsi="Arial" w:cs="Arial"/>
                    <w:bCs/>
                    <w:sz w:val="22"/>
                    <w:szCs w:val="22"/>
                    <w:lang w:val="en-US"/>
                  </w:rPr>
                </w:rPrChange>
              </w:rPr>
              <w:t xml:space="preserve">waist circumference (waist / </w:t>
            </w:r>
            <w:proofErr w:type="spellStart"/>
            <w:r w:rsidRPr="002A2D06">
              <w:rPr>
                <w:rFonts w:ascii="Arial" w:hAnsi="Arial" w:cs="Arial"/>
                <w:bCs/>
                <w:sz w:val="18"/>
                <w:szCs w:val="18"/>
                <w:lang w:val="en-US"/>
                <w:rPrChange w:id="287" w:author="S.K. Kaptoge" w:date="2026-01-21T19:56:00Z" w16du:dateUtc="2026-01-21T19:56:00Z">
                  <w:rPr>
                    <w:rFonts w:ascii="Arial" w:hAnsi="Arial" w:cs="Arial"/>
                    <w:bCs/>
                    <w:sz w:val="22"/>
                    <w:szCs w:val="22"/>
                    <w:lang w:val="en-US"/>
                  </w:rPr>
                </w:rPrChange>
              </w:rPr>
              <w:t>waist_bc</w:t>
            </w:r>
            <w:proofErr w:type="spellEnd"/>
            <w:r w:rsidRPr="002A2D06">
              <w:rPr>
                <w:rFonts w:ascii="Arial" w:hAnsi="Arial" w:cs="Arial"/>
                <w:bCs/>
                <w:sz w:val="18"/>
                <w:szCs w:val="18"/>
                <w:lang w:val="en-US"/>
                <w:rPrChange w:id="288" w:author="S.K. Kaptoge" w:date="2026-01-21T19:56:00Z" w16du:dateUtc="2026-01-21T19:56:00Z">
                  <w:rPr>
                    <w:rFonts w:ascii="Arial" w:hAnsi="Arial" w:cs="Arial"/>
                    <w:bCs/>
                    <w:sz w:val="22"/>
                    <w:szCs w:val="22"/>
                    <w:lang w:val="en-US"/>
                  </w:rPr>
                </w:rPrChange>
              </w:rPr>
              <w:t>)</w:t>
            </w:r>
          </w:p>
        </w:tc>
        <w:tc>
          <w:tcPr>
            <w:tcW w:w="1431" w:type="dxa"/>
            <w:hideMark/>
          </w:tcPr>
          <w:p w14:paraId="6DB13973" w14:textId="77777777" w:rsidR="00FE3AC3" w:rsidRPr="002A2D06" w:rsidRDefault="00FE3AC3" w:rsidP="00920C99">
            <w:pPr>
              <w:spacing w:line="360" w:lineRule="auto"/>
              <w:jc w:val="both"/>
              <w:rPr>
                <w:rFonts w:ascii="Arial" w:hAnsi="Arial" w:cs="Arial"/>
                <w:bCs/>
                <w:sz w:val="18"/>
                <w:szCs w:val="18"/>
                <w:lang w:val="en-US"/>
                <w:rPrChange w:id="289" w:author="S.K. Kaptoge" w:date="2026-01-21T19:56:00Z" w16du:dateUtc="2026-01-21T19:56:00Z">
                  <w:rPr>
                    <w:rFonts w:ascii="Arial" w:hAnsi="Arial" w:cs="Arial"/>
                    <w:bCs/>
                    <w:sz w:val="22"/>
                    <w:szCs w:val="22"/>
                    <w:lang w:val="en-US"/>
                  </w:rPr>
                </w:rPrChange>
              </w:rPr>
            </w:pPr>
            <w:r w:rsidRPr="002A2D06">
              <w:rPr>
                <w:rFonts w:ascii="Arial" w:hAnsi="Arial" w:cs="Arial"/>
                <w:bCs/>
                <w:sz w:val="18"/>
                <w:szCs w:val="18"/>
                <w:lang w:val="en-US"/>
                <w:rPrChange w:id="290" w:author="S.K. Kaptoge" w:date="2026-01-21T19:56:00Z" w16du:dateUtc="2026-01-21T19:56:00Z">
                  <w:rPr>
                    <w:rFonts w:ascii="Arial" w:hAnsi="Arial" w:cs="Arial"/>
                    <w:bCs/>
                    <w:sz w:val="22"/>
                    <w:szCs w:val="22"/>
                    <w:lang w:val="en-US"/>
                  </w:rPr>
                </w:rPrChange>
              </w:rPr>
              <w:t>Exposure</w:t>
            </w:r>
          </w:p>
        </w:tc>
        <w:tc>
          <w:tcPr>
            <w:tcW w:w="1329" w:type="dxa"/>
            <w:hideMark/>
          </w:tcPr>
          <w:p w14:paraId="42F5D39C" w14:textId="77777777" w:rsidR="00FE3AC3" w:rsidRPr="002A2D06" w:rsidRDefault="00FE3AC3" w:rsidP="00920C99">
            <w:pPr>
              <w:spacing w:line="360" w:lineRule="auto"/>
              <w:jc w:val="both"/>
              <w:rPr>
                <w:rFonts w:ascii="Arial" w:hAnsi="Arial" w:cs="Arial"/>
                <w:bCs/>
                <w:sz w:val="18"/>
                <w:szCs w:val="18"/>
                <w:lang w:val="en-US"/>
                <w:rPrChange w:id="291" w:author="S.K. Kaptoge" w:date="2026-01-21T19:56:00Z" w16du:dateUtc="2026-01-21T19:56:00Z">
                  <w:rPr>
                    <w:rFonts w:ascii="Arial" w:hAnsi="Arial" w:cs="Arial"/>
                    <w:bCs/>
                    <w:sz w:val="22"/>
                    <w:szCs w:val="22"/>
                    <w:lang w:val="en-US"/>
                  </w:rPr>
                </w:rPrChange>
              </w:rPr>
            </w:pPr>
            <w:r w:rsidRPr="002A2D06">
              <w:rPr>
                <w:rFonts w:ascii="Arial" w:hAnsi="Arial" w:cs="Arial"/>
                <w:bCs/>
                <w:sz w:val="18"/>
                <w:szCs w:val="18"/>
                <w:lang w:val="en-US"/>
                <w:rPrChange w:id="292" w:author="S.K. Kaptoge" w:date="2026-01-21T19:56:00Z" w16du:dateUtc="2026-01-21T19:56:00Z">
                  <w:rPr>
                    <w:rFonts w:ascii="Arial" w:hAnsi="Arial" w:cs="Arial"/>
                    <w:bCs/>
                    <w:sz w:val="22"/>
                    <w:szCs w:val="22"/>
                    <w:lang w:val="en-US"/>
                  </w:rPr>
                </w:rPrChange>
              </w:rPr>
              <w:t>Continuous</w:t>
            </w:r>
          </w:p>
        </w:tc>
        <w:tc>
          <w:tcPr>
            <w:tcW w:w="2040" w:type="dxa"/>
            <w:hideMark/>
          </w:tcPr>
          <w:p w14:paraId="6BC3D1A0" w14:textId="77777777" w:rsidR="00FE3AC3" w:rsidRPr="002A2D06" w:rsidRDefault="00FE3AC3" w:rsidP="00920C99">
            <w:pPr>
              <w:spacing w:line="360" w:lineRule="auto"/>
              <w:jc w:val="both"/>
              <w:rPr>
                <w:rFonts w:ascii="Arial" w:hAnsi="Arial" w:cs="Arial"/>
                <w:bCs/>
                <w:sz w:val="18"/>
                <w:szCs w:val="18"/>
                <w:lang w:val="en-US"/>
                <w:rPrChange w:id="293" w:author="S.K. Kaptoge" w:date="2026-01-21T19:56:00Z" w16du:dateUtc="2026-01-21T19:56:00Z">
                  <w:rPr>
                    <w:rFonts w:ascii="Arial" w:hAnsi="Arial" w:cs="Arial"/>
                    <w:bCs/>
                    <w:sz w:val="22"/>
                    <w:szCs w:val="22"/>
                    <w:lang w:val="en-US"/>
                  </w:rPr>
                </w:rPrChange>
              </w:rPr>
            </w:pPr>
            <w:r w:rsidRPr="002A2D06">
              <w:rPr>
                <w:rFonts w:ascii="Arial" w:hAnsi="Arial" w:cs="Arial"/>
                <w:bCs/>
                <w:sz w:val="18"/>
                <w:szCs w:val="18"/>
                <w:lang w:val="en-US"/>
                <w:rPrChange w:id="294" w:author="S.K. Kaptoge" w:date="2026-01-21T19:56:00Z" w16du:dateUtc="2026-01-21T19:56:00Z">
                  <w:rPr>
                    <w:rFonts w:ascii="Arial" w:hAnsi="Arial" w:cs="Arial"/>
                    <w:bCs/>
                    <w:sz w:val="22"/>
                    <w:szCs w:val="22"/>
                    <w:lang w:val="en-US"/>
                  </w:rPr>
                </w:rPrChange>
              </w:rPr>
              <w:t>—</w:t>
            </w:r>
          </w:p>
        </w:tc>
      </w:tr>
      <w:tr w:rsidR="00FE3AC3" w:rsidRPr="002A2D06" w14:paraId="06500C09" w14:textId="77777777" w:rsidTr="004943A3">
        <w:trPr>
          <w:trHeight w:val="290"/>
        </w:trPr>
        <w:tc>
          <w:tcPr>
            <w:tcW w:w="4550" w:type="dxa"/>
            <w:hideMark/>
          </w:tcPr>
          <w:p w14:paraId="0D8BA310" w14:textId="77777777" w:rsidR="00FE3AC3" w:rsidRPr="002A2D06" w:rsidRDefault="00FE3AC3" w:rsidP="00920C99">
            <w:pPr>
              <w:spacing w:line="360" w:lineRule="auto"/>
              <w:jc w:val="both"/>
              <w:rPr>
                <w:rFonts w:ascii="Arial" w:hAnsi="Arial" w:cs="Arial"/>
                <w:bCs/>
                <w:sz w:val="18"/>
                <w:szCs w:val="18"/>
                <w:lang w:val="en-US"/>
                <w:rPrChange w:id="295" w:author="S.K. Kaptoge" w:date="2026-01-21T19:56:00Z" w16du:dateUtc="2026-01-21T19:56:00Z">
                  <w:rPr>
                    <w:rFonts w:ascii="Arial" w:hAnsi="Arial" w:cs="Arial"/>
                    <w:bCs/>
                    <w:sz w:val="22"/>
                    <w:szCs w:val="22"/>
                    <w:lang w:val="en-US"/>
                  </w:rPr>
                </w:rPrChange>
              </w:rPr>
            </w:pPr>
            <w:r w:rsidRPr="002A2D06">
              <w:rPr>
                <w:rFonts w:ascii="Arial" w:hAnsi="Arial" w:cs="Arial"/>
                <w:bCs/>
                <w:sz w:val="18"/>
                <w:szCs w:val="18"/>
                <w:lang w:val="en-US"/>
                <w:rPrChange w:id="296" w:author="S.K. Kaptoge" w:date="2026-01-21T19:56:00Z" w16du:dateUtc="2026-01-21T19:56:00Z">
                  <w:rPr>
                    <w:rFonts w:ascii="Arial" w:hAnsi="Arial" w:cs="Arial"/>
                    <w:bCs/>
                    <w:sz w:val="22"/>
                    <w:szCs w:val="22"/>
                    <w:lang w:val="en-US"/>
                  </w:rPr>
                </w:rPrChange>
              </w:rPr>
              <w:t xml:space="preserve">hip circumference (hip / </w:t>
            </w:r>
            <w:proofErr w:type="spellStart"/>
            <w:r w:rsidRPr="002A2D06">
              <w:rPr>
                <w:rFonts w:ascii="Arial" w:hAnsi="Arial" w:cs="Arial"/>
                <w:bCs/>
                <w:sz w:val="18"/>
                <w:szCs w:val="18"/>
                <w:lang w:val="en-US"/>
                <w:rPrChange w:id="297" w:author="S.K. Kaptoge" w:date="2026-01-21T19:56:00Z" w16du:dateUtc="2026-01-21T19:56:00Z">
                  <w:rPr>
                    <w:rFonts w:ascii="Arial" w:hAnsi="Arial" w:cs="Arial"/>
                    <w:bCs/>
                    <w:sz w:val="22"/>
                    <w:szCs w:val="22"/>
                    <w:lang w:val="en-US"/>
                  </w:rPr>
                </w:rPrChange>
              </w:rPr>
              <w:t>hip_bc</w:t>
            </w:r>
            <w:proofErr w:type="spellEnd"/>
            <w:r w:rsidRPr="002A2D06">
              <w:rPr>
                <w:rFonts w:ascii="Arial" w:hAnsi="Arial" w:cs="Arial"/>
                <w:bCs/>
                <w:sz w:val="18"/>
                <w:szCs w:val="18"/>
                <w:lang w:val="en-US"/>
                <w:rPrChange w:id="298" w:author="S.K. Kaptoge" w:date="2026-01-21T19:56:00Z" w16du:dateUtc="2026-01-21T19:56:00Z">
                  <w:rPr>
                    <w:rFonts w:ascii="Arial" w:hAnsi="Arial" w:cs="Arial"/>
                    <w:bCs/>
                    <w:sz w:val="22"/>
                    <w:szCs w:val="22"/>
                    <w:lang w:val="en-US"/>
                  </w:rPr>
                </w:rPrChange>
              </w:rPr>
              <w:t>)</w:t>
            </w:r>
          </w:p>
        </w:tc>
        <w:tc>
          <w:tcPr>
            <w:tcW w:w="1431" w:type="dxa"/>
            <w:hideMark/>
          </w:tcPr>
          <w:p w14:paraId="40FB4FEA" w14:textId="77777777" w:rsidR="00FE3AC3" w:rsidRPr="002A2D06" w:rsidRDefault="00FE3AC3" w:rsidP="00920C99">
            <w:pPr>
              <w:spacing w:line="360" w:lineRule="auto"/>
              <w:jc w:val="both"/>
              <w:rPr>
                <w:rFonts w:ascii="Arial" w:hAnsi="Arial" w:cs="Arial"/>
                <w:bCs/>
                <w:sz w:val="18"/>
                <w:szCs w:val="18"/>
                <w:lang w:val="en-US"/>
                <w:rPrChange w:id="299" w:author="S.K. Kaptoge" w:date="2026-01-21T19:56:00Z" w16du:dateUtc="2026-01-21T19:56:00Z">
                  <w:rPr>
                    <w:rFonts w:ascii="Arial" w:hAnsi="Arial" w:cs="Arial"/>
                    <w:bCs/>
                    <w:sz w:val="22"/>
                    <w:szCs w:val="22"/>
                    <w:lang w:val="en-US"/>
                  </w:rPr>
                </w:rPrChange>
              </w:rPr>
            </w:pPr>
            <w:r w:rsidRPr="002A2D06">
              <w:rPr>
                <w:rFonts w:ascii="Arial" w:hAnsi="Arial" w:cs="Arial"/>
                <w:bCs/>
                <w:sz w:val="18"/>
                <w:szCs w:val="18"/>
                <w:lang w:val="en-US"/>
                <w:rPrChange w:id="300" w:author="S.K. Kaptoge" w:date="2026-01-21T19:56:00Z" w16du:dateUtc="2026-01-21T19:56:00Z">
                  <w:rPr>
                    <w:rFonts w:ascii="Arial" w:hAnsi="Arial" w:cs="Arial"/>
                    <w:bCs/>
                    <w:sz w:val="22"/>
                    <w:szCs w:val="22"/>
                    <w:lang w:val="en-US"/>
                  </w:rPr>
                </w:rPrChange>
              </w:rPr>
              <w:t>Exposure</w:t>
            </w:r>
          </w:p>
        </w:tc>
        <w:tc>
          <w:tcPr>
            <w:tcW w:w="1329" w:type="dxa"/>
            <w:hideMark/>
          </w:tcPr>
          <w:p w14:paraId="04359935" w14:textId="77777777" w:rsidR="00FE3AC3" w:rsidRPr="002A2D06" w:rsidRDefault="00FE3AC3" w:rsidP="00920C99">
            <w:pPr>
              <w:spacing w:line="360" w:lineRule="auto"/>
              <w:jc w:val="both"/>
              <w:rPr>
                <w:rFonts w:ascii="Arial" w:hAnsi="Arial" w:cs="Arial"/>
                <w:bCs/>
                <w:sz w:val="18"/>
                <w:szCs w:val="18"/>
                <w:lang w:val="en-US"/>
                <w:rPrChange w:id="301" w:author="S.K. Kaptoge" w:date="2026-01-21T19:56:00Z" w16du:dateUtc="2026-01-21T19:56:00Z">
                  <w:rPr>
                    <w:rFonts w:ascii="Arial" w:hAnsi="Arial" w:cs="Arial"/>
                    <w:bCs/>
                    <w:sz w:val="22"/>
                    <w:szCs w:val="22"/>
                    <w:lang w:val="en-US"/>
                  </w:rPr>
                </w:rPrChange>
              </w:rPr>
            </w:pPr>
            <w:r w:rsidRPr="002A2D06">
              <w:rPr>
                <w:rFonts w:ascii="Arial" w:hAnsi="Arial" w:cs="Arial"/>
                <w:bCs/>
                <w:sz w:val="18"/>
                <w:szCs w:val="18"/>
                <w:lang w:val="en-US"/>
                <w:rPrChange w:id="302" w:author="S.K. Kaptoge" w:date="2026-01-21T19:56:00Z" w16du:dateUtc="2026-01-21T19:56:00Z">
                  <w:rPr>
                    <w:rFonts w:ascii="Arial" w:hAnsi="Arial" w:cs="Arial"/>
                    <w:bCs/>
                    <w:sz w:val="22"/>
                    <w:szCs w:val="22"/>
                    <w:lang w:val="en-US"/>
                  </w:rPr>
                </w:rPrChange>
              </w:rPr>
              <w:t>Continuous</w:t>
            </w:r>
          </w:p>
        </w:tc>
        <w:tc>
          <w:tcPr>
            <w:tcW w:w="2040" w:type="dxa"/>
            <w:hideMark/>
          </w:tcPr>
          <w:p w14:paraId="17432786" w14:textId="77777777" w:rsidR="00FE3AC3" w:rsidRPr="002A2D06" w:rsidRDefault="00FE3AC3" w:rsidP="00920C99">
            <w:pPr>
              <w:spacing w:line="360" w:lineRule="auto"/>
              <w:jc w:val="both"/>
              <w:rPr>
                <w:rFonts w:ascii="Arial" w:hAnsi="Arial" w:cs="Arial"/>
                <w:bCs/>
                <w:sz w:val="18"/>
                <w:szCs w:val="18"/>
                <w:lang w:val="en-US"/>
                <w:rPrChange w:id="303" w:author="S.K. Kaptoge" w:date="2026-01-21T19:56:00Z" w16du:dateUtc="2026-01-21T19:56:00Z">
                  <w:rPr>
                    <w:rFonts w:ascii="Arial" w:hAnsi="Arial" w:cs="Arial"/>
                    <w:bCs/>
                    <w:sz w:val="22"/>
                    <w:szCs w:val="22"/>
                    <w:lang w:val="en-US"/>
                  </w:rPr>
                </w:rPrChange>
              </w:rPr>
            </w:pPr>
            <w:r w:rsidRPr="002A2D06">
              <w:rPr>
                <w:rFonts w:ascii="Arial" w:hAnsi="Arial" w:cs="Arial"/>
                <w:bCs/>
                <w:sz w:val="18"/>
                <w:szCs w:val="18"/>
                <w:lang w:val="en-US"/>
                <w:rPrChange w:id="304" w:author="S.K. Kaptoge" w:date="2026-01-21T19:56:00Z" w16du:dateUtc="2026-01-21T19:56:00Z">
                  <w:rPr>
                    <w:rFonts w:ascii="Arial" w:hAnsi="Arial" w:cs="Arial"/>
                    <w:bCs/>
                    <w:sz w:val="22"/>
                    <w:szCs w:val="22"/>
                    <w:lang w:val="en-US"/>
                  </w:rPr>
                </w:rPrChange>
              </w:rPr>
              <w:t>—</w:t>
            </w:r>
          </w:p>
        </w:tc>
      </w:tr>
      <w:tr w:rsidR="00FE3AC3" w:rsidRPr="002A2D06" w14:paraId="3DC0360D" w14:textId="77777777" w:rsidTr="004943A3">
        <w:trPr>
          <w:trHeight w:val="290"/>
        </w:trPr>
        <w:tc>
          <w:tcPr>
            <w:tcW w:w="4550" w:type="dxa"/>
            <w:hideMark/>
          </w:tcPr>
          <w:p w14:paraId="47EA6C44" w14:textId="77777777" w:rsidR="00FE3AC3" w:rsidRPr="002A2D06" w:rsidRDefault="00FE3AC3" w:rsidP="00920C99">
            <w:pPr>
              <w:spacing w:line="360" w:lineRule="auto"/>
              <w:jc w:val="both"/>
              <w:rPr>
                <w:rFonts w:ascii="Arial" w:hAnsi="Arial" w:cs="Arial"/>
                <w:bCs/>
                <w:sz w:val="18"/>
                <w:szCs w:val="18"/>
                <w:lang w:val="en-US"/>
                <w:rPrChange w:id="305" w:author="S.K. Kaptoge" w:date="2026-01-21T19:56:00Z" w16du:dateUtc="2026-01-21T19:56:00Z">
                  <w:rPr>
                    <w:rFonts w:ascii="Arial" w:hAnsi="Arial" w:cs="Arial"/>
                    <w:bCs/>
                    <w:sz w:val="22"/>
                    <w:szCs w:val="22"/>
                    <w:lang w:val="en-US"/>
                  </w:rPr>
                </w:rPrChange>
              </w:rPr>
            </w:pPr>
            <w:r w:rsidRPr="002A2D06">
              <w:rPr>
                <w:rFonts w:ascii="Arial" w:hAnsi="Arial" w:cs="Arial"/>
                <w:bCs/>
                <w:sz w:val="18"/>
                <w:szCs w:val="18"/>
                <w:lang w:val="en-US"/>
                <w:rPrChange w:id="306" w:author="S.K. Kaptoge" w:date="2026-01-21T19:56:00Z" w16du:dateUtc="2026-01-21T19:56:00Z">
                  <w:rPr>
                    <w:rFonts w:ascii="Arial" w:hAnsi="Arial" w:cs="Arial"/>
                    <w:bCs/>
                    <w:sz w:val="22"/>
                    <w:szCs w:val="22"/>
                    <w:lang w:val="en-US"/>
                  </w:rPr>
                </w:rPrChange>
              </w:rPr>
              <w:t>Waist-Hip Ratio (</w:t>
            </w:r>
            <w:proofErr w:type="spellStart"/>
            <w:r w:rsidRPr="002A2D06">
              <w:rPr>
                <w:rFonts w:ascii="Arial" w:hAnsi="Arial" w:cs="Arial"/>
                <w:bCs/>
                <w:sz w:val="18"/>
                <w:szCs w:val="18"/>
                <w:lang w:val="en-US"/>
                <w:rPrChange w:id="307" w:author="S.K. Kaptoge" w:date="2026-01-21T19:56:00Z" w16du:dateUtc="2026-01-21T19:56:00Z">
                  <w:rPr>
                    <w:rFonts w:ascii="Arial" w:hAnsi="Arial" w:cs="Arial"/>
                    <w:bCs/>
                    <w:sz w:val="22"/>
                    <w:szCs w:val="22"/>
                    <w:lang w:val="en-US"/>
                  </w:rPr>
                </w:rPrChange>
              </w:rPr>
              <w:t>whr</w:t>
            </w:r>
            <w:proofErr w:type="spellEnd"/>
            <w:r w:rsidRPr="002A2D06">
              <w:rPr>
                <w:rFonts w:ascii="Arial" w:hAnsi="Arial" w:cs="Arial"/>
                <w:bCs/>
                <w:sz w:val="18"/>
                <w:szCs w:val="18"/>
                <w:lang w:val="en-US"/>
                <w:rPrChange w:id="308" w:author="S.K. Kaptoge" w:date="2026-01-21T19:56:00Z" w16du:dateUtc="2026-01-21T19:56:00Z">
                  <w:rPr>
                    <w:rFonts w:ascii="Arial" w:hAnsi="Arial" w:cs="Arial"/>
                    <w:bCs/>
                    <w:sz w:val="22"/>
                    <w:szCs w:val="22"/>
                    <w:lang w:val="en-US"/>
                  </w:rPr>
                </w:rPrChange>
              </w:rPr>
              <w:t xml:space="preserve"> / </w:t>
            </w:r>
            <w:proofErr w:type="spellStart"/>
            <w:r w:rsidRPr="002A2D06">
              <w:rPr>
                <w:rFonts w:ascii="Arial" w:hAnsi="Arial" w:cs="Arial"/>
                <w:bCs/>
                <w:sz w:val="18"/>
                <w:szCs w:val="18"/>
                <w:lang w:val="en-US"/>
                <w:rPrChange w:id="309" w:author="S.K. Kaptoge" w:date="2026-01-21T19:56:00Z" w16du:dateUtc="2026-01-21T19:56:00Z">
                  <w:rPr>
                    <w:rFonts w:ascii="Arial" w:hAnsi="Arial" w:cs="Arial"/>
                    <w:bCs/>
                    <w:sz w:val="22"/>
                    <w:szCs w:val="22"/>
                    <w:lang w:val="en-US"/>
                  </w:rPr>
                </w:rPrChange>
              </w:rPr>
              <w:t>whr_bc</w:t>
            </w:r>
            <w:proofErr w:type="spellEnd"/>
            <w:r w:rsidRPr="002A2D06">
              <w:rPr>
                <w:rFonts w:ascii="Arial" w:hAnsi="Arial" w:cs="Arial"/>
                <w:bCs/>
                <w:sz w:val="18"/>
                <w:szCs w:val="18"/>
                <w:lang w:val="en-US"/>
                <w:rPrChange w:id="310" w:author="S.K. Kaptoge" w:date="2026-01-21T19:56:00Z" w16du:dateUtc="2026-01-21T19:56:00Z">
                  <w:rPr>
                    <w:rFonts w:ascii="Arial" w:hAnsi="Arial" w:cs="Arial"/>
                    <w:bCs/>
                    <w:sz w:val="22"/>
                    <w:szCs w:val="22"/>
                    <w:lang w:val="en-US"/>
                  </w:rPr>
                </w:rPrChange>
              </w:rPr>
              <w:t>)</w:t>
            </w:r>
          </w:p>
        </w:tc>
        <w:tc>
          <w:tcPr>
            <w:tcW w:w="1431" w:type="dxa"/>
            <w:hideMark/>
          </w:tcPr>
          <w:p w14:paraId="074852FC" w14:textId="77777777" w:rsidR="00FE3AC3" w:rsidRPr="002A2D06" w:rsidRDefault="00FE3AC3" w:rsidP="00920C99">
            <w:pPr>
              <w:spacing w:line="360" w:lineRule="auto"/>
              <w:jc w:val="both"/>
              <w:rPr>
                <w:rFonts w:ascii="Arial" w:hAnsi="Arial" w:cs="Arial"/>
                <w:bCs/>
                <w:sz w:val="18"/>
                <w:szCs w:val="18"/>
                <w:lang w:val="en-US"/>
                <w:rPrChange w:id="311" w:author="S.K. Kaptoge" w:date="2026-01-21T19:56:00Z" w16du:dateUtc="2026-01-21T19:56:00Z">
                  <w:rPr>
                    <w:rFonts w:ascii="Arial" w:hAnsi="Arial" w:cs="Arial"/>
                    <w:bCs/>
                    <w:sz w:val="22"/>
                    <w:szCs w:val="22"/>
                    <w:lang w:val="en-US"/>
                  </w:rPr>
                </w:rPrChange>
              </w:rPr>
            </w:pPr>
            <w:r w:rsidRPr="002A2D06">
              <w:rPr>
                <w:rFonts w:ascii="Arial" w:hAnsi="Arial" w:cs="Arial"/>
                <w:bCs/>
                <w:sz w:val="18"/>
                <w:szCs w:val="18"/>
                <w:lang w:val="en-US"/>
                <w:rPrChange w:id="312" w:author="S.K. Kaptoge" w:date="2026-01-21T19:56:00Z" w16du:dateUtc="2026-01-21T19:56:00Z">
                  <w:rPr>
                    <w:rFonts w:ascii="Arial" w:hAnsi="Arial" w:cs="Arial"/>
                    <w:bCs/>
                    <w:sz w:val="22"/>
                    <w:szCs w:val="22"/>
                    <w:lang w:val="en-US"/>
                  </w:rPr>
                </w:rPrChange>
              </w:rPr>
              <w:t>Exposure</w:t>
            </w:r>
          </w:p>
        </w:tc>
        <w:tc>
          <w:tcPr>
            <w:tcW w:w="1329" w:type="dxa"/>
            <w:hideMark/>
          </w:tcPr>
          <w:p w14:paraId="7CA43EB2" w14:textId="77777777" w:rsidR="00FE3AC3" w:rsidRPr="002A2D06" w:rsidRDefault="00FE3AC3" w:rsidP="00920C99">
            <w:pPr>
              <w:spacing w:line="360" w:lineRule="auto"/>
              <w:jc w:val="both"/>
              <w:rPr>
                <w:rFonts w:ascii="Arial" w:hAnsi="Arial" w:cs="Arial"/>
                <w:bCs/>
                <w:sz w:val="18"/>
                <w:szCs w:val="18"/>
                <w:lang w:val="en-US"/>
                <w:rPrChange w:id="313" w:author="S.K. Kaptoge" w:date="2026-01-21T19:56:00Z" w16du:dateUtc="2026-01-21T19:56:00Z">
                  <w:rPr>
                    <w:rFonts w:ascii="Arial" w:hAnsi="Arial" w:cs="Arial"/>
                    <w:bCs/>
                    <w:sz w:val="22"/>
                    <w:szCs w:val="22"/>
                    <w:lang w:val="en-US"/>
                  </w:rPr>
                </w:rPrChange>
              </w:rPr>
            </w:pPr>
            <w:r w:rsidRPr="002A2D06">
              <w:rPr>
                <w:rFonts w:ascii="Arial" w:hAnsi="Arial" w:cs="Arial"/>
                <w:bCs/>
                <w:sz w:val="18"/>
                <w:szCs w:val="18"/>
                <w:lang w:val="en-US"/>
                <w:rPrChange w:id="314" w:author="S.K. Kaptoge" w:date="2026-01-21T19:56:00Z" w16du:dateUtc="2026-01-21T19:56:00Z">
                  <w:rPr>
                    <w:rFonts w:ascii="Arial" w:hAnsi="Arial" w:cs="Arial"/>
                    <w:bCs/>
                    <w:sz w:val="22"/>
                    <w:szCs w:val="22"/>
                    <w:lang w:val="en-US"/>
                  </w:rPr>
                </w:rPrChange>
              </w:rPr>
              <w:t>Continuous</w:t>
            </w:r>
          </w:p>
        </w:tc>
        <w:tc>
          <w:tcPr>
            <w:tcW w:w="2040" w:type="dxa"/>
            <w:hideMark/>
          </w:tcPr>
          <w:p w14:paraId="440638DC" w14:textId="77777777" w:rsidR="00FE3AC3" w:rsidRPr="002A2D06" w:rsidRDefault="00FE3AC3" w:rsidP="00920C99">
            <w:pPr>
              <w:spacing w:line="360" w:lineRule="auto"/>
              <w:jc w:val="both"/>
              <w:rPr>
                <w:rFonts w:ascii="Arial" w:hAnsi="Arial" w:cs="Arial"/>
                <w:bCs/>
                <w:sz w:val="18"/>
                <w:szCs w:val="18"/>
                <w:lang w:val="en-US"/>
                <w:rPrChange w:id="315" w:author="S.K. Kaptoge" w:date="2026-01-21T19:56:00Z" w16du:dateUtc="2026-01-21T19:56:00Z">
                  <w:rPr>
                    <w:rFonts w:ascii="Arial" w:hAnsi="Arial" w:cs="Arial"/>
                    <w:bCs/>
                    <w:sz w:val="22"/>
                    <w:szCs w:val="22"/>
                    <w:lang w:val="en-US"/>
                  </w:rPr>
                </w:rPrChange>
              </w:rPr>
            </w:pPr>
            <w:r w:rsidRPr="002A2D06">
              <w:rPr>
                <w:rFonts w:ascii="Arial" w:hAnsi="Arial" w:cs="Arial"/>
                <w:bCs/>
                <w:sz w:val="18"/>
                <w:szCs w:val="18"/>
                <w:lang w:val="en-US"/>
                <w:rPrChange w:id="316" w:author="S.K. Kaptoge" w:date="2026-01-21T19:56:00Z" w16du:dateUtc="2026-01-21T19:56:00Z">
                  <w:rPr>
                    <w:rFonts w:ascii="Arial" w:hAnsi="Arial" w:cs="Arial"/>
                    <w:bCs/>
                    <w:sz w:val="22"/>
                    <w:szCs w:val="22"/>
                    <w:lang w:val="en-US"/>
                  </w:rPr>
                </w:rPrChange>
              </w:rPr>
              <w:t>—</w:t>
            </w:r>
          </w:p>
        </w:tc>
      </w:tr>
      <w:tr w:rsidR="00FE3AC3" w:rsidRPr="002A2D06" w14:paraId="6DFAAF30" w14:textId="77777777" w:rsidTr="004943A3">
        <w:trPr>
          <w:trHeight w:val="290"/>
        </w:trPr>
        <w:tc>
          <w:tcPr>
            <w:tcW w:w="4550" w:type="dxa"/>
            <w:hideMark/>
          </w:tcPr>
          <w:p w14:paraId="11E65A4E" w14:textId="77777777" w:rsidR="00FE3AC3" w:rsidRPr="002A2D06" w:rsidRDefault="00FE3AC3" w:rsidP="00920C99">
            <w:pPr>
              <w:spacing w:line="360" w:lineRule="auto"/>
              <w:jc w:val="both"/>
              <w:rPr>
                <w:rFonts w:ascii="Arial" w:hAnsi="Arial" w:cs="Arial"/>
                <w:bCs/>
                <w:sz w:val="18"/>
                <w:szCs w:val="18"/>
                <w:lang w:val="en-US"/>
                <w:rPrChange w:id="317" w:author="S.K. Kaptoge" w:date="2026-01-21T19:56:00Z" w16du:dateUtc="2026-01-21T19:56:00Z">
                  <w:rPr>
                    <w:rFonts w:ascii="Arial" w:hAnsi="Arial" w:cs="Arial"/>
                    <w:bCs/>
                    <w:sz w:val="22"/>
                    <w:szCs w:val="22"/>
                    <w:lang w:val="en-US"/>
                  </w:rPr>
                </w:rPrChange>
              </w:rPr>
            </w:pPr>
            <w:r w:rsidRPr="002A2D06">
              <w:rPr>
                <w:rFonts w:ascii="Arial" w:hAnsi="Arial" w:cs="Arial"/>
                <w:bCs/>
                <w:sz w:val="18"/>
                <w:szCs w:val="18"/>
                <w:lang w:val="en-US"/>
                <w:rPrChange w:id="318" w:author="S.K. Kaptoge" w:date="2026-01-21T19:56:00Z" w16du:dateUtc="2026-01-21T19:56:00Z">
                  <w:rPr>
                    <w:rFonts w:ascii="Arial" w:hAnsi="Arial" w:cs="Arial"/>
                    <w:bCs/>
                    <w:sz w:val="22"/>
                    <w:szCs w:val="22"/>
                    <w:lang w:val="en-US"/>
                  </w:rPr>
                </w:rPrChange>
              </w:rPr>
              <w:t>Fat mass (</w:t>
            </w:r>
            <w:proofErr w:type="spellStart"/>
            <w:r w:rsidRPr="002A2D06">
              <w:rPr>
                <w:rFonts w:ascii="Arial" w:hAnsi="Arial" w:cs="Arial"/>
                <w:bCs/>
                <w:sz w:val="18"/>
                <w:szCs w:val="18"/>
                <w:lang w:val="en-US"/>
                <w:rPrChange w:id="319" w:author="S.K. Kaptoge" w:date="2026-01-21T19:56:00Z" w16du:dateUtc="2026-01-21T19:56:00Z">
                  <w:rPr>
                    <w:rFonts w:ascii="Arial" w:hAnsi="Arial" w:cs="Arial"/>
                    <w:bCs/>
                    <w:sz w:val="22"/>
                    <w:szCs w:val="22"/>
                    <w:lang w:val="en-US"/>
                  </w:rPr>
                </w:rPrChange>
              </w:rPr>
              <w:t>fatm_bc</w:t>
            </w:r>
            <w:proofErr w:type="spellEnd"/>
            <w:r w:rsidRPr="002A2D06">
              <w:rPr>
                <w:rFonts w:ascii="Arial" w:hAnsi="Arial" w:cs="Arial"/>
                <w:bCs/>
                <w:sz w:val="18"/>
                <w:szCs w:val="18"/>
                <w:lang w:val="en-US"/>
                <w:rPrChange w:id="320" w:author="S.K. Kaptoge" w:date="2026-01-21T19:56:00Z" w16du:dateUtc="2026-01-21T19:56:00Z">
                  <w:rPr>
                    <w:rFonts w:ascii="Arial" w:hAnsi="Arial" w:cs="Arial"/>
                    <w:bCs/>
                    <w:sz w:val="22"/>
                    <w:szCs w:val="22"/>
                    <w:lang w:val="en-US"/>
                  </w:rPr>
                </w:rPrChange>
              </w:rPr>
              <w:t>)</w:t>
            </w:r>
          </w:p>
        </w:tc>
        <w:tc>
          <w:tcPr>
            <w:tcW w:w="1431" w:type="dxa"/>
            <w:hideMark/>
          </w:tcPr>
          <w:p w14:paraId="4D23240C" w14:textId="77777777" w:rsidR="00FE3AC3" w:rsidRPr="002A2D06" w:rsidRDefault="00FE3AC3" w:rsidP="00920C99">
            <w:pPr>
              <w:spacing w:line="360" w:lineRule="auto"/>
              <w:jc w:val="both"/>
              <w:rPr>
                <w:rFonts w:ascii="Arial" w:hAnsi="Arial" w:cs="Arial"/>
                <w:bCs/>
                <w:sz w:val="18"/>
                <w:szCs w:val="18"/>
                <w:lang w:val="en-US"/>
                <w:rPrChange w:id="321" w:author="S.K. Kaptoge" w:date="2026-01-21T19:56:00Z" w16du:dateUtc="2026-01-21T19:56:00Z">
                  <w:rPr>
                    <w:rFonts w:ascii="Arial" w:hAnsi="Arial" w:cs="Arial"/>
                    <w:bCs/>
                    <w:sz w:val="22"/>
                    <w:szCs w:val="22"/>
                    <w:lang w:val="en-US"/>
                  </w:rPr>
                </w:rPrChange>
              </w:rPr>
            </w:pPr>
            <w:r w:rsidRPr="002A2D06">
              <w:rPr>
                <w:rFonts w:ascii="Arial" w:hAnsi="Arial" w:cs="Arial"/>
                <w:bCs/>
                <w:sz w:val="18"/>
                <w:szCs w:val="18"/>
                <w:lang w:val="en-US"/>
                <w:rPrChange w:id="322" w:author="S.K. Kaptoge" w:date="2026-01-21T19:56:00Z" w16du:dateUtc="2026-01-21T19:56:00Z">
                  <w:rPr>
                    <w:rFonts w:ascii="Arial" w:hAnsi="Arial" w:cs="Arial"/>
                    <w:bCs/>
                    <w:sz w:val="22"/>
                    <w:szCs w:val="22"/>
                    <w:lang w:val="en-US"/>
                  </w:rPr>
                </w:rPrChange>
              </w:rPr>
              <w:t>Exposure</w:t>
            </w:r>
          </w:p>
        </w:tc>
        <w:tc>
          <w:tcPr>
            <w:tcW w:w="1329" w:type="dxa"/>
            <w:hideMark/>
          </w:tcPr>
          <w:p w14:paraId="582AC5A9" w14:textId="77777777" w:rsidR="00FE3AC3" w:rsidRPr="002A2D06" w:rsidRDefault="00FE3AC3" w:rsidP="00920C99">
            <w:pPr>
              <w:spacing w:line="360" w:lineRule="auto"/>
              <w:jc w:val="both"/>
              <w:rPr>
                <w:rFonts w:ascii="Arial" w:hAnsi="Arial" w:cs="Arial"/>
                <w:bCs/>
                <w:sz w:val="18"/>
                <w:szCs w:val="18"/>
                <w:lang w:val="en-US"/>
                <w:rPrChange w:id="323" w:author="S.K. Kaptoge" w:date="2026-01-21T19:56:00Z" w16du:dateUtc="2026-01-21T19:56:00Z">
                  <w:rPr>
                    <w:rFonts w:ascii="Arial" w:hAnsi="Arial" w:cs="Arial"/>
                    <w:bCs/>
                    <w:sz w:val="22"/>
                    <w:szCs w:val="22"/>
                    <w:lang w:val="en-US"/>
                  </w:rPr>
                </w:rPrChange>
              </w:rPr>
            </w:pPr>
            <w:r w:rsidRPr="002A2D06">
              <w:rPr>
                <w:rFonts w:ascii="Arial" w:hAnsi="Arial" w:cs="Arial"/>
                <w:bCs/>
                <w:sz w:val="18"/>
                <w:szCs w:val="18"/>
                <w:lang w:val="en-US"/>
                <w:rPrChange w:id="324" w:author="S.K. Kaptoge" w:date="2026-01-21T19:56:00Z" w16du:dateUtc="2026-01-21T19:56:00Z">
                  <w:rPr>
                    <w:rFonts w:ascii="Arial" w:hAnsi="Arial" w:cs="Arial"/>
                    <w:bCs/>
                    <w:sz w:val="22"/>
                    <w:szCs w:val="22"/>
                    <w:lang w:val="en-US"/>
                  </w:rPr>
                </w:rPrChange>
              </w:rPr>
              <w:t>Continuous</w:t>
            </w:r>
          </w:p>
        </w:tc>
        <w:tc>
          <w:tcPr>
            <w:tcW w:w="2040" w:type="dxa"/>
            <w:hideMark/>
          </w:tcPr>
          <w:p w14:paraId="7BEDD469" w14:textId="77777777" w:rsidR="00FE3AC3" w:rsidRPr="002A2D06" w:rsidRDefault="00FE3AC3" w:rsidP="00920C99">
            <w:pPr>
              <w:spacing w:line="360" w:lineRule="auto"/>
              <w:jc w:val="both"/>
              <w:rPr>
                <w:rFonts w:ascii="Arial" w:hAnsi="Arial" w:cs="Arial"/>
                <w:bCs/>
                <w:sz w:val="18"/>
                <w:szCs w:val="18"/>
                <w:lang w:val="en-US"/>
                <w:rPrChange w:id="325" w:author="S.K. Kaptoge" w:date="2026-01-21T19:56:00Z" w16du:dateUtc="2026-01-21T19:56:00Z">
                  <w:rPr>
                    <w:rFonts w:ascii="Arial" w:hAnsi="Arial" w:cs="Arial"/>
                    <w:bCs/>
                    <w:sz w:val="22"/>
                    <w:szCs w:val="22"/>
                    <w:lang w:val="en-US"/>
                  </w:rPr>
                </w:rPrChange>
              </w:rPr>
            </w:pPr>
            <w:r w:rsidRPr="002A2D06">
              <w:rPr>
                <w:rFonts w:ascii="Arial" w:hAnsi="Arial" w:cs="Arial"/>
                <w:bCs/>
                <w:sz w:val="18"/>
                <w:szCs w:val="18"/>
                <w:lang w:val="en-US"/>
                <w:rPrChange w:id="326" w:author="S.K. Kaptoge" w:date="2026-01-21T19:56:00Z" w16du:dateUtc="2026-01-21T19:56:00Z">
                  <w:rPr>
                    <w:rFonts w:ascii="Arial" w:hAnsi="Arial" w:cs="Arial"/>
                    <w:bCs/>
                    <w:sz w:val="22"/>
                    <w:szCs w:val="22"/>
                    <w:lang w:val="en-US"/>
                  </w:rPr>
                </w:rPrChange>
              </w:rPr>
              <w:t>—</w:t>
            </w:r>
          </w:p>
        </w:tc>
      </w:tr>
      <w:tr w:rsidR="00FE3AC3" w:rsidRPr="002A2D06" w14:paraId="765388C3" w14:textId="77777777" w:rsidTr="004943A3">
        <w:trPr>
          <w:trHeight w:val="290"/>
        </w:trPr>
        <w:tc>
          <w:tcPr>
            <w:tcW w:w="4550" w:type="dxa"/>
            <w:hideMark/>
          </w:tcPr>
          <w:p w14:paraId="451FA5C5" w14:textId="77777777" w:rsidR="00FE3AC3" w:rsidRPr="002A2D06" w:rsidRDefault="00FE3AC3" w:rsidP="00920C99">
            <w:pPr>
              <w:spacing w:line="360" w:lineRule="auto"/>
              <w:jc w:val="both"/>
              <w:rPr>
                <w:rFonts w:ascii="Arial" w:hAnsi="Arial" w:cs="Arial"/>
                <w:bCs/>
                <w:sz w:val="18"/>
                <w:szCs w:val="18"/>
                <w:lang w:val="en-US"/>
                <w:rPrChange w:id="327" w:author="S.K. Kaptoge" w:date="2026-01-21T19:56:00Z" w16du:dateUtc="2026-01-21T19:56:00Z">
                  <w:rPr>
                    <w:rFonts w:ascii="Arial" w:hAnsi="Arial" w:cs="Arial"/>
                    <w:bCs/>
                    <w:sz w:val="22"/>
                    <w:szCs w:val="22"/>
                    <w:lang w:val="en-US"/>
                  </w:rPr>
                </w:rPrChange>
              </w:rPr>
            </w:pPr>
            <w:r w:rsidRPr="002A2D06">
              <w:rPr>
                <w:rFonts w:ascii="Arial" w:hAnsi="Arial" w:cs="Arial"/>
                <w:bCs/>
                <w:sz w:val="18"/>
                <w:szCs w:val="18"/>
                <w:lang w:val="en-US"/>
                <w:rPrChange w:id="328" w:author="S.K. Kaptoge" w:date="2026-01-21T19:56:00Z" w16du:dateUtc="2026-01-21T19:56:00Z">
                  <w:rPr>
                    <w:rFonts w:ascii="Arial" w:hAnsi="Arial" w:cs="Arial"/>
                    <w:bCs/>
                    <w:sz w:val="22"/>
                    <w:szCs w:val="22"/>
                    <w:lang w:val="en-US"/>
                  </w:rPr>
                </w:rPrChange>
              </w:rPr>
              <w:t>Body fat % (</w:t>
            </w:r>
            <w:proofErr w:type="spellStart"/>
            <w:r w:rsidRPr="002A2D06">
              <w:rPr>
                <w:rFonts w:ascii="Arial" w:hAnsi="Arial" w:cs="Arial"/>
                <w:bCs/>
                <w:sz w:val="18"/>
                <w:szCs w:val="18"/>
                <w:lang w:val="en-US"/>
                <w:rPrChange w:id="329" w:author="S.K. Kaptoge" w:date="2026-01-21T19:56:00Z" w16du:dateUtc="2026-01-21T19:56:00Z">
                  <w:rPr>
                    <w:rFonts w:ascii="Arial" w:hAnsi="Arial" w:cs="Arial"/>
                    <w:bCs/>
                    <w:sz w:val="22"/>
                    <w:szCs w:val="22"/>
                    <w:lang w:val="en-US"/>
                  </w:rPr>
                </w:rPrChange>
              </w:rPr>
              <w:t>fatp_bc</w:t>
            </w:r>
            <w:proofErr w:type="spellEnd"/>
            <w:r w:rsidRPr="002A2D06">
              <w:rPr>
                <w:rFonts w:ascii="Arial" w:hAnsi="Arial" w:cs="Arial"/>
                <w:bCs/>
                <w:sz w:val="18"/>
                <w:szCs w:val="18"/>
                <w:lang w:val="en-US"/>
                <w:rPrChange w:id="330" w:author="S.K. Kaptoge" w:date="2026-01-21T19:56:00Z" w16du:dateUtc="2026-01-21T19:56:00Z">
                  <w:rPr>
                    <w:rFonts w:ascii="Arial" w:hAnsi="Arial" w:cs="Arial"/>
                    <w:bCs/>
                    <w:sz w:val="22"/>
                    <w:szCs w:val="22"/>
                    <w:lang w:val="en-US"/>
                  </w:rPr>
                </w:rPrChange>
              </w:rPr>
              <w:t>)</w:t>
            </w:r>
          </w:p>
        </w:tc>
        <w:tc>
          <w:tcPr>
            <w:tcW w:w="1431" w:type="dxa"/>
            <w:hideMark/>
          </w:tcPr>
          <w:p w14:paraId="6A274E9B" w14:textId="77777777" w:rsidR="00FE3AC3" w:rsidRPr="002A2D06" w:rsidRDefault="00FE3AC3" w:rsidP="00920C99">
            <w:pPr>
              <w:spacing w:line="360" w:lineRule="auto"/>
              <w:jc w:val="both"/>
              <w:rPr>
                <w:rFonts w:ascii="Arial" w:hAnsi="Arial" w:cs="Arial"/>
                <w:bCs/>
                <w:sz w:val="18"/>
                <w:szCs w:val="18"/>
                <w:lang w:val="en-US"/>
                <w:rPrChange w:id="331" w:author="S.K. Kaptoge" w:date="2026-01-21T19:56:00Z" w16du:dateUtc="2026-01-21T19:56:00Z">
                  <w:rPr>
                    <w:rFonts w:ascii="Arial" w:hAnsi="Arial" w:cs="Arial"/>
                    <w:bCs/>
                    <w:sz w:val="22"/>
                    <w:szCs w:val="22"/>
                    <w:lang w:val="en-US"/>
                  </w:rPr>
                </w:rPrChange>
              </w:rPr>
            </w:pPr>
            <w:r w:rsidRPr="002A2D06">
              <w:rPr>
                <w:rFonts w:ascii="Arial" w:hAnsi="Arial" w:cs="Arial"/>
                <w:bCs/>
                <w:sz w:val="18"/>
                <w:szCs w:val="18"/>
                <w:lang w:val="en-US"/>
                <w:rPrChange w:id="332" w:author="S.K. Kaptoge" w:date="2026-01-21T19:56:00Z" w16du:dateUtc="2026-01-21T19:56:00Z">
                  <w:rPr>
                    <w:rFonts w:ascii="Arial" w:hAnsi="Arial" w:cs="Arial"/>
                    <w:bCs/>
                    <w:sz w:val="22"/>
                    <w:szCs w:val="22"/>
                    <w:lang w:val="en-US"/>
                  </w:rPr>
                </w:rPrChange>
              </w:rPr>
              <w:t>Exposure</w:t>
            </w:r>
          </w:p>
        </w:tc>
        <w:tc>
          <w:tcPr>
            <w:tcW w:w="1329" w:type="dxa"/>
            <w:hideMark/>
          </w:tcPr>
          <w:p w14:paraId="00FF7A90" w14:textId="77777777" w:rsidR="00FE3AC3" w:rsidRPr="002A2D06" w:rsidRDefault="00FE3AC3" w:rsidP="00920C99">
            <w:pPr>
              <w:spacing w:line="360" w:lineRule="auto"/>
              <w:jc w:val="both"/>
              <w:rPr>
                <w:rFonts w:ascii="Arial" w:hAnsi="Arial" w:cs="Arial"/>
                <w:bCs/>
                <w:sz w:val="18"/>
                <w:szCs w:val="18"/>
                <w:lang w:val="en-US"/>
                <w:rPrChange w:id="333" w:author="S.K. Kaptoge" w:date="2026-01-21T19:56:00Z" w16du:dateUtc="2026-01-21T19:56:00Z">
                  <w:rPr>
                    <w:rFonts w:ascii="Arial" w:hAnsi="Arial" w:cs="Arial"/>
                    <w:bCs/>
                    <w:sz w:val="22"/>
                    <w:szCs w:val="22"/>
                    <w:lang w:val="en-US"/>
                  </w:rPr>
                </w:rPrChange>
              </w:rPr>
            </w:pPr>
            <w:r w:rsidRPr="002A2D06">
              <w:rPr>
                <w:rFonts w:ascii="Arial" w:hAnsi="Arial" w:cs="Arial"/>
                <w:bCs/>
                <w:sz w:val="18"/>
                <w:szCs w:val="18"/>
                <w:lang w:val="en-US"/>
                <w:rPrChange w:id="334" w:author="S.K. Kaptoge" w:date="2026-01-21T19:56:00Z" w16du:dateUtc="2026-01-21T19:56:00Z">
                  <w:rPr>
                    <w:rFonts w:ascii="Arial" w:hAnsi="Arial" w:cs="Arial"/>
                    <w:bCs/>
                    <w:sz w:val="22"/>
                    <w:szCs w:val="22"/>
                    <w:lang w:val="en-US"/>
                  </w:rPr>
                </w:rPrChange>
              </w:rPr>
              <w:t>Continuous</w:t>
            </w:r>
          </w:p>
        </w:tc>
        <w:tc>
          <w:tcPr>
            <w:tcW w:w="2040" w:type="dxa"/>
            <w:hideMark/>
          </w:tcPr>
          <w:p w14:paraId="640D8927" w14:textId="77777777" w:rsidR="00FE3AC3" w:rsidRPr="002A2D06" w:rsidRDefault="00FE3AC3" w:rsidP="00920C99">
            <w:pPr>
              <w:spacing w:line="360" w:lineRule="auto"/>
              <w:jc w:val="both"/>
              <w:rPr>
                <w:rFonts w:ascii="Arial" w:hAnsi="Arial" w:cs="Arial"/>
                <w:bCs/>
                <w:sz w:val="18"/>
                <w:szCs w:val="18"/>
                <w:lang w:val="en-US"/>
                <w:rPrChange w:id="335" w:author="S.K. Kaptoge" w:date="2026-01-21T19:56:00Z" w16du:dateUtc="2026-01-21T19:56:00Z">
                  <w:rPr>
                    <w:rFonts w:ascii="Arial" w:hAnsi="Arial" w:cs="Arial"/>
                    <w:bCs/>
                    <w:sz w:val="22"/>
                    <w:szCs w:val="22"/>
                    <w:lang w:val="en-US"/>
                  </w:rPr>
                </w:rPrChange>
              </w:rPr>
            </w:pPr>
            <w:r w:rsidRPr="002A2D06">
              <w:rPr>
                <w:rFonts w:ascii="Arial" w:hAnsi="Arial" w:cs="Arial"/>
                <w:bCs/>
                <w:sz w:val="18"/>
                <w:szCs w:val="18"/>
                <w:lang w:val="en-US"/>
                <w:rPrChange w:id="336" w:author="S.K. Kaptoge" w:date="2026-01-21T19:56:00Z" w16du:dateUtc="2026-01-21T19:56:00Z">
                  <w:rPr>
                    <w:rFonts w:ascii="Arial" w:hAnsi="Arial" w:cs="Arial"/>
                    <w:bCs/>
                    <w:sz w:val="22"/>
                    <w:szCs w:val="22"/>
                    <w:lang w:val="en-US"/>
                  </w:rPr>
                </w:rPrChange>
              </w:rPr>
              <w:t>—</w:t>
            </w:r>
          </w:p>
        </w:tc>
      </w:tr>
      <w:tr w:rsidR="00FE3AC3" w:rsidRPr="002A2D06" w14:paraId="0475AC2F" w14:textId="77777777" w:rsidTr="004943A3">
        <w:trPr>
          <w:trHeight w:val="290"/>
        </w:trPr>
        <w:tc>
          <w:tcPr>
            <w:tcW w:w="4550" w:type="dxa"/>
            <w:hideMark/>
          </w:tcPr>
          <w:p w14:paraId="7DB2A635" w14:textId="77777777" w:rsidR="00FE3AC3" w:rsidRPr="002A2D06" w:rsidRDefault="00FE3AC3" w:rsidP="00920C99">
            <w:pPr>
              <w:spacing w:line="360" w:lineRule="auto"/>
              <w:jc w:val="both"/>
              <w:rPr>
                <w:rFonts w:ascii="Arial" w:hAnsi="Arial" w:cs="Arial"/>
                <w:bCs/>
                <w:sz w:val="18"/>
                <w:szCs w:val="18"/>
                <w:lang w:val="en-US"/>
                <w:rPrChange w:id="337" w:author="S.K. Kaptoge" w:date="2026-01-21T19:56:00Z" w16du:dateUtc="2026-01-21T19:56:00Z">
                  <w:rPr>
                    <w:rFonts w:ascii="Arial" w:hAnsi="Arial" w:cs="Arial"/>
                    <w:bCs/>
                    <w:sz w:val="22"/>
                    <w:szCs w:val="22"/>
                    <w:lang w:val="en-US"/>
                  </w:rPr>
                </w:rPrChange>
              </w:rPr>
            </w:pPr>
            <w:r w:rsidRPr="002A2D06">
              <w:rPr>
                <w:rFonts w:ascii="Arial" w:hAnsi="Arial" w:cs="Arial"/>
                <w:bCs/>
                <w:sz w:val="18"/>
                <w:szCs w:val="18"/>
                <w:lang w:val="en-US"/>
                <w:rPrChange w:id="338" w:author="S.K. Kaptoge" w:date="2026-01-21T19:56:00Z" w16du:dateUtc="2026-01-21T19:56:00Z">
                  <w:rPr>
                    <w:rFonts w:ascii="Arial" w:hAnsi="Arial" w:cs="Arial"/>
                    <w:bCs/>
                    <w:sz w:val="22"/>
                    <w:szCs w:val="22"/>
                    <w:lang w:val="en-US"/>
                  </w:rPr>
                </w:rPrChange>
              </w:rPr>
              <w:t>Visceral fat level (</w:t>
            </w:r>
            <w:proofErr w:type="spellStart"/>
            <w:r w:rsidRPr="002A2D06">
              <w:rPr>
                <w:rFonts w:ascii="Arial" w:hAnsi="Arial" w:cs="Arial"/>
                <w:bCs/>
                <w:sz w:val="18"/>
                <w:szCs w:val="18"/>
                <w:lang w:val="en-US"/>
                <w:rPrChange w:id="339" w:author="S.K. Kaptoge" w:date="2026-01-21T19:56:00Z" w16du:dateUtc="2026-01-21T19:56:00Z">
                  <w:rPr>
                    <w:rFonts w:ascii="Arial" w:hAnsi="Arial" w:cs="Arial"/>
                    <w:bCs/>
                    <w:sz w:val="22"/>
                    <w:szCs w:val="22"/>
                    <w:lang w:val="en-US"/>
                  </w:rPr>
                </w:rPrChange>
              </w:rPr>
              <w:t>vfatl_bc</w:t>
            </w:r>
            <w:proofErr w:type="spellEnd"/>
            <w:r w:rsidRPr="002A2D06">
              <w:rPr>
                <w:rFonts w:ascii="Arial" w:hAnsi="Arial" w:cs="Arial"/>
                <w:bCs/>
                <w:sz w:val="18"/>
                <w:szCs w:val="18"/>
                <w:lang w:val="en-US"/>
                <w:rPrChange w:id="340" w:author="S.K. Kaptoge" w:date="2026-01-21T19:56:00Z" w16du:dateUtc="2026-01-21T19:56:00Z">
                  <w:rPr>
                    <w:rFonts w:ascii="Arial" w:hAnsi="Arial" w:cs="Arial"/>
                    <w:bCs/>
                    <w:sz w:val="22"/>
                    <w:szCs w:val="22"/>
                    <w:lang w:val="en-US"/>
                  </w:rPr>
                </w:rPrChange>
              </w:rPr>
              <w:t xml:space="preserve"> / </w:t>
            </w:r>
            <w:proofErr w:type="spellStart"/>
            <w:r w:rsidRPr="002A2D06">
              <w:rPr>
                <w:rFonts w:ascii="Arial" w:hAnsi="Arial" w:cs="Arial"/>
                <w:bCs/>
                <w:sz w:val="18"/>
                <w:szCs w:val="18"/>
                <w:lang w:val="en-US"/>
                <w:rPrChange w:id="341" w:author="S.K. Kaptoge" w:date="2026-01-21T19:56:00Z" w16du:dateUtc="2026-01-21T19:56:00Z">
                  <w:rPr>
                    <w:rFonts w:ascii="Arial" w:hAnsi="Arial" w:cs="Arial"/>
                    <w:bCs/>
                    <w:sz w:val="22"/>
                    <w:szCs w:val="22"/>
                    <w:lang w:val="en-US"/>
                  </w:rPr>
                </w:rPrChange>
              </w:rPr>
              <w:t>viszfat_bc</w:t>
            </w:r>
            <w:proofErr w:type="spellEnd"/>
            <w:r w:rsidRPr="002A2D06">
              <w:rPr>
                <w:rFonts w:ascii="Arial" w:hAnsi="Arial" w:cs="Arial"/>
                <w:bCs/>
                <w:sz w:val="18"/>
                <w:szCs w:val="18"/>
                <w:lang w:val="en-US"/>
                <w:rPrChange w:id="342" w:author="S.K. Kaptoge" w:date="2026-01-21T19:56:00Z" w16du:dateUtc="2026-01-21T19:56:00Z">
                  <w:rPr>
                    <w:rFonts w:ascii="Arial" w:hAnsi="Arial" w:cs="Arial"/>
                    <w:bCs/>
                    <w:sz w:val="22"/>
                    <w:szCs w:val="22"/>
                    <w:lang w:val="en-US"/>
                  </w:rPr>
                </w:rPrChange>
              </w:rPr>
              <w:t>)</w:t>
            </w:r>
          </w:p>
        </w:tc>
        <w:tc>
          <w:tcPr>
            <w:tcW w:w="1431" w:type="dxa"/>
            <w:hideMark/>
          </w:tcPr>
          <w:p w14:paraId="499F4BBF" w14:textId="77777777" w:rsidR="00FE3AC3" w:rsidRPr="002A2D06" w:rsidRDefault="00FE3AC3" w:rsidP="00920C99">
            <w:pPr>
              <w:spacing w:line="360" w:lineRule="auto"/>
              <w:jc w:val="both"/>
              <w:rPr>
                <w:rFonts w:ascii="Arial" w:hAnsi="Arial" w:cs="Arial"/>
                <w:bCs/>
                <w:sz w:val="18"/>
                <w:szCs w:val="18"/>
                <w:lang w:val="en-US"/>
                <w:rPrChange w:id="343" w:author="S.K. Kaptoge" w:date="2026-01-21T19:56:00Z" w16du:dateUtc="2026-01-21T19:56:00Z">
                  <w:rPr>
                    <w:rFonts w:ascii="Arial" w:hAnsi="Arial" w:cs="Arial"/>
                    <w:bCs/>
                    <w:sz w:val="22"/>
                    <w:szCs w:val="22"/>
                    <w:lang w:val="en-US"/>
                  </w:rPr>
                </w:rPrChange>
              </w:rPr>
            </w:pPr>
            <w:r w:rsidRPr="002A2D06">
              <w:rPr>
                <w:rFonts w:ascii="Arial" w:hAnsi="Arial" w:cs="Arial"/>
                <w:bCs/>
                <w:sz w:val="18"/>
                <w:szCs w:val="18"/>
                <w:lang w:val="en-US"/>
                <w:rPrChange w:id="344" w:author="S.K. Kaptoge" w:date="2026-01-21T19:56:00Z" w16du:dateUtc="2026-01-21T19:56:00Z">
                  <w:rPr>
                    <w:rFonts w:ascii="Arial" w:hAnsi="Arial" w:cs="Arial"/>
                    <w:bCs/>
                    <w:sz w:val="22"/>
                    <w:szCs w:val="22"/>
                    <w:lang w:val="en-US"/>
                  </w:rPr>
                </w:rPrChange>
              </w:rPr>
              <w:t>Exposure</w:t>
            </w:r>
          </w:p>
        </w:tc>
        <w:tc>
          <w:tcPr>
            <w:tcW w:w="1329" w:type="dxa"/>
            <w:hideMark/>
          </w:tcPr>
          <w:p w14:paraId="7F29A80A" w14:textId="77777777" w:rsidR="00FE3AC3" w:rsidRPr="002A2D06" w:rsidRDefault="00FE3AC3" w:rsidP="00920C99">
            <w:pPr>
              <w:spacing w:line="360" w:lineRule="auto"/>
              <w:jc w:val="both"/>
              <w:rPr>
                <w:rFonts w:ascii="Arial" w:hAnsi="Arial" w:cs="Arial"/>
                <w:bCs/>
                <w:sz w:val="18"/>
                <w:szCs w:val="18"/>
                <w:lang w:val="en-US"/>
                <w:rPrChange w:id="345" w:author="S.K. Kaptoge" w:date="2026-01-21T19:56:00Z" w16du:dateUtc="2026-01-21T19:56:00Z">
                  <w:rPr>
                    <w:rFonts w:ascii="Arial" w:hAnsi="Arial" w:cs="Arial"/>
                    <w:bCs/>
                    <w:sz w:val="22"/>
                    <w:szCs w:val="22"/>
                    <w:lang w:val="en-US"/>
                  </w:rPr>
                </w:rPrChange>
              </w:rPr>
            </w:pPr>
            <w:r w:rsidRPr="002A2D06">
              <w:rPr>
                <w:rFonts w:ascii="Arial" w:hAnsi="Arial" w:cs="Arial"/>
                <w:bCs/>
                <w:sz w:val="18"/>
                <w:szCs w:val="18"/>
                <w:lang w:val="en-US"/>
                <w:rPrChange w:id="346" w:author="S.K. Kaptoge" w:date="2026-01-21T19:56:00Z" w16du:dateUtc="2026-01-21T19:56:00Z">
                  <w:rPr>
                    <w:rFonts w:ascii="Arial" w:hAnsi="Arial" w:cs="Arial"/>
                    <w:bCs/>
                    <w:sz w:val="22"/>
                    <w:szCs w:val="22"/>
                    <w:lang w:val="en-US"/>
                  </w:rPr>
                </w:rPrChange>
              </w:rPr>
              <w:t>Continuous</w:t>
            </w:r>
          </w:p>
        </w:tc>
        <w:tc>
          <w:tcPr>
            <w:tcW w:w="2040" w:type="dxa"/>
            <w:hideMark/>
          </w:tcPr>
          <w:p w14:paraId="7C2076AC" w14:textId="77777777" w:rsidR="00FE3AC3" w:rsidRPr="002A2D06" w:rsidRDefault="00FE3AC3" w:rsidP="00920C99">
            <w:pPr>
              <w:spacing w:line="360" w:lineRule="auto"/>
              <w:jc w:val="both"/>
              <w:rPr>
                <w:rFonts w:ascii="Arial" w:hAnsi="Arial" w:cs="Arial"/>
                <w:bCs/>
                <w:sz w:val="18"/>
                <w:szCs w:val="18"/>
                <w:lang w:val="en-US"/>
                <w:rPrChange w:id="347" w:author="S.K. Kaptoge" w:date="2026-01-21T19:56:00Z" w16du:dateUtc="2026-01-21T19:56:00Z">
                  <w:rPr>
                    <w:rFonts w:ascii="Arial" w:hAnsi="Arial" w:cs="Arial"/>
                    <w:bCs/>
                    <w:sz w:val="22"/>
                    <w:szCs w:val="22"/>
                    <w:lang w:val="en-US"/>
                  </w:rPr>
                </w:rPrChange>
              </w:rPr>
            </w:pPr>
            <w:r w:rsidRPr="002A2D06">
              <w:rPr>
                <w:rFonts w:ascii="Arial" w:hAnsi="Arial" w:cs="Arial"/>
                <w:bCs/>
                <w:sz w:val="18"/>
                <w:szCs w:val="18"/>
                <w:lang w:val="en-US"/>
                <w:rPrChange w:id="348" w:author="S.K. Kaptoge" w:date="2026-01-21T19:56:00Z" w16du:dateUtc="2026-01-21T19:56:00Z">
                  <w:rPr>
                    <w:rFonts w:ascii="Arial" w:hAnsi="Arial" w:cs="Arial"/>
                    <w:bCs/>
                    <w:sz w:val="22"/>
                    <w:szCs w:val="22"/>
                    <w:lang w:val="en-US"/>
                  </w:rPr>
                </w:rPrChange>
              </w:rPr>
              <w:t>—</w:t>
            </w:r>
          </w:p>
        </w:tc>
      </w:tr>
      <w:tr w:rsidR="00FE3AC3" w:rsidRPr="002A2D06" w14:paraId="5169A5F4" w14:textId="77777777" w:rsidTr="004943A3">
        <w:trPr>
          <w:trHeight w:val="290"/>
        </w:trPr>
        <w:tc>
          <w:tcPr>
            <w:tcW w:w="4550" w:type="dxa"/>
            <w:hideMark/>
          </w:tcPr>
          <w:p w14:paraId="315B38C1" w14:textId="77777777" w:rsidR="00FE3AC3" w:rsidRPr="002A2D06" w:rsidRDefault="00FE3AC3" w:rsidP="00920C99">
            <w:pPr>
              <w:spacing w:line="360" w:lineRule="auto"/>
              <w:jc w:val="both"/>
              <w:rPr>
                <w:rFonts w:ascii="Arial" w:hAnsi="Arial" w:cs="Arial"/>
                <w:bCs/>
                <w:sz w:val="18"/>
                <w:szCs w:val="18"/>
                <w:lang w:val="en-US"/>
                <w:rPrChange w:id="349" w:author="S.K. Kaptoge" w:date="2026-01-21T19:56:00Z" w16du:dateUtc="2026-01-21T19:56:00Z">
                  <w:rPr>
                    <w:rFonts w:ascii="Arial" w:hAnsi="Arial" w:cs="Arial"/>
                    <w:bCs/>
                    <w:sz w:val="22"/>
                    <w:szCs w:val="22"/>
                    <w:lang w:val="en-US"/>
                  </w:rPr>
                </w:rPrChange>
              </w:rPr>
            </w:pPr>
            <w:r w:rsidRPr="002A2D06">
              <w:rPr>
                <w:rFonts w:ascii="Arial" w:hAnsi="Arial" w:cs="Arial"/>
                <w:bCs/>
                <w:sz w:val="18"/>
                <w:szCs w:val="18"/>
                <w:lang w:val="en-US"/>
                <w:rPrChange w:id="350" w:author="S.K. Kaptoge" w:date="2026-01-21T19:56:00Z" w16du:dateUtc="2026-01-21T19:56:00Z">
                  <w:rPr>
                    <w:rFonts w:ascii="Arial" w:hAnsi="Arial" w:cs="Arial"/>
                    <w:bCs/>
                    <w:sz w:val="22"/>
                    <w:szCs w:val="22"/>
                    <w:lang w:val="en-US"/>
                  </w:rPr>
                </w:rPrChange>
              </w:rPr>
              <w:t>Fat-free mass (</w:t>
            </w:r>
            <w:proofErr w:type="spellStart"/>
            <w:r w:rsidRPr="002A2D06">
              <w:rPr>
                <w:rFonts w:ascii="Arial" w:hAnsi="Arial" w:cs="Arial"/>
                <w:bCs/>
                <w:sz w:val="18"/>
                <w:szCs w:val="18"/>
                <w:lang w:val="en-US"/>
                <w:rPrChange w:id="351" w:author="S.K. Kaptoge" w:date="2026-01-21T19:56:00Z" w16du:dateUtc="2026-01-21T19:56:00Z">
                  <w:rPr>
                    <w:rFonts w:ascii="Arial" w:hAnsi="Arial" w:cs="Arial"/>
                    <w:bCs/>
                    <w:sz w:val="22"/>
                    <w:szCs w:val="22"/>
                    <w:lang w:val="en-US"/>
                  </w:rPr>
                </w:rPrChange>
              </w:rPr>
              <w:t>ffm_bc</w:t>
            </w:r>
            <w:proofErr w:type="spellEnd"/>
            <w:r w:rsidRPr="002A2D06">
              <w:rPr>
                <w:rFonts w:ascii="Arial" w:hAnsi="Arial" w:cs="Arial"/>
                <w:bCs/>
                <w:sz w:val="18"/>
                <w:szCs w:val="18"/>
                <w:lang w:val="en-US"/>
                <w:rPrChange w:id="352" w:author="S.K. Kaptoge" w:date="2026-01-21T19:56:00Z" w16du:dateUtc="2026-01-21T19:56:00Z">
                  <w:rPr>
                    <w:rFonts w:ascii="Arial" w:hAnsi="Arial" w:cs="Arial"/>
                    <w:bCs/>
                    <w:sz w:val="22"/>
                    <w:szCs w:val="22"/>
                    <w:lang w:val="en-US"/>
                  </w:rPr>
                </w:rPrChange>
              </w:rPr>
              <w:t>)</w:t>
            </w:r>
          </w:p>
        </w:tc>
        <w:tc>
          <w:tcPr>
            <w:tcW w:w="1431" w:type="dxa"/>
            <w:hideMark/>
          </w:tcPr>
          <w:p w14:paraId="139D0800" w14:textId="77777777" w:rsidR="00FE3AC3" w:rsidRPr="002A2D06" w:rsidRDefault="00FE3AC3" w:rsidP="00920C99">
            <w:pPr>
              <w:spacing w:line="360" w:lineRule="auto"/>
              <w:jc w:val="both"/>
              <w:rPr>
                <w:rFonts w:ascii="Arial" w:hAnsi="Arial" w:cs="Arial"/>
                <w:bCs/>
                <w:sz w:val="18"/>
                <w:szCs w:val="18"/>
                <w:lang w:val="en-US"/>
                <w:rPrChange w:id="353" w:author="S.K. Kaptoge" w:date="2026-01-21T19:56:00Z" w16du:dateUtc="2026-01-21T19:56:00Z">
                  <w:rPr>
                    <w:rFonts w:ascii="Arial" w:hAnsi="Arial" w:cs="Arial"/>
                    <w:bCs/>
                    <w:sz w:val="22"/>
                    <w:szCs w:val="22"/>
                    <w:lang w:val="en-US"/>
                  </w:rPr>
                </w:rPrChange>
              </w:rPr>
            </w:pPr>
            <w:r w:rsidRPr="002A2D06">
              <w:rPr>
                <w:rFonts w:ascii="Arial" w:hAnsi="Arial" w:cs="Arial"/>
                <w:bCs/>
                <w:sz w:val="18"/>
                <w:szCs w:val="18"/>
                <w:lang w:val="en-US"/>
                <w:rPrChange w:id="354" w:author="S.K. Kaptoge" w:date="2026-01-21T19:56:00Z" w16du:dateUtc="2026-01-21T19:56:00Z">
                  <w:rPr>
                    <w:rFonts w:ascii="Arial" w:hAnsi="Arial" w:cs="Arial"/>
                    <w:bCs/>
                    <w:sz w:val="22"/>
                    <w:szCs w:val="22"/>
                    <w:lang w:val="en-US"/>
                  </w:rPr>
                </w:rPrChange>
              </w:rPr>
              <w:t>Exposure</w:t>
            </w:r>
          </w:p>
        </w:tc>
        <w:tc>
          <w:tcPr>
            <w:tcW w:w="1329" w:type="dxa"/>
            <w:hideMark/>
          </w:tcPr>
          <w:p w14:paraId="0A48B135" w14:textId="77777777" w:rsidR="00FE3AC3" w:rsidRPr="002A2D06" w:rsidRDefault="00FE3AC3" w:rsidP="00920C99">
            <w:pPr>
              <w:spacing w:line="360" w:lineRule="auto"/>
              <w:jc w:val="both"/>
              <w:rPr>
                <w:rFonts w:ascii="Arial" w:hAnsi="Arial" w:cs="Arial"/>
                <w:bCs/>
                <w:sz w:val="18"/>
                <w:szCs w:val="18"/>
                <w:lang w:val="en-US"/>
                <w:rPrChange w:id="355" w:author="S.K. Kaptoge" w:date="2026-01-21T19:56:00Z" w16du:dateUtc="2026-01-21T19:56:00Z">
                  <w:rPr>
                    <w:rFonts w:ascii="Arial" w:hAnsi="Arial" w:cs="Arial"/>
                    <w:bCs/>
                    <w:sz w:val="22"/>
                    <w:szCs w:val="22"/>
                    <w:lang w:val="en-US"/>
                  </w:rPr>
                </w:rPrChange>
              </w:rPr>
            </w:pPr>
            <w:r w:rsidRPr="002A2D06">
              <w:rPr>
                <w:rFonts w:ascii="Arial" w:hAnsi="Arial" w:cs="Arial"/>
                <w:bCs/>
                <w:sz w:val="18"/>
                <w:szCs w:val="18"/>
                <w:lang w:val="en-US"/>
                <w:rPrChange w:id="356" w:author="S.K. Kaptoge" w:date="2026-01-21T19:56:00Z" w16du:dateUtc="2026-01-21T19:56:00Z">
                  <w:rPr>
                    <w:rFonts w:ascii="Arial" w:hAnsi="Arial" w:cs="Arial"/>
                    <w:bCs/>
                    <w:sz w:val="22"/>
                    <w:szCs w:val="22"/>
                    <w:lang w:val="en-US"/>
                  </w:rPr>
                </w:rPrChange>
              </w:rPr>
              <w:t>Continuous</w:t>
            </w:r>
          </w:p>
        </w:tc>
        <w:tc>
          <w:tcPr>
            <w:tcW w:w="2040" w:type="dxa"/>
            <w:hideMark/>
          </w:tcPr>
          <w:p w14:paraId="21C3037D" w14:textId="77777777" w:rsidR="00FE3AC3" w:rsidRPr="002A2D06" w:rsidRDefault="00FE3AC3" w:rsidP="00920C99">
            <w:pPr>
              <w:spacing w:line="360" w:lineRule="auto"/>
              <w:jc w:val="both"/>
              <w:rPr>
                <w:rFonts w:ascii="Arial" w:hAnsi="Arial" w:cs="Arial"/>
                <w:bCs/>
                <w:sz w:val="18"/>
                <w:szCs w:val="18"/>
                <w:lang w:val="en-US"/>
                <w:rPrChange w:id="357" w:author="S.K. Kaptoge" w:date="2026-01-21T19:56:00Z" w16du:dateUtc="2026-01-21T19:56:00Z">
                  <w:rPr>
                    <w:rFonts w:ascii="Arial" w:hAnsi="Arial" w:cs="Arial"/>
                    <w:bCs/>
                    <w:sz w:val="22"/>
                    <w:szCs w:val="22"/>
                    <w:lang w:val="en-US"/>
                  </w:rPr>
                </w:rPrChange>
              </w:rPr>
            </w:pPr>
            <w:r w:rsidRPr="002A2D06">
              <w:rPr>
                <w:rFonts w:ascii="Arial" w:hAnsi="Arial" w:cs="Arial"/>
                <w:bCs/>
                <w:sz w:val="18"/>
                <w:szCs w:val="18"/>
                <w:lang w:val="en-US"/>
                <w:rPrChange w:id="358" w:author="S.K. Kaptoge" w:date="2026-01-21T19:56:00Z" w16du:dateUtc="2026-01-21T19:56:00Z">
                  <w:rPr>
                    <w:rFonts w:ascii="Arial" w:hAnsi="Arial" w:cs="Arial"/>
                    <w:bCs/>
                    <w:sz w:val="22"/>
                    <w:szCs w:val="22"/>
                    <w:lang w:val="en-US"/>
                  </w:rPr>
                </w:rPrChange>
              </w:rPr>
              <w:t>—</w:t>
            </w:r>
          </w:p>
        </w:tc>
      </w:tr>
      <w:tr w:rsidR="00FE3AC3" w:rsidRPr="002A2D06" w14:paraId="68A1781D" w14:textId="77777777" w:rsidTr="004943A3">
        <w:trPr>
          <w:trHeight w:val="290"/>
        </w:trPr>
        <w:tc>
          <w:tcPr>
            <w:tcW w:w="4550" w:type="dxa"/>
            <w:hideMark/>
          </w:tcPr>
          <w:p w14:paraId="5D106FC9" w14:textId="77777777" w:rsidR="00FE3AC3" w:rsidRPr="002A2D06" w:rsidRDefault="00FE3AC3" w:rsidP="00920C99">
            <w:pPr>
              <w:spacing w:line="360" w:lineRule="auto"/>
              <w:jc w:val="both"/>
              <w:rPr>
                <w:rFonts w:ascii="Arial" w:hAnsi="Arial" w:cs="Arial"/>
                <w:bCs/>
                <w:sz w:val="18"/>
                <w:szCs w:val="18"/>
                <w:lang w:val="en-US"/>
                <w:rPrChange w:id="359" w:author="S.K. Kaptoge" w:date="2026-01-21T19:56:00Z" w16du:dateUtc="2026-01-21T19:56:00Z">
                  <w:rPr>
                    <w:rFonts w:ascii="Arial" w:hAnsi="Arial" w:cs="Arial"/>
                    <w:bCs/>
                    <w:sz w:val="22"/>
                    <w:szCs w:val="22"/>
                    <w:lang w:val="en-US"/>
                  </w:rPr>
                </w:rPrChange>
              </w:rPr>
            </w:pPr>
            <w:r w:rsidRPr="002A2D06">
              <w:rPr>
                <w:rFonts w:ascii="Arial" w:hAnsi="Arial" w:cs="Arial"/>
                <w:bCs/>
                <w:sz w:val="18"/>
                <w:szCs w:val="18"/>
                <w:lang w:val="en-US"/>
                <w:rPrChange w:id="360" w:author="S.K. Kaptoge" w:date="2026-01-21T19:56:00Z" w16du:dateUtc="2026-01-21T19:56:00Z">
                  <w:rPr>
                    <w:rFonts w:ascii="Arial" w:hAnsi="Arial" w:cs="Arial"/>
                    <w:bCs/>
                    <w:sz w:val="22"/>
                    <w:szCs w:val="22"/>
                    <w:lang w:val="en-US"/>
                  </w:rPr>
                </w:rPrChange>
              </w:rPr>
              <w:t>Intracellular water (</w:t>
            </w:r>
            <w:proofErr w:type="spellStart"/>
            <w:r w:rsidRPr="002A2D06">
              <w:rPr>
                <w:rFonts w:ascii="Arial" w:hAnsi="Arial" w:cs="Arial"/>
                <w:bCs/>
                <w:sz w:val="18"/>
                <w:szCs w:val="18"/>
                <w:lang w:val="en-US"/>
                <w:rPrChange w:id="361" w:author="S.K. Kaptoge" w:date="2026-01-21T19:56:00Z" w16du:dateUtc="2026-01-21T19:56:00Z">
                  <w:rPr>
                    <w:rFonts w:ascii="Arial" w:hAnsi="Arial" w:cs="Arial"/>
                    <w:bCs/>
                    <w:sz w:val="22"/>
                    <w:szCs w:val="22"/>
                    <w:lang w:val="en-US"/>
                  </w:rPr>
                </w:rPrChange>
              </w:rPr>
              <w:t>icw_bc</w:t>
            </w:r>
            <w:proofErr w:type="spellEnd"/>
            <w:r w:rsidRPr="002A2D06">
              <w:rPr>
                <w:rFonts w:ascii="Arial" w:hAnsi="Arial" w:cs="Arial"/>
                <w:bCs/>
                <w:sz w:val="18"/>
                <w:szCs w:val="18"/>
                <w:lang w:val="en-US"/>
                <w:rPrChange w:id="362" w:author="S.K. Kaptoge" w:date="2026-01-21T19:56:00Z" w16du:dateUtc="2026-01-21T19:56:00Z">
                  <w:rPr>
                    <w:rFonts w:ascii="Arial" w:hAnsi="Arial" w:cs="Arial"/>
                    <w:bCs/>
                    <w:sz w:val="22"/>
                    <w:szCs w:val="22"/>
                    <w:lang w:val="en-US"/>
                  </w:rPr>
                </w:rPrChange>
              </w:rPr>
              <w:t>)</w:t>
            </w:r>
          </w:p>
        </w:tc>
        <w:tc>
          <w:tcPr>
            <w:tcW w:w="1431" w:type="dxa"/>
            <w:hideMark/>
          </w:tcPr>
          <w:p w14:paraId="5A9D4C4F" w14:textId="77777777" w:rsidR="00FE3AC3" w:rsidRPr="002A2D06" w:rsidRDefault="00FE3AC3" w:rsidP="00920C99">
            <w:pPr>
              <w:spacing w:line="360" w:lineRule="auto"/>
              <w:jc w:val="both"/>
              <w:rPr>
                <w:rFonts w:ascii="Arial" w:hAnsi="Arial" w:cs="Arial"/>
                <w:bCs/>
                <w:sz w:val="18"/>
                <w:szCs w:val="18"/>
                <w:lang w:val="en-US"/>
                <w:rPrChange w:id="363" w:author="S.K. Kaptoge" w:date="2026-01-21T19:56:00Z" w16du:dateUtc="2026-01-21T19:56:00Z">
                  <w:rPr>
                    <w:rFonts w:ascii="Arial" w:hAnsi="Arial" w:cs="Arial"/>
                    <w:bCs/>
                    <w:sz w:val="22"/>
                    <w:szCs w:val="22"/>
                    <w:lang w:val="en-US"/>
                  </w:rPr>
                </w:rPrChange>
              </w:rPr>
            </w:pPr>
            <w:r w:rsidRPr="002A2D06">
              <w:rPr>
                <w:rFonts w:ascii="Arial" w:hAnsi="Arial" w:cs="Arial"/>
                <w:bCs/>
                <w:sz w:val="18"/>
                <w:szCs w:val="18"/>
                <w:lang w:val="en-US"/>
                <w:rPrChange w:id="364" w:author="S.K. Kaptoge" w:date="2026-01-21T19:56:00Z" w16du:dateUtc="2026-01-21T19:56:00Z">
                  <w:rPr>
                    <w:rFonts w:ascii="Arial" w:hAnsi="Arial" w:cs="Arial"/>
                    <w:bCs/>
                    <w:sz w:val="22"/>
                    <w:szCs w:val="22"/>
                    <w:lang w:val="en-US"/>
                  </w:rPr>
                </w:rPrChange>
              </w:rPr>
              <w:t>Exposure</w:t>
            </w:r>
          </w:p>
        </w:tc>
        <w:tc>
          <w:tcPr>
            <w:tcW w:w="1329" w:type="dxa"/>
            <w:hideMark/>
          </w:tcPr>
          <w:p w14:paraId="5F8547D1" w14:textId="77777777" w:rsidR="00FE3AC3" w:rsidRPr="002A2D06" w:rsidRDefault="00FE3AC3" w:rsidP="00920C99">
            <w:pPr>
              <w:spacing w:line="360" w:lineRule="auto"/>
              <w:jc w:val="both"/>
              <w:rPr>
                <w:rFonts w:ascii="Arial" w:hAnsi="Arial" w:cs="Arial"/>
                <w:bCs/>
                <w:sz w:val="18"/>
                <w:szCs w:val="18"/>
                <w:lang w:val="en-US"/>
                <w:rPrChange w:id="365" w:author="S.K. Kaptoge" w:date="2026-01-21T19:56:00Z" w16du:dateUtc="2026-01-21T19:56:00Z">
                  <w:rPr>
                    <w:rFonts w:ascii="Arial" w:hAnsi="Arial" w:cs="Arial"/>
                    <w:bCs/>
                    <w:sz w:val="22"/>
                    <w:szCs w:val="22"/>
                    <w:lang w:val="en-US"/>
                  </w:rPr>
                </w:rPrChange>
              </w:rPr>
            </w:pPr>
            <w:r w:rsidRPr="002A2D06">
              <w:rPr>
                <w:rFonts w:ascii="Arial" w:hAnsi="Arial" w:cs="Arial"/>
                <w:bCs/>
                <w:sz w:val="18"/>
                <w:szCs w:val="18"/>
                <w:lang w:val="en-US"/>
                <w:rPrChange w:id="366" w:author="S.K. Kaptoge" w:date="2026-01-21T19:56:00Z" w16du:dateUtc="2026-01-21T19:56:00Z">
                  <w:rPr>
                    <w:rFonts w:ascii="Arial" w:hAnsi="Arial" w:cs="Arial"/>
                    <w:bCs/>
                    <w:sz w:val="22"/>
                    <w:szCs w:val="22"/>
                    <w:lang w:val="en-US"/>
                  </w:rPr>
                </w:rPrChange>
              </w:rPr>
              <w:t>Continuous</w:t>
            </w:r>
          </w:p>
        </w:tc>
        <w:tc>
          <w:tcPr>
            <w:tcW w:w="2040" w:type="dxa"/>
            <w:hideMark/>
          </w:tcPr>
          <w:p w14:paraId="172103F4" w14:textId="77777777" w:rsidR="00FE3AC3" w:rsidRPr="002A2D06" w:rsidRDefault="00FE3AC3" w:rsidP="00920C99">
            <w:pPr>
              <w:spacing w:line="360" w:lineRule="auto"/>
              <w:jc w:val="both"/>
              <w:rPr>
                <w:rFonts w:ascii="Arial" w:hAnsi="Arial" w:cs="Arial"/>
                <w:bCs/>
                <w:sz w:val="18"/>
                <w:szCs w:val="18"/>
                <w:lang w:val="en-US"/>
                <w:rPrChange w:id="367" w:author="S.K. Kaptoge" w:date="2026-01-21T19:56:00Z" w16du:dateUtc="2026-01-21T19:56:00Z">
                  <w:rPr>
                    <w:rFonts w:ascii="Arial" w:hAnsi="Arial" w:cs="Arial"/>
                    <w:bCs/>
                    <w:sz w:val="22"/>
                    <w:szCs w:val="22"/>
                    <w:lang w:val="en-US"/>
                  </w:rPr>
                </w:rPrChange>
              </w:rPr>
            </w:pPr>
            <w:r w:rsidRPr="002A2D06">
              <w:rPr>
                <w:rFonts w:ascii="Arial" w:hAnsi="Arial" w:cs="Arial"/>
                <w:bCs/>
                <w:sz w:val="18"/>
                <w:szCs w:val="18"/>
                <w:lang w:val="en-US"/>
                <w:rPrChange w:id="368" w:author="S.K. Kaptoge" w:date="2026-01-21T19:56:00Z" w16du:dateUtc="2026-01-21T19:56:00Z">
                  <w:rPr>
                    <w:rFonts w:ascii="Arial" w:hAnsi="Arial" w:cs="Arial"/>
                    <w:bCs/>
                    <w:sz w:val="22"/>
                    <w:szCs w:val="22"/>
                    <w:lang w:val="en-US"/>
                  </w:rPr>
                </w:rPrChange>
              </w:rPr>
              <w:t>—</w:t>
            </w:r>
          </w:p>
        </w:tc>
      </w:tr>
      <w:tr w:rsidR="00FE3AC3" w:rsidRPr="002A2D06" w14:paraId="38A27CB9" w14:textId="77777777" w:rsidTr="004943A3">
        <w:trPr>
          <w:trHeight w:val="290"/>
        </w:trPr>
        <w:tc>
          <w:tcPr>
            <w:tcW w:w="4550" w:type="dxa"/>
            <w:hideMark/>
          </w:tcPr>
          <w:p w14:paraId="1589CD86" w14:textId="77777777" w:rsidR="00FE3AC3" w:rsidRPr="002A2D06" w:rsidRDefault="00FE3AC3" w:rsidP="00920C99">
            <w:pPr>
              <w:spacing w:line="360" w:lineRule="auto"/>
              <w:jc w:val="both"/>
              <w:rPr>
                <w:rFonts w:ascii="Arial" w:hAnsi="Arial" w:cs="Arial"/>
                <w:bCs/>
                <w:sz w:val="18"/>
                <w:szCs w:val="18"/>
                <w:lang w:val="en-US"/>
                <w:rPrChange w:id="369" w:author="S.K. Kaptoge" w:date="2026-01-21T19:56:00Z" w16du:dateUtc="2026-01-21T19:56:00Z">
                  <w:rPr>
                    <w:rFonts w:ascii="Arial" w:hAnsi="Arial" w:cs="Arial"/>
                    <w:bCs/>
                    <w:sz w:val="22"/>
                    <w:szCs w:val="22"/>
                    <w:lang w:val="en-US"/>
                  </w:rPr>
                </w:rPrChange>
              </w:rPr>
            </w:pPr>
            <w:proofErr w:type="spellStart"/>
            <w:r w:rsidRPr="002A2D06">
              <w:rPr>
                <w:rFonts w:ascii="Arial" w:hAnsi="Arial" w:cs="Arial"/>
                <w:bCs/>
                <w:sz w:val="18"/>
                <w:szCs w:val="18"/>
                <w:lang w:val="en-US"/>
                <w:rPrChange w:id="370" w:author="S.K. Kaptoge" w:date="2026-01-21T19:56:00Z" w16du:dateUtc="2026-01-21T19:56:00Z">
                  <w:rPr>
                    <w:rFonts w:ascii="Arial" w:hAnsi="Arial" w:cs="Arial"/>
                    <w:bCs/>
                    <w:sz w:val="22"/>
                    <w:szCs w:val="22"/>
                    <w:lang w:val="en-US"/>
                  </w:rPr>
                </w:rPrChange>
              </w:rPr>
              <w:t>Extracellar</w:t>
            </w:r>
            <w:proofErr w:type="spellEnd"/>
            <w:r w:rsidRPr="002A2D06">
              <w:rPr>
                <w:rFonts w:ascii="Arial" w:hAnsi="Arial" w:cs="Arial"/>
                <w:bCs/>
                <w:sz w:val="18"/>
                <w:szCs w:val="18"/>
                <w:lang w:val="en-US"/>
                <w:rPrChange w:id="371" w:author="S.K. Kaptoge" w:date="2026-01-21T19:56:00Z" w16du:dateUtc="2026-01-21T19:56:00Z">
                  <w:rPr>
                    <w:rFonts w:ascii="Arial" w:hAnsi="Arial" w:cs="Arial"/>
                    <w:bCs/>
                    <w:sz w:val="22"/>
                    <w:szCs w:val="22"/>
                    <w:lang w:val="en-US"/>
                  </w:rPr>
                </w:rPrChange>
              </w:rPr>
              <w:t xml:space="preserve"> water (</w:t>
            </w:r>
            <w:proofErr w:type="spellStart"/>
            <w:r w:rsidRPr="002A2D06">
              <w:rPr>
                <w:rFonts w:ascii="Arial" w:hAnsi="Arial" w:cs="Arial"/>
                <w:bCs/>
                <w:sz w:val="18"/>
                <w:szCs w:val="18"/>
                <w:lang w:val="en-US"/>
                <w:rPrChange w:id="372" w:author="S.K. Kaptoge" w:date="2026-01-21T19:56:00Z" w16du:dateUtc="2026-01-21T19:56:00Z">
                  <w:rPr>
                    <w:rFonts w:ascii="Arial" w:hAnsi="Arial" w:cs="Arial"/>
                    <w:bCs/>
                    <w:sz w:val="22"/>
                    <w:szCs w:val="22"/>
                    <w:lang w:val="en-US"/>
                  </w:rPr>
                </w:rPrChange>
              </w:rPr>
              <w:t>ecw_bc</w:t>
            </w:r>
            <w:proofErr w:type="spellEnd"/>
            <w:r w:rsidRPr="002A2D06">
              <w:rPr>
                <w:rFonts w:ascii="Arial" w:hAnsi="Arial" w:cs="Arial"/>
                <w:bCs/>
                <w:sz w:val="18"/>
                <w:szCs w:val="18"/>
                <w:lang w:val="en-US"/>
                <w:rPrChange w:id="373" w:author="S.K. Kaptoge" w:date="2026-01-21T19:56:00Z" w16du:dateUtc="2026-01-21T19:56:00Z">
                  <w:rPr>
                    <w:rFonts w:ascii="Arial" w:hAnsi="Arial" w:cs="Arial"/>
                    <w:bCs/>
                    <w:sz w:val="22"/>
                    <w:szCs w:val="22"/>
                    <w:lang w:val="en-US"/>
                  </w:rPr>
                </w:rPrChange>
              </w:rPr>
              <w:t>)</w:t>
            </w:r>
          </w:p>
        </w:tc>
        <w:tc>
          <w:tcPr>
            <w:tcW w:w="1431" w:type="dxa"/>
            <w:hideMark/>
          </w:tcPr>
          <w:p w14:paraId="629E511D" w14:textId="77777777" w:rsidR="00FE3AC3" w:rsidRPr="002A2D06" w:rsidRDefault="00FE3AC3" w:rsidP="00920C99">
            <w:pPr>
              <w:spacing w:line="360" w:lineRule="auto"/>
              <w:jc w:val="both"/>
              <w:rPr>
                <w:rFonts w:ascii="Arial" w:hAnsi="Arial" w:cs="Arial"/>
                <w:bCs/>
                <w:sz w:val="18"/>
                <w:szCs w:val="18"/>
                <w:lang w:val="en-US"/>
                <w:rPrChange w:id="374" w:author="S.K. Kaptoge" w:date="2026-01-21T19:56:00Z" w16du:dateUtc="2026-01-21T19:56:00Z">
                  <w:rPr>
                    <w:rFonts w:ascii="Arial" w:hAnsi="Arial" w:cs="Arial"/>
                    <w:bCs/>
                    <w:sz w:val="22"/>
                    <w:szCs w:val="22"/>
                    <w:lang w:val="en-US"/>
                  </w:rPr>
                </w:rPrChange>
              </w:rPr>
            </w:pPr>
            <w:r w:rsidRPr="002A2D06">
              <w:rPr>
                <w:rFonts w:ascii="Arial" w:hAnsi="Arial" w:cs="Arial"/>
                <w:bCs/>
                <w:sz w:val="18"/>
                <w:szCs w:val="18"/>
                <w:lang w:val="en-US"/>
                <w:rPrChange w:id="375" w:author="S.K. Kaptoge" w:date="2026-01-21T19:56:00Z" w16du:dateUtc="2026-01-21T19:56:00Z">
                  <w:rPr>
                    <w:rFonts w:ascii="Arial" w:hAnsi="Arial" w:cs="Arial"/>
                    <w:bCs/>
                    <w:sz w:val="22"/>
                    <w:szCs w:val="22"/>
                    <w:lang w:val="en-US"/>
                  </w:rPr>
                </w:rPrChange>
              </w:rPr>
              <w:t>Exposure</w:t>
            </w:r>
          </w:p>
        </w:tc>
        <w:tc>
          <w:tcPr>
            <w:tcW w:w="1329" w:type="dxa"/>
            <w:hideMark/>
          </w:tcPr>
          <w:p w14:paraId="6E9AB1A7" w14:textId="77777777" w:rsidR="00FE3AC3" w:rsidRPr="002A2D06" w:rsidRDefault="00FE3AC3" w:rsidP="00920C99">
            <w:pPr>
              <w:spacing w:line="360" w:lineRule="auto"/>
              <w:jc w:val="both"/>
              <w:rPr>
                <w:rFonts w:ascii="Arial" w:hAnsi="Arial" w:cs="Arial"/>
                <w:bCs/>
                <w:sz w:val="18"/>
                <w:szCs w:val="18"/>
                <w:lang w:val="en-US"/>
                <w:rPrChange w:id="376" w:author="S.K. Kaptoge" w:date="2026-01-21T19:56:00Z" w16du:dateUtc="2026-01-21T19:56:00Z">
                  <w:rPr>
                    <w:rFonts w:ascii="Arial" w:hAnsi="Arial" w:cs="Arial"/>
                    <w:bCs/>
                    <w:sz w:val="22"/>
                    <w:szCs w:val="22"/>
                    <w:lang w:val="en-US"/>
                  </w:rPr>
                </w:rPrChange>
              </w:rPr>
            </w:pPr>
            <w:r w:rsidRPr="002A2D06">
              <w:rPr>
                <w:rFonts w:ascii="Arial" w:hAnsi="Arial" w:cs="Arial"/>
                <w:bCs/>
                <w:sz w:val="18"/>
                <w:szCs w:val="18"/>
                <w:lang w:val="en-US"/>
                <w:rPrChange w:id="377" w:author="S.K. Kaptoge" w:date="2026-01-21T19:56:00Z" w16du:dateUtc="2026-01-21T19:56:00Z">
                  <w:rPr>
                    <w:rFonts w:ascii="Arial" w:hAnsi="Arial" w:cs="Arial"/>
                    <w:bCs/>
                    <w:sz w:val="22"/>
                    <w:szCs w:val="22"/>
                    <w:lang w:val="en-US"/>
                  </w:rPr>
                </w:rPrChange>
              </w:rPr>
              <w:t>Continuous</w:t>
            </w:r>
          </w:p>
        </w:tc>
        <w:tc>
          <w:tcPr>
            <w:tcW w:w="2040" w:type="dxa"/>
            <w:hideMark/>
          </w:tcPr>
          <w:p w14:paraId="3F9E57FE" w14:textId="77777777" w:rsidR="00FE3AC3" w:rsidRPr="002A2D06" w:rsidRDefault="00FE3AC3" w:rsidP="00920C99">
            <w:pPr>
              <w:spacing w:line="360" w:lineRule="auto"/>
              <w:jc w:val="both"/>
              <w:rPr>
                <w:rFonts w:ascii="Arial" w:hAnsi="Arial" w:cs="Arial"/>
                <w:bCs/>
                <w:sz w:val="18"/>
                <w:szCs w:val="18"/>
                <w:lang w:val="en-US"/>
                <w:rPrChange w:id="378" w:author="S.K. Kaptoge" w:date="2026-01-21T19:56:00Z" w16du:dateUtc="2026-01-21T19:56:00Z">
                  <w:rPr>
                    <w:rFonts w:ascii="Arial" w:hAnsi="Arial" w:cs="Arial"/>
                    <w:bCs/>
                    <w:sz w:val="22"/>
                    <w:szCs w:val="22"/>
                    <w:lang w:val="en-US"/>
                  </w:rPr>
                </w:rPrChange>
              </w:rPr>
            </w:pPr>
            <w:r w:rsidRPr="002A2D06">
              <w:rPr>
                <w:rFonts w:ascii="Arial" w:hAnsi="Arial" w:cs="Arial"/>
                <w:bCs/>
                <w:sz w:val="18"/>
                <w:szCs w:val="18"/>
                <w:lang w:val="en-US"/>
                <w:rPrChange w:id="379" w:author="S.K. Kaptoge" w:date="2026-01-21T19:56:00Z" w16du:dateUtc="2026-01-21T19:56:00Z">
                  <w:rPr>
                    <w:rFonts w:ascii="Arial" w:hAnsi="Arial" w:cs="Arial"/>
                    <w:bCs/>
                    <w:sz w:val="22"/>
                    <w:szCs w:val="22"/>
                    <w:lang w:val="en-US"/>
                  </w:rPr>
                </w:rPrChange>
              </w:rPr>
              <w:t>—</w:t>
            </w:r>
          </w:p>
        </w:tc>
      </w:tr>
      <w:tr w:rsidR="00FE3AC3" w:rsidRPr="002A2D06" w14:paraId="4F8B3755" w14:textId="77777777" w:rsidTr="004943A3">
        <w:trPr>
          <w:trHeight w:val="290"/>
        </w:trPr>
        <w:tc>
          <w:tcPr>
            <w:tcW w:w="4550" w:type="dxa"/>
            <w:hideMark/>
          </w:tcPr>
          <w:p w14:paraId="4C9789B1" w14:textId="77777777" w:rsidR="00FE3AC3" w:rsidRPr="002A2D06" w:rsidRDefault="00FE3AC3" w:rsidP="00920C99">
            <w:pPr>
              <w:spacing w:line="360" w:lineRule="auto"/>
              <w:jc w:val="both"/>
              <w:rPr>
                <w:rFonts w:ascii="Arial" w:hAnsi="Arial" w:cs="Arial"/>
                <w:bCs/>
                <w:sz w:val="18"/>
                <w:szCs w:val="18"/>
                <w:lang w:val="en-US"/>
                <w:rPrChange w:id="380" w:author="S.K. Kaptoge" w:date="2026-01-21T19:56:00Z" w16du:dateUtc="2026-01-21T19:56:00Z">
                  <w:rPr>
                    <w:rFonts w:ascii="Arial" w:hAnsi="Arial" w:cs="Arial"/>
                    <w:bCs/>
                    <w:sz w:val="22"/>
                    <w:szCs w:val="22"/>
                    <w:lang w:val="en-US"/>
                  </w:rPr>
                </w:rPrChange>
              </w:rPr>
            </w:pPr>
            <w:r w:rsidRPr="002A2D06">
              <w:rPr>
                <w:rFonts w:ascii="Arial" w:hAnsi="Arial" w:cs="Arial"/>
                <w:bCs/>
                <w:sz w:val="18"/>
                <w:szCs w:val="18"/>
                <w:lang w:val="en-US"/>
                <w:rPrChange w:id="381" w:author="S.K. Kaptoge" w:date="2026-01-21T19:56:00Z" w16du:dateUtc="2026-01-21T19:56:00Z">
                  <w:rPr>
                    <w:rFonts w:ascii="Arial" w:hAnsi="Arial" w:cs="Arial"/>
                    <w:bCs/>
                    <w:sz w:val="22"/>
                    <w:szCs w:val="22"/>
                    <w:lang w:val="en-US"/>
                  </w:rPr>
                </w:rPrChange>
              </w:rPr>
              <w:t>Total body water (</w:t>
            </w:r>
            <w:proofErr w:type="spellStart"/>
            <w:r w:rsidRPr="002A2D06">
              <w:rPr>
                <w:rFonts w:ascii="Arial" w:hAnsi="Arial" w:cs="Arial"/>
                <w:bCs/>
                <w:sz w:val="18"/>
                <w:szCs w:val="18"/>
                <w:lang w:val="en-US"/>
                <w:rPrChange w:id="382" w:author="S.K. Kaptoge" w:date="2026-01-21T19:56:00Z" w16du:dateUtc="2026-01-21T19:56:00Z">
                  <w:rPr>
                    <w:rFonts w:ascii="Arial" w:hAnsi="Arial" w:cs="Arial"/>
                    <w:bCs/>
                    <w:sz w:val="22"/>
                    <w:szCs w:val="22"/>
                    <w:lang w:val="en-US"/>
                  </w:rPr>
                </w:rPrChange>
              </w:rPr>
              <w:t>tbw_bc</w:t>
            </w:r>
            <w:proofErr w:type="spellEnd"/>
            <w:r w:rsidRPr="002A2D06">
              <w:rPr>
                <w:rFonts w:ascii="Arial" w:hAnsi="Arial" w:cs="Arial"/>
                <w:bCs/>
                <w:sz w:val="18"/>
                <w:szCs w:val="18"/>
                <w:lang w:val="en-US"/>
                <w:rPrChange w:id="383" w:author="S.K. Kaptoge" w:date="2026-01-21T19:56:00Z" w16du:dateUtc="2026-01-21T19:56:00Z">
                  <w:rPr>
                    <w:rFonts w:ascii="Arial" w:hAnsi="Arial" w:cs="Arial"/>
                    <w:bCs/>
                    <w:sz w:val="22"/>
                    <w:szCs w:val="22"/>
                    <w:lang w:val="en-US"/>
                  </w:rPr>
                </w:rPrChange>
              </w:rPr>
              <w:t>)</w:t>
            </w:r>
          </w:p>
        </w:tc>
        <w:tc>
          <w:tcPr>
            <w:tcW w:w="1431" w:type="dxa"/>
            <w:hideMark/>
          </w:tcPr>
          <w:p w14:paraId="6C8A25E3" w14:textId="77777777" w:rsidR="00FE3AC3" w:rsidRPr="002A2D06" w:rsidRDefault="00FE3AC3" w:rsidP="00920C99">
            <w:pPr>
              <w:spacing w:line="360" w:lineRule="auto"/>
              <w:jc w:val="both"/>
              <w:rPr>
                <w:rFonts w:ascii="Arial" w:hAnsi="Arial" w:cs="Arial"/>
                <w:bCs/>
                <w:sz w:val="18"/>
                <w:szCs w:val="18"/>
                <w:lang w:val="en-US"/>
                <w:rPrChange w:id="384" w:author="S.K. Kaptoge" w:date="2026-01-21T19:56:00Z" w16du:dateUtc="2026-01-21T19:56:00Z">
                  <w:rPr>
                    <w:rFonts w:ascii="Arial" w:hAnsi="Arial" w:cs="Arial"/>
                    <w:bCs/>
                    <w:sz w:val="22"/>
                    <w:szCs w:val="22"/>
                    <w:lang w:val="en-US"/>
                  </w:rPr>
                </w:rPrChange>
              </w:rPr>
            </w:pPr>
            <w:r w:rsidRPr="002A2D06">
              <w:rPr>
                <w:rFonts w:ascii="Arial" w:hAnsi="Arial" w:cs="Arial"/>
                <w:bCs/>
                <w:sz w:val="18"/>
                <w:szCs w:val="18"/>
                <w:lang w:val="en-US"/>
                <w:rPrChange w:id="385" w:author="S.K. Kaptoge" w:date="2026-01-21T19:56:00Z" w16du:dateUtc="2026-01-21T19:56:00Z">
                  <w:rPr>
                    <w:rFonts w:ascii="Arial" w:hAnsi="Arial" w:cs="Arial"/>
                    <w:bCs/>
                    <w:sz w:val="22"/>
                    <w:szCs w:val="22"/>
                    <w:lang w:val="en-US"/>
                  </w:rPr>
                </w:rPrChange>
              </w:rPr>
              <w:t>Exposure</w:t>
            </w:r>
          </w:p>
        </w:tc>
        <w:tc>
          <w:tcPr>
            <w:tcW w:w="1329" w:type="dxa"/>
            <w:hideMark/>
          </w:tcPr>
          <w:p w14:paraId="0ADC6676" w14:textId="77777777" w:rsidR="00FE3AC3" w:rsidRPr="002A2D06" w:rsidRDefault="00FE3AC3" w:rsidP="00920C99">
            <w:pPr>
              <w:spacing w:line="360" w:lineRule="auto"/>
              <w:jc w:val="both"/>
              <w:rPr>
                <w:rFonts w:ascii="Arial" w:hAnsi="Arial" w:cs="Arial"/>
                <w:bCs/>
                <w:sz w:val="18"/>
                <w:szCs w:val="18"/>
                <w:lang w:val="en-US"/>
                <w:rPrChange w:id="386" w:author="S.K. Kaptoge" w:date="2026-01-21T19:56:00Z" w16du:dateUtc="2026-01-21T19:56:00Z">
                  <w:rPr>
                    <w:rFonts w:ascii="Arial" w:hAnsi="Arial" w:cs="Arial"/>
                    <w:bCs/>
                    <w:sz w:val="22"/>
                    <w:szCs w:val="22"/>
                    <w:lang w:val="en-US"/>
                  </w:rPr>
                </w:rPrChange>
              </w:rPr>
            </w:pPr>
            <w:r w:rsidRPr="002A2D06">
              <w:rPr>
                <w:rFonts w:ascii="Arial" w:hAnsi="Arial" w:cs="Arial"/>
                <w:bCs/>
                <w:sz w:val="18"/>
                <w:szCs w:val="18"/>
                <w:lang w:val="en-US"/>
                <w:rPrChange w:id="387" w:author="S.K. Kaptoge" w:date="2026-01-21T19:56:00Z" w16du:dateUtc="2026-01-21T19:56:00Z">
                  <w:rPr>
                    <w:rFonts w:ascii="Arial" w:hAnsi="Arial" w:cs="Arial"/>
                    <w:bCs/>
                    <w:sz w:val="22"/>
                    <w:szCs w:val="22"/>
                    <w:lang w:val="en-US"/>
                  </w:rPr>
                </w:rPrChange>
              </w:rPr>
              <w:t>Continuous</w:t>
            </w:r>
          </w:p>
        </w:tc>
        <w:tc>
          <w:tcPr>
            <w:tcW w:w="2040" w:type="dxa"/>
            <w:hideMark/>
          </w:tcPr>
          <w:p w14:paraId="44536D0C" w14:textId="77777777" w:rsidR="00FE3AC3" w:rsidRPr="002A2D06" w:rsidRDefault="00FE3AC3" w:rsidP="00920C99">
            <w:pPr>
              <w:spacing w:line="360" w:lineRule="auto"/>
              <w:jc w:val="both"/>
              <w:rPr>
                <w:rFonts w:ascii="Arial" w:hAnsi="Arial" w:cs="Arial"/>
                <w:bCs/>
                <w:sz w:val="18"/>
                <w:szCs w:val="18"/>
                <w:lang w:val="en-US"/>
                <w:rPrChange w:id="388" w:author="S.K. Kaptoge" w:date="2026-01-21T19:56:00Z" w16du:dateUtc="2026-01-21T19:56:00Z">
                  <w:rPr>
                    <w:rFonts w:ascii="Arial" w:hAnsi="Arial" w:cs="Arial"/>
                    <w:bCs/>
                    <w:sz w:val="22"/>
                    <w:szCs w:val="22"/>
                    <w:lang w:val="en-US"/>
                  </w:rPr>
                </w:rPrChange>
              </w:rPr>
            </w:pPr>
            <w:r w:rsidRPr="002A2D06">
              <w:rPr>
                <w:rFonts w:ascii="Arial" w:hAnsi="Arial" w:cs="Arial"/>
                <w:bCs/>
                <w:sz w:val="18"/>
                <w:szCs w:val="18"/>
                <w:lang w:val="en-US"/>
                <w:rPrChange w:id="389" w:author="S.K. Kaptoge" w:date="2026-01-21T19:56:00Z" w16du:dateUtc="2026-01-21T19:56:00Z">
                  <w:rPr>
                    <w:rFonts w:ascii="Arial" w:hAnsi="Arial" w:cs="Arial"/>
                    <w:bCs/>
                    <w:sz w:val="22"/>
                    <w:szCs w:val="22"/>
                    <w:lang w:val="en-US"/>
                  </w:rPr>
                </w:rPrChange>
              </w:rPr>
              <w:t>—</w:t>
            </w:r>
          </w:p>
        </w:tc>
      </w:tr>
      <w:tr w:rsidR="00FE3AC3" w:rsidRPr="002A2D06" w14:paraId="7967910B" w14:textId="77777777" w:rsidTr="004943A3">
        <w:trPr>
          <w:trHeight w:val="290"/>
        </w:trPr>
        <w:tc>
          <w:tcPr>
            <w:tcW w:w="4550" w:type="dxa"/>
            <w:hideMark/>
          </w:tcPr>
          <w:p w14:paraId="2AD686C8" w14:textId="77777777" w:rsidR="00FE3AC3" w:rsidRPr="002A2D06" w:rsidRDefault="00FE3AC3" w:rsidP="00920C99">
            <w:pPr>
              <w:spacing w:line="360" w:lineRule="auto"/>
              <w:jc w:val="both"/>
              <w:rPr>
                <w:rFonts w:ascii="Arial" w:hAnsi="Arial" w:cs="Arial"/>
                <w:bCs/>
                <w:sz w:val="18"/>
                <w:szCs w:val="18"/>
                <w:lang w:val="en-US"/>
                <w:rPrChange w:id="390" w:author="S.K. Kaptoge" w:date="2026-01-21T19:56:00Z" w16du:dateUtc="2026-01-21T19:56:00Z">
                  <w:rPr>
                    <w:rFonts w:ascii="Arial" w:hAnsi="Arial" w:cs="Arial"/>
                    <w:bCs/>
                    <w:sz w:val="22"/>
                    <w:szCs w:val="22"/>
                    <w:lang w:val="en-US"/>
                  </w:rPr>
                </w:rPrChange>
              </w:rPr>
            </w:pPr>
            <w:r w:rsidRPr="002A2D06">
              <w:rPr>
                <w:rFonts w:ascii="Arial" w:hAnsi="Arial" w:cs="Arial"/>
                <w:bCs/>
                <w:sz w:val="18"/>
                <w:szCs w:val="18"/>
                <w:lang w:val="en-US"/>
                <w:rPrChange w:id="391" w:author="S.K. Kaptoge" w:date="2026-01-21T19:56:00Z" w16du:dateUtc="2026-01-21T19:56:00Z">
                  <w:rPr>
                    <w:rFonts w:ascii="Arial" w:hAnsi="Arial" w:cs="Arial"/>
                    <w:bCs/>
                    <w:sz w:val="22"/>
                    <w:szCs w:val="22"/>
                    <w:lang w:val="en-US"/>
                  </w:rPr>
                </w:rPrChange>
              </w:rPr>
              <w:t>Body water mass (</w:t>
            </w:r>
            <w:proofErr w:type="spellStart"/>
            <w:r w:rsidRPr="002A2D06">
              <w:rPr>
                <w:rFonts w:ascii="Arial" w:hAnsi="Arial" w:cs="Arial"/>
                <w:bCs/>
                <w:sz w:val="18"/>
                <w:szCs w:val="18"/>
                <w:lang w:val="en-US"/>
                <w:rPrChange w:id="392" w:author="S.K. Kaptoge" w:date="2026-01-21T19:56:00Z" w16du:dateUtc="2026-01-21T19:56:00Z">
                  <w:rPr>
                    <w:rFonts w:ascii="Arial" w:hAnsi="Arial" w:cs="Arial"/>
                    <w:bCs/>
                    <w:sz w:val="22"/>
                    <w:szCs w:val="22"/>
                    <w:lang w:val="en-US"/>
                  </w:rPr>
                </w:rPrChange>
              </w:rPr>
              <w:t>waterm_bc</w:t>
            </w:r>
            <w:proofErr w:type="spellEnd"/>
            <w:r w:rsidRPr="002A2D06">
              <w:rPr>
                <w:rFonts w:ascii="Arial" w:hAnsi="Arial" w:cs="Arial"/>
                <w:bCs/>
                <w:sz w:val="18"/>
                <w:szCs w:val="18"/>
                <w:lang w:val="en-US"/>
                <w:rPrChange w:id="393" w:author="S.K. Kaptoge" w:date="2026-01-21T19:56:00Z" w16du:dateUtc="2026-01-21T19:56:00Z">
                  <w:rPr>
                    <w:rFonts w:ascii="Arial" w:hAnsi="Arial" w:cs="Arial"/>
                    <w:bCs/>
                    <w:sz w:val="22"/>
                    <w:szCs w:val="22"/>
                    <w:lang w:val="en-US"/>
                  </w:rPr>
                </w:rPrChange>
              </w:rPr>
              <w:t>)</w:t>
            </w:r>
          </w:p>
        </w:tc>
        <w:tc>
          <w:tcPr>
            <w:tcW w:w="1431" w:type="dxa"/>
            <w:hideMark/>
          </w:tcPr>
          <w:p w14:paraId="02FD6467" w14:textId="77777777" w:rsidR="00FE3AC3" w:rsidRPr="002A2D06" w:rsidRDefault="00FE3AC3" w:rsidP="00920C99">
            <w:pPr>
              <w:spacing w:line="360" w:lineRule="auto"/>
              <w:jc w:val="both"/>
              <w:rPr>
                <w:rFonts w:ascii="Arial" w:hAnsi="Arial" w:cs="Arial"/>
                <w:bCs/>
                <w:sz w:val="18"/>
                <w:szCs w:val="18"/>
                <w:lang w:val="en-US"/>
                <w:rPrChange w:id="394" w:author="S.K. Kaptoge" w:date="2026-01-21T19:56:00Z" w16du:dateUtc="2026-01-21T19:56:00Z">
                  <w:rPr>
                    <w:rFonts w:ascii="Arial" w:hAnsi="Arial" w:cs="Arial"/>
                    <w:bCs/>
                    <w:sz w:val="22"/>
                    <w:szCs w:val="22"/>
                    <w:lang w:val="en-US"/>
                  </w:rPr>
                </w:rPrChange>
              </w:rPr>
            </w:pPr>
            <w:r w:rsidRPr="002A2D06">
              <w:rPr>
                <w:rFonts w:ascii="Arial" w:hAnsi="Arial" w:cs="Arial"/>
                <w:bCs/>
                <w:sz w:val="18"/>
                <w:szCs w:val="18"/>
                <w:lang w:val="en-US"/>
                <w:rPrChange w:id="395" w:author="S.K. Kaptoge" w:date="2026-01-21T19:56:00Z" w16du:dateUtc="2026-01-21T19:56:00Z">
                  <w:rPr>
                    <w:rFonts w:ascii="Arial" w:hAnsi="Arial" w:cs="Arial"/>
                    <w:bCs/>
                    <w:sz w:val="22"/>
                    <w:szCs w:val="22"/>
                    <w:lang w:val="en-US"/>
                  </w:rPr>
                </w:rPrChange>
              </w:rPr>
              <w:t>Exposure</w:t>
            </w:r>
          </w:p>
        </w:tc>
        <w:tc>
          <w:tcPr>
            <w:tcW w:w="1329" w:type="dxa"/>
            <w:hideMark/>
          </w:tcPr>
          <w:p w14:paraId="4E016A4E" w14:textId="77777777" w:rsidR="00FE3AC3" w:rsidRPr="002A2D06" w:rsidRDefault="00FE3AC3" w:rsidP="00920C99">
            <w:pPr>
              <w:spacing w:line="360" w:lineRule="auto"/>
              <w:jc w:val="both"/>
              <w:rPr>
                <w:rFonts w:ascii="Arial" w:hAnsi="Arial" w:cs="Arial"/>
                <w:bCs/>
                <w:sz w:val="18"/>
                <w:szCs w:val="18"/>
                <w:lang w:val="en-US"/>
                <w:rPrChange w:id="396" w:author="S.K. Kaptoge" w:date="2026-01-21T19:56:00Z" w16du:dateUtc="2026-01-21T19:56:00Z">
                  <w:rPr>
                    <w:rFonts w:ascii="Arial" w:hAnsi="Arial" w:cs="Arial"/>
                    <w:bCs/>
                    <w:sz w:val="22"/>
                    <w:szCs w:val="22"/>
                    <w:lang w:val="en-US"/>
                  </w:rPr>
                </w:rPrChange>
              </w:rPr>
            </w:pPr>
            <w:r w:rsidRPr="002A2D06">
              <w:rPr>
                <w:rFonts w:ascii="Arial" w:hAnsi="Arial" w:cs="Arial"/>
                <w:bCs/>
                <w:sz w:val="18"/>
                <w:szCs w:val="18"/>
                <w:lang w:val="en-US"/>
                <w:rPrChange w:id="397" w:author="S.K. Kaptoge" w:date="2026-01-21T19:56:00Z" w16du:dateUtc="2026-01-21T19:56:00Z">
                  <w:rPr>
                    <w:rFonts w:ascii="Arial" w:hAnsi="Arial" w:cs="Arial"/>
                    <w:bCs/>
                    <w:sz w:val="22"/>
                    <w:szCs w:val="22"/>
                    <w:lang w:val="en-US"/>
                  </w:rPr>
                </w:rPrChange>
              </w:rPr>
              <w:t>Continuous</w:t>
            </w:r>
          </w:p>
        </w:tc>
        <w:tc>
          <w:tcPr>
            <w:tcW w:w="2040" w:type="dxa"/>
            <w:hideMark/>
          </w:tcPr>
          <w:p w14:paraId="27581698" w14:textId="77777777" w:rsidR="00FE3AC3" w:rsidRPr="002A2D06" w:rsidRDefault="00FE3AC3" w:rsidP="00920C99">
            <w:pPr>
              <w:spacing w:line="360" w:lineRule="auto"/>
              <w:jc w:val="both"/>
              <w:rPr>
                <w:rFonts w:ascii="Arial" w:hAnsi="Arial" w:cs="Arial"/>
                <w:bCs/>
                <w:sz w:val="18"/>
                <w:szCs w:val="18"/>
                <w:lang w:val="en-US"/>
                <w:rPrChange w:id="398" w:author="S.K. Kaptoge" w:date="2026-01-21T19:56:00Z" w16du:dateUtc="2026-01-21T19:56:00Z">
                  <w:rPr>
                    <w:rFonts w:ascii="Arial" w:hAnsi="Arial" w:cs="Arial"/>
                    <w:bCs/>
                    <w:sz w:val="22"/>
                    <w:szCs w:val="22"/>
                    <w:lang w:val="en-US"/>
                  </w:rPr>
                </w:rPrChange>
              </w:rPr>
            </w:pPr>
            <w:r w:rsidRPr="002A2D06">
              <w:rPr>
                <w:rFonts w:ascii="Arial" w:hAnsi="Arial" w:cs="Arial"/>
                <w:bCs/>
                <w:sz w:val="18"/>
                <w:szCs w:val="18"/>
                <w:lang w:val="en-US"/>
                <w:rPrChange w:id="399" w:author="S.K. Kaptoge" w:date="2026-01-21T19:56:00Z" w16du:dateUtc="2026-01-21T19:56:00Z">
                  <w:rPr>
                    <w:rFonts w:ascii="Arial" w:hAnsi="Arial" w:cs="Arial"/>
                    <w:bCs/>
                    <w:sz w:val="22"/>
                    <w:szCs w:val="22"/>
                    <w:lang w:val="en-US"/>
                  </w:rPr>
                </w:rPrChange>
              </w:rPr>
              <w:t>—</w:t>
            </w:r>
          </w:p>
        </w:tc>
      </w:tr>
      <w:tr w:rsidR="00FE3AC3" w:rsidRPr="002A2D06" w14:paraId="66E4AA96" w14:textId="77777777" w:rsidTr="004943A3">
        <w:trPr>
          <w:trHeight w:val="290"/>
        </w:trPr>
        <w:tc>
          <w:tcPr>
            <w:tcW w:w="4550" w:type="dxa"/>
            <w:hideMark/>
          </w:tcPr>
          <w:p w14:paraId="15344C4F" w14:textId="77777777" w:rsidR="00FE3AC3" w:rsidRPr="002A2D06" w:rsidRDefault="00FE3AC3" w:rsidP="00920C99">
            <w:pPr>
              <w:spacing w:line="360" w:lineRule="auto"/>
              <w:jc w:val="both"/>
              <w:rPr>
                <w:rFonts w:ascii="Arial" w:hAnsi="Arial" w:cs="Arial"/>
                <w:bCs/>
                <w:sz w:val="18"/>
                <w:szCs w:val="18"/>
                <w:lang w:val="en-US"/>
                <w:rPrChange w:id="400" w:author="S.K. Kaptoge" w:date="2026-01-21T19:56:00Z" w16du:dateUtc="2026-01-21T19:56:00Z">
                  <w:rPr>
                    <w:rFonts w:ascii="Arial" w:hAnsi="Arial" w:cs="Arial"/>
                    <w:bCs/>
                    <w:sz w:val="22"/>
                    <w:szCs w:val="22"/>
                    <w:lang w:val="en-US"/>
                  </w:rPr>
                </w:rPrChange>
              </w:rPr>
            </w:pPr>
            <w:r w:rsidRPr="002A2D06">
              <w:rPr>
                <w:rFonts w:ascii="Arial" w:hAnsi="Arial" w:cs="Arial"/>
                <w:bCs/>
                <w:sz w:val="18"/>
                <w:szCs w:val="18"/>
                <w:lang w:val="en-US"/>
                <w:rPrChange w:id="401" w:author="S.K. Kaptoge" w:date="2026-01-21T19:56:00Z" w16du:dateUtc="2026-01-21T19:56:00Z">
                  <w:rPr>
                    <w:rFonts w:ascii="Arial" w:hAnsi="Arial" w:cs="Arial"/>
                    <w:bCs/>
                    <w:sz w:val="22"/>
                    <w:szCs w:val="22"/>
                    <w:lang w:val="en-US"/>
                  </w:rPr>
                </w:rPrChange>
              </w:rPr>
              <w:t>Body water % (</w:t>
            </w:r>
            <w:proofErr w:type="spellStart"/>
            <w:r w:rsidRPr="002A2D06">
              <w:rPr>
                <w:rFonts w:ascii="Arial" w:hAnsi="Arial" w:cs="Arial"/>
                <w:bCs/>
                <w:sz w:val="18"/>
                <w:szCs w:val="18"/>
                <w:lang w:val="en-US"/>
                <w:rPrChange w:id="402" w:author="S.K. Kaptoge" w:date="2026-01-21T19:56:00Z" w16du:dateUtc="2026-01-21T19:56:00Z">
                  <w:rPr>
                    <w:rFonts w:ascii="Arial" w:hAnsi="Arial" w:cs="Arial"/>
                    <w:bCs/>
                    <w:sz w:val="22"/>
                    <w:szCs w:val="22"/>
                    <w:lang w:val="en-US"/>
                  </w:rPr>
                </w:rPrChange>
              </w:rPr>
              <w:t>waterp_bc</w:t>
            </w:r>
            <w:proofErr w:type="spellEnd"/>
            <w:r w:rsidRPr="002A2D06">
              <w:rPr>
                <w:rFonts w:ascii="Arial" w:hAnsi="Arial" w:cs="Arial"/>
                <w:bCs/>
                <w:sz w:val="18"/>
                <w:szCs w:val="18"/>
                <w:lang w:val="en-US"/>
                <w:rPrChange w:id="403" w:author="S.K. Kaptoge" w:date="2026-01-21T19:56:00Z" w16du:dateUtc="2026-01-21T19:56:00Z">
                  <w:rPr>
                    <w:rFonts w:ascii="Arial" w:hAnsi="Arial" w:cs="Arial"/>
                    <w:bCs/>
                    <w:sz w:val="22"/>
                    <w:szCs w:val="22"/>
                    <w:lang w:val="en-US"/>
                  </w:rPr>
                </w:rPrChange>
              </w:rPr>
              <w:t>)</w:t>
            </w:r>
          </w:p>
        </w:tc>
        <w:tc>
          <w:tcPr>
            <w:tcW w:w="1431" w:type="dxa"/>
            <w:hideMark/>
          </w:tcPr>
          <w:p w14:paraId="1260292D" w14:textId="77777777" w:rsidR="00FE3AC3" w:rsidRPr="002A2D06" w:rsidRDefault="00FE3AC3" w:rsidP="00920C99">
            <w:pPr>
              <w:spacing w:line="360" w:lineRule="auto"/>
              <w:jc w:val="both"/>
              <w:rPr>
                <w:rFonts w:ascii="Arial" w:hAnsi="Arial" w:cs="Arial"/>
                <w:bCs/>
                <w:sz w:val="18"/>
                <w:szCs w:val="18"/>
                <w:lang w:val="en-US"/>
                <w:rPrChange w:id="404" w:author="S.K. Kaptoge" w:date="2026-01-21T19:56:00Z" w16du:dateUtc="2026-01-21T19:56:00Z">
                  <w:rPr>
                    <w:rFonts w:ascii="Arial" w:hAnsi="Arial" w:cs="Arial"/>
                    <w:bCs/>
                    <w:sz w:val="22"/>
                    <w:szCs w:val="22"/>
                    <w:lang w:val="en-US"/>
                  </w:rPr>
                </w:rPrChange>
              </w:rPr>
            </w:pPr>
            <w:r w:rsidRPr="002A2D06">
              <w:rPr>
                <w:rFonts w:ascii="Arial" w:hAnsi="Arial" w:cs="Arial"/>
                <w:bCs/>
                <w:sz w:val="18"/>
                <w:szCs w:val="18"/>
                <w:lang w:val="en-US"/>
                <w:rPrChange w:id="405" w:author="S.K. Kaptoge" w:date="2026-01-21T19:56:00Z" w16du:dateUtc="2026-01-21T19:56:00Z">
                  <w:rPr>
                    <w:rFonts w:ascii="Arial" w:hAnsi="Arial" w:cs="Arial"/>
                    <w:bCs/>
                    <w:sz w:val="22"/>
                    <w:szCs w:val="22"/>
                    <w:lang w:val="en-US"/>
                  </w:rPr>
                </w:rPrChange>
              </w:rPr>
              <w:t>Exposure</w:t>
            </w:r>
          </w:p>
        </w:tc>
        <w:tc>
          <w:tcPr>
            <w:tcW w:w="1329" w:type="dxa"/>
            <w:hideMark/>
          </w:tcPr>
          <w:p w14:paraId="0E1858DA" w14:textId="77777777" w:rsidR="00FE3AC3" w:rsidRPr="002A2D06" w:rsidRDefault="00FE3AC3" w:rsidP="00920C99">
            <w:pPr>
              <w:spacing w:line="360" w:lineRule="auto"/>
              <w:jc w:val="both"/>
              <w:rPr>
                <w:rFonts w:ascii="Arial" w:hAnsi="Arial" w:cs="Arial"/>
                <w:bCs/>
                <w:sz w:val="18"/>
                <w:szCs w:val="18"/>
                <w:lang w:val="en-US"/>
                <w:rPrChange w:id="406" w:author="S.K. Kaptoge" w:date="2026-01-21T19:56:00Z" w16du:dateUtc="2026-01-21T19:56:00Z">
                  <w:rPr>
                    <w:rFonts w:ascii="Arial" w:hAnsi="Arial" w:cs="Arial"/>
                    <w:bCs/>
                    <w:sz w:val="22"/>
                    <w:szCs w:val="22"/>
                    <w:lang w:val="en-US"/>
                  </w:rPr>
                </w:rPrChange>
              </w:rPr>
            </w:pPr>
            <w:r w:rsidRPr="002A2D06">
              <w:rPr>
                <w:rFonts w:ascii="Arial" w:hAnsi="Arial" w:cs="Arial"/>
                <w:bCs/>
                <w:sz w:val="18"/>
                <w:szCs w:val="18"/>
                <w:lang w:val="en-US"/>
                <w:rPrChange w:id="407" w:author="S.K. Kaptoge" w:date="2026-01-21T19:56:00Z" w16du:dateUtc="2026-01-21T19:56:00Z">
                  <w:rPr>
                    <w:rFonts w:ascii="Arial" w:hAnsi="Arial" w:cs="Arial"/>
                    <w:bCs/>
                    <w:sz w:val="22"/>
                    <w:szCs w:val="22"/>
                    <w:lang w:val="en-US"/>
                  </w:rPr>
                </w:rPrChange>
              </w:rPr>
              <w:t>Continuous</w:t>
            </w:r>
          </w:p>
        </w:tc>
        <w:tc>
          <w:tcPr>
            <w:tcW w:w="2040" w:type="dxa"/>
            <w:hideMark/>
          </w:tcPr>
          <w:p w14:paraId="57154AD5" w14:textId="77777777" w:rsidR="00FE3AC3" w:rsidRPr="002A2D06" w:rsidRDefault="00FE3AC3" w:rsidP="00920C99">
            <w:pPr>
              <w:spacing w:line="360" w:lineRule="auto"/>
              <w:jc w:val="both"/>
              <w:rPr>
                <w:rFonts w:ascii="Arial" w:hAnsi="Arial" w:cs="Arial"/>
                <w:bCs/>
                <w:sz w:val="18"/>
                <w:szCs w:val="18"/>
                <w:lang w:val="en-US"/>
                <w:rPrChange w:id="408" w:author="S.K. Kaptoge" w:date="2026-01-21T19:56:00Z" w16du:dateUtc="2026-01-21T19:56:00Z">
                  <w:rPr>
                    <w:rFonts w:ascii="Arial" w:hAnsi="Arial" w:cs="Arial"/>
                    <w:bCs/>
                    <w:sz w:val="22"/>
                    <w:szCs w:val="22"/>
                    <w:lang w:val="en-US"/>
                  </w:rPr>
                </w:rPrChange>
              </w:rPr>
            </w:pPr>
            <w:r w:rsidRPr="002A2D06">
              <w:rPr>
                <w:rFonts w:ascii="Arial" w:hAnsi="Arial" w:cs="Arial"/>
                <w:bCs/>
                <w:sz w:val="18"/>
                <w:szCs w:val="18"/>
                <w:lang w:val="en-US"/>
                <w:rPrChange w:id="409" w:author="S.K. Kaptoge" w:date="2026-01-21T19:56:00Z" w16du:dateUtc="2026-01-21T19:56:00Z">
                  <w:rPr>
                    <w:rFonts w:ascii="Arial" w:hAnsi="Arial" w:cs="Arial"/>
                    <w:bCs/>
                    <w:sz w:val="22"/>
                    <w:szCs w:val="22"/>
                    <w:lang w:val="en-US"/>
                  </w:rPr>
                </w:rPrChange>
              </w:rPr>
              <w:t>—</w:t>
            </w:r>
          </w:p>
        </w:tc>
      </w:tr>
      <w:tr w:rsidR="00FE3AC3" w:rsidRPr="002A2D06" w14:paraId="006E7A6D" w14:textId="77777777" w:rsidTr="004943A3">
        <w:trPr>
          <w:trHeight w:val="290"/>
        </w:trPr>
        <w:tc>
          <w:tcPr>
            <w:tcW w:w="4550" w:type="dxa"/>
            <w:hideMark/>
          </w:tcPr>
          <w:p w14:paraId="6D713B32" w14:textId="77777777" w:rsidR="00FE3AC3" w:rsidRPr="002A2D06" w:rsidRDefault="00FE3AC3" w:rsidP="00920C99">
            <w:pPr>
              <w:spacing w:line="360" w:lineRule="auto"/>
              <w:jc w:val="both"/>
              <w:rPr>
                <w:rFonts w:ascii="Arial" w:hAnsi="Arial" w:cs="Arial"/>
                <w:bCs/>
                <w:sz w:val="18"/>
                <w:szCs w:val="18"/>
                <w:lang w:val="en-US"/>
                <w:rPrChange w:id="410" w:author="S.K. Kaptoge" w:date="2026-01-21T19:56:00Z" w16du:dateUtc="2026-01-21T19:56:00Z">
                  <w:rPr>
                    <w:rFonts w:ascii="Arial" w:hAnsi="Arial" w:cs="Arial"/>
                    <w:bCs/>
                    <w:sz w:val="22"/>
                    <w:szCs w:val="22"/>
                    <w:lang w:val="en-US"/>
                  </w:rPr>
                </w:rPrChange>
              </w:rPr>
            </w:pPr>
            <w:r w:rsidRPr="002A2D06">
              <w:rPr>
                <w:rFonts w:ascii="Arial" w:hAnsi="Arial" w:cs="Arial"/>
                <w:bCs/>
                <w:sz w:val="18"/>
                <w:szCs w:val="18"/>
                <w:lang w:val="en-US"/>
                <w:rPrChange w:id="411" w:author="S.K. Kaptoge" w:date="2026-01-21T19:56:00Z" w16du:dateUtc="2026-01-21T19:56:00Z">
                  <w:rPr>
                    <w:rFonts w:ascii="Arial" w:hAnsi="Arial" w:cs="Arial"/>
                    <w:bCs/>
                    <w:sz w:val="22"/>
                    <w:szCs w:val="22"/>
                    <w:lang w:val="en-US"/>
                  </w:rPr>
                </w:rPrChange>
              </w:rPr>
              <w:t>Bone mass (</w:t>
            </w:r>
            <w:proofErr w:type="spellStart"/>
            <w:r w:rsidRPr="002A2D06">
              <w:rPr>
                <w:rFonts w:ascii="Arial" w:hAnsi="Arial" w:cs="Arial"/>
                <w:bCs/>
                <w:sz w:val="18"/>
                <w:szCs w:val="18"/>
                <w:lang w:val="en-US"/>
                <w:rPrChange w:id="412" w:author="S.K. Kaptoge" w:date="2026-01-21T19:56:00Z" w16du:dateUtc="2026-01-21T19:56:00Z">
                  <w:rPr>
                    <w:rFonts w:ascii="Arial" w:hAnsi="Arial" w:cs="Arial"/>
                    <w:bCs/>
                    <w:sz w:val="22"/>
                    <w:szCs w:val="22"/>
                    <w:lang w:val="en-US"/>
                  </w:rPr>
                </w:rPrChange>
              </w:rPr>
              <w:t>bonem_bc</w:t>
            </w:r>
            <w:proofErr w:type="spellEnd"/>
            <w:r w:rsidRPr="002A2D06">
              <w:rPr>
                <w:rFonts w:ascii="Arial" w:hAnsi="Arial" w:cs="Arial"/>
                <w:bCs/>
                <w:sz w:val="18"/>
                <w:szCs w:val="18"/>
                <w:lang w:val="en-US"/>
                <w:rPrChange w:id="413" w:author="S.K. Kaptoge" w:date="2026-01-21T19:56:00Z" w16du:dateUtc="2026-01-21T19:56:00Z">
                  <w:rPr>
                    <w:rFonts w:ascii="Arial" w:hAnsi="Arial" w:cs="Arial"/>
                    <w:bCs/>
                    <w:sz w:val="22"/>
                    <w:szCs w:val="22"/>
                    <w:lang w:val="en-US"/>
                  </w:rPr>
                </w:rPrChange>
              </w:rPr>
              <w:t>)</w:t>
            </w:r>
          </w:p>
        </w:tc>
        <w:tc>
          <w:tcPr>
            <w:tcW w:w="1431" w:type="dxa"/>
            <w:hideMark/>
          </w:tcPr>
          <w:p w14:paraId="2BF8CCED" w14:textId="77777777" w:rsidR="00FE3AC3" w:rsidRPr="002A2D06" w:rsidRDefault="00FE3AC3" w:rsidP="00920C99">
            <w:pPr>
              <w:spacing w:line="360" w:lineRule="auto"/>
              <w:jc w:val="both"/>
              <w:rPr>
                <w:rFonts w:ascii="Arial" w:hAnsi="Arial" w:cs="Arial"/>
                <w:bCs/>
                <w:sz w:val="18"/>
                <w:szCs w:val="18"/>
                <w:lang w:val="en-US"/>
                <w:rPrChange w:id="414" w:author="S.K. Kaptoge" w:date="2026-01-21T19:56:00Z" w16du:dateUtc="2026-01-21T19:56:00Z">
                  <w:rPr>
                    <w:rFonts w:ascii="Arial" w:hAnsi="Arial" w:cs="Arial"/>
                    <w:bCs/>
                    <w:sz w:val="22"/>
                    <w:szCs w:val="22"/>
                    <w:lang w:val="en-US"/>
                  </w:rPr>
                </w:rPrChange>
              </w:rPr>
            </w:pPr>
            <w:r w:rsidRPr="002A2D06">
              <w:rPr>
                <w:rFonts w:ascii="Arial" w:hAnsi="Arial" w:cs="Arial"/>
                <w:bCs/>
                <w:sz w:val="18"/>
                <w:szCs w:val="18"/>
                <w:lang w:val="en-US"/>
                <w:rPrChange w:id="415" w:author="S.K. Kaptoge" w:date="2026-01-21T19:56:00Z" w16du:dateUtc="2026-01-21T19:56:00Z">
                  <w:rPr>
                    <w:rFonts w:ascii="Arial" w:hAnsi="Arial" w:cs="Arial"/>
                    <w:bCs/>
                    <w:sz w:val="22"/>
                    <w:szCs w:val="22"/>
                    <w:lang w:val="en-US"/>
                  </w:rPr>
                </w:rPrChange>
              </w:rPr>
              <w:t>Exposure</w:t>
            </w:r>
          </w:p>
        </w:tc>
        <w:tc>
          <w:tcPr>
            <w:tcW w:w="1329" w:type="dxa"/>
            <w:hideMark/>
          </w:tcPr>
          <w:p w14:paraId="02DA58F9" w14:textId="77777777" w:rsidR="00FE3AC3" w:rsidRPr="002A2D06" w:rsidRDefault="00FE3AC3" w:rsidP="00920C99">
            <w:pPr>
              <w:spacing w:line="360" w:lineRule="auto"/>
              <w:jc w:val="both"/>
              <w:rPr>
                <w:rFonts w:ascii="Arial" w:hAnsi="Arial" w:cs="Arial"/>
                <w:bCs/>
                <w:sz w:val="18"/>
                <w:szCs w:val="18"/>
                <w:lang w:val="en-US"/>
                <w:rPrChange w:id="416" w:author="S.K. Kaptoge" w:date="2026-01-21T19:56:00Z" w16du:dateUtc="2026-01-21T19:56:00Z">
                  <w:rPr>
                    <w:rFonts w:ascii="Arial" w:hAnsi="Arial" w:cs="Arial"/>
                    <w:bCs/>
                    <w:sz w:val="22"/>
                    <w:szCs w:val="22"/>
                    <w:lang w:val="en-US"/>
                  </w:rPr>
                </w:rPrChange>
              </w:rPr>
            </w:pPr>
            <w:r w:rsidRPr="002A2D06">
              <w:rPr>
                <w:rFonts w:ascii="Arial" w:hAnsi="Arial" w:cs="Arial"/>
                <w:bCs/>
                <w:sz w:val="18"/>
                <w:szCs w:val="18"/>
                <w:lang w:val="en-US"/>
                <w:rPrChange w:id="417" w:author="S.K. Kaptoge" w:date="2026-01-21T19:56:00Z" w16du:dateUtc="2026-01-21T19:56:00Z">
                  <w:rPr>
                    <w:rFonts w:ascii="Arial" w:hAnsi="Arial" w:cs="Arial"/>
                    <w:bCs/>
                    <w:sz w:val="22"/>
                    <w:szCs w:val="22"/>
                    <w:lang w:val="en-US"/>
                  </w:rPr>
                </w:rPrChange>
              </w:rPr>
              <w:t>Continuous</w:t>
            </w:r>
          </w:p>
        </w:tc>
        <w:tc>
          <w:tcPr>
            <w:tcW w:w="2040" w:type="dxa"/>
            <w:hideMark/>
          </w:tcPr>
          <w:p w14:paraId="0D93F6C4" w14:textId="77777777" w:rsidR="00FE3AC3" w:rsidRPr="002A2D06" w:rsidRDefault="00FE3AC3" w:rsidP="00920C99">
            <w:pPr>
              <w:spacing w:line="360" w:lineRule="auto"/>
              <w:jc w:val="both"/>
              <w:rPr>
                <w:rFonts w:ascii="Arial" w:hAnsi="Arial" w:cs="Arial"/>
                <w:bCs/>
                <w:sz w:val="18"/>
                <w:szCs w:val="18"/>
                <w:lang w:val="en-US"/>
                <w:rPrChange w:id="418" w:author="S.K. Kaptoge" w:date="2026-01-21T19:56:00Z" w16du:dateUtc="2026-01-21T19:56:00Z">
                  <w:rPr>
                    <w:rFonts w:ascii="Arial" w:hAnsi="Arial" w:cs="Arial"/>
                    <w:bCs/>
                    <w:sz w:val="22"/>
                    <w:szCs w:val="22"/>
                    <w:lang w:val="en-US"/>
                  </w:rPr>
                </w:rPrChange>
              </w:rPr>
            </w:pPr>
            <w:r w:rsidRPr="002A2D06">
              <w:rPr>
                <w:rFonts w:ascii="Arial" w:hAnsi="Arial" w:cs="Arial"/>
                <w:bCs/>
                <w:sz w:val="18"/>
                <w:szCs w:val="18"/>
                <w:lang w:val="en-US"/>
                <w:rPrChange w:id="419" w:author="S.K. Kaptoge" w:date="2026-01-21T19:56:00Z" w16du:dateUtc="2026-01-21T19:56:00Z">
                  <w:rPr>
                    <w:rFonts w:ascii="Arial" w:hAnsi="Arial" w:cs="Arial"/>
                    <w:bCs/>
                    <w:sz w:val="22"/>
                    <w:szCs w:val="22"/>
                    <w:lang w:val="en-US"/>
                  </w:rPr>
                </w:rPrChange>
              </w:rPr>
              <w:t>—</w:t>
            </w:r>
          </w:p>
        </w:tc>
      </w:tr>
      <w:tr w:rsidR="00FE3AC3" w:rsidRPr="002A2D06" w14:paraId="78A6CC6C" w14:textId="77777777" w:rsidTr="004943A3">
        <w:trPr>
          <w:trHeight w:val="290"/>
        </w:trPr>
        <w:tc>
          <w:tcPr>
            <w:tcW w:w="4550" w:type="dxa"/>
            <w:hideMark/>
          </w:tcPr>
          <w:p w14:paraId="295B5B13" w14:textId="77777777" w:rsidR="00FE3AC3" w:rsidRPr="002A2D06" w:rsidRDefault="00FE3AC3" w:rsidP="00920C99">
            <w:pPr>
              <w:spacing w:line="360" w:lineRule="auto"/>
              <w:jc w:val="both"/>
              <w:rPr>
                <w:rFonts w:ascii="Arial" w:hAnsi="Arial" w:cs="Arial"/>
                <w:bCs/>
                <w:sz w:val="18"/>
                <w:szCs w:val="18"/>
                <w:lang w:val="en-US"/>
                <w:rPrChange w:id="420" w:author="S.K. Kaptoge" w:date="2026-01-21T19:56:00Z" w16du:dateUtc="2026-01-21T19:56:00Z">
                  <w:rPr>
                    <w:rFonts w:ascii="Arial" w:hAnsi="Arial" w:cs="Arial"/>
                    <w:bCs/>
                    <w:sz w:val="22"/>
                    <w:szCs w:val="22"/>
                    <w:lang w:val="en-US"/>
                  </w:rPr>
                </w:rPrChange>
              </w:rPr>
            </w:pPr>
            <w:r w:rsidRPr="002A2D06">
              <w:rPr>
                <w:rFonts w:ascii="Arial" w:hAnsi="Arial" w:cs="Arial"/>
                <w:bCs/>
                <w:sz w:val="18"/>
                <w:szCs w:val="18"/>
                <w:lang w:val="en-US"/>
                <w:rPrChange w:id="421" w:author="S.K. Kaptoge" w:date="2026-01-21T19:56:00Z" w16du:dateUtc="2026-01-21T19:56:00Z">
                  <w:rPr>
                    <w:rFonts w:ascii="Arial" w:hAnsi="Arial" w:cs="Arial"/>
                    <w:bCs/>
                    <w:sz w:val="22"/>
                    <w:szCs w:val="22"/>
                    <w:lang w:val="en-US"/>
                  </w:rPr>
                </w:rPrChange>
              </w:rPr>
              <w:t>Phase angle (</w:t>
            </w:r>
            <w:proofErr w:type="spellStart"/>
            <w:r w:rsidRPr="002A2D06">
              <w:rPr>
                <w:rFonts w:ascii="Arial" w:hAnsi="Arial" w:cs="Arial"/>
                <w:bCs/>
                <w:sz w:val="18"/>
                <w:szCs w:val="18"/>
                <w:lang w:val="en-US"/>
                <w:rPrChange w:id="422" w:author="S.K. Kaptoge" w:date="2026-01-21T19:56:00Z" w16du:dateUtc="2026-01-21T19:56:00Z">
                  <w:rPr>
                    <w:rFonts w:ascii="Arial" w:hAnsi="Arial" w:cs="Arial"/>
                    <w:bCs/>
                    <w:sz w:val="22"/>
                    <w:szCs w:val="22"/>
                    <w:lang w:val="en-US"/>
                  </w:rPr>
                </w:rPrChange>
              </w:rPr>
              <w:t>phaseangle_bc</w:t>
            </w:r>
            <w:proofErr w:type="spellEnd"/>
            <w:r w:rsidRPr="002A2D06">
              <w:rPr>
                <w:rFonts w:ascii="Arial" w:hAnsi="Arial" w:cs="Arial"/>
                <w:bCs/>
                <w:sz w:val="18"/>
                <w:szCs w:val="18"/>
                <w:lang w:val="en-US"/>
                <w:rPrChange w:id="423" w:author="S.K. Kaptoge" w:date="2026-01-21T19:56:00Z" w16du:dateUtc="2026-01-21T19:56:00Z">
                  <w:rPr>
                    <w:rFonts w:ascii="Arial" w:hAnsi="Arial" w:cs="Arial"/>
                    <w:bCs/>
                    <w:sz w:val="22"/>
                    <w:szCs w:val="22"/>
                    <w:lang w:val="en-US"/>
                  </w:rPr>
                </w:rPrChange>
              </w:rPr>
              <w:t>)</w:t>
            </w:r>
          </w:p>
        </w:tc>
        <w:tc>
          <w:tcPr>
            <w:tcW w:w="1431" w:type="dxa"/>
            <w:hideMark/>
          </w:tcPr>
          <w:p w14:paraId="30C1B994" w14:textId="77777777" w:rsidR="00FE3AC3" w:rsidRPr="002A2D06" w:rsidRDefault="00FE3AC3" w:rsidP="00920C99">
            <w:pPr>
              <w:spacing w:line="360" w:lineRule="auto"/>
              <w:jc w:val="both"/>
              <w:rPr>
                <w:rFonts w:ascii="Arial" w:hAnsi="Arial" w:cs="Arial"/>
                <w:bCs/>
                <w:sz w:val="18"/>
                <w:szCs w:val="18"/>
                <w:lang w:val="en-US"/>
                <w:rPrChange w:id="424" w:author="S.K. Kaptoge" w:date="2026-01-21T19:56:00Z" w16du:dateUtc="2026-01-21T19:56:00Z">
                  <w:rPr>
                    <w:rFonts w:ascii="Arial" w:hAnsi="Arial" w:cs="Arial"/>
                    <w:bCs/>
                    <w:sz w:val="22"/>
                    <w:szCs w:val="22"/>
                    <w:lang w:val="en-US"/>
                  </w:rPr>
                </w:rPrChange>
              </w:rPr>
            </w:pPr>
            <w:r w:rsidRPr="002A2D06">
              <w:rPr>
                <w:rFonts w:ascii="Arial" w:hAnsi="Arial" w:cs="Arial"/>
                <w:bCs/>
                <w:sz w:val="18"/>
                <w:szCs w:val="18"/>
                <w:lang w:val="en-US"/>
                <w:rPrChange w:id="425" w:author="S.K. Kaptoge" w:date="2026-01-21T19:56:00Z" w16du:dateUtc="2026-01-21T19:56:00Z">
                  <w:rPr>
                    <w:rFonts w:ascii="Arial" w:hAnsi="Arial" w:cs="Arial"/>
                    <w:bCs/>
                    <w:sz w:val="22"/>
                    <w:szCs w:val="22"/>
                    <w:lang w:val="en-US"/>
                  </w:rPr>
                </w:rPrChange>
              </w:rPr>
              <w:t>Exposure</w:t>
            </w:r>
          </w:p>
        </w:tc>
        <w:tc>
          <w:tcPr>
            <w:tcW w:w="1329" w:type="dxa"/>
            <w:hideMark/>
          </w:tcPr>
          <w:p w14:paraId="12F9214C" w14:textId="77777777" w:rsidR="00FE3AC3" w:rsidRPr="002A2D06" w:rsidRDefault="00FE3AC3" w:rsidP="00920C99">
            <w:pPr>
              <w:spacing w:line="360" w:lineRule="auto"/>
              <w:jc w:val="both"/>
              <w:rPr>
                <w:rFonts w:ascii="Arial" w:hAnsi="Arial" w:cs="Arial"/>
                <w:bCs/>
                <w:sz w:val="18"/>
                <w:szCs w:val="18"/>
                <w:lang w:val="en-US"/>
                <w:rPrChange w:id="426" w:author="S.K. Kaptoge" w:date="2026-01-21T19:56:00Z" w16du:dateUtc="2026-01-21T19:56:00Z">
                  <w:rPr>
                    <w:rFonts w:ascii="Arial" w:hAnsi="Arial" w:cs="Arial"/>
                    <w:bCs/>
                    <w:sz w:val="22"/>
                    <w:szCs w:val="22"/>
                    <w:lang w:val="en-US"/>
                  </w:rPr>
                </w:rPrChange>
              </w:rPr>
            </w:pPr>
            <w:r w:rsidRPr="002A2D06">
              <w:rPr>
                <w:rFonts w:ascii="Arial" w:hAnsi="Arial" w:cs="Arial"/>
                <w:bCs/>
                <w:sz w:val="18"/>
                <w:szCs w:val="18"/>
                <w:lang w:val="en-US"/>
                <w:rPrChange w:id="427" w:author="S.K. Kaptoge" w:date="2026-01-21T19:56:00Z" w16du:dateUtc="2026-01-21T19:56:00Z">
                  <w:rPr>
                    <w:rFonts w:ascii="Arial" w:hAnsi="Arial" w:cs="Arial"/>
                    <w:bCs/>
                    <w:sz w:val="22"/>
                    <w:szCs w:val="22"/>
                    <w:lang w:val="en-US"/>
                  </w:rPr>
                </w:rPrChange>
              </w:rPr>
              <w:t>Continuous</w:t>
            </w:r>
          </w:p>
        </w:tc>
        <w:tc>
          <w:tcPr>
            <w:tcW w:w="2040" w:type="dxa"/>
            <w:hideMark/>
          </w:tcPr>
          <w:p w14:paraId="7A7F171E" w14:textId="77777777" w:rsidR="00FE3AC3" w:rsidRPr="002A2D06" w:rsidRDefault="00FE3AC3" w:rsidP="00920C99">
            <w:pPr>
              <w:spacing w:line="360" w:lineRule="auto"/>
              <w:jc w:val="both"/>
              <w:rPr>
                <w:rFonts w:ascii="Arial" w:hAnsi="Arial" w:cs="Arial"/>
                <w:bCs/>
                <w:sz w:val="18"/>
                <w:szCs w:val="18"/>
                <w:lang w:val="en-US"/>
                <w:rPrChange w:id="428" w:author="S.K. Kaptoge" w:date="2026-01-21T19:56:00Z" w16du:dateUtc="2026-01-21T19:56:00Z">
                  <w:rPr>
                    <w:rFonts w:ascii="Arial" w:hAnsi="Arial" w:cs="Arial"/>
                    <w:bCs/>
                    <w:sz w:val="22"/>
                    <w:szCs w:val="22"/>
                    <w:lang w:val="en-US"/>
                  </w:rPr>
                </w:rPrChange>
              </w:rPr>
            </w:pPr>
            <w:r w:rsidRPr="002A2D06">
              <w:rPr>
                <w:rFonts w:ascii="Arial" w:hAnsi="Arial" w:cs="Arial"/>
                <w:bCs/>
                <w:sz w:val="18"/>
                <w:szCs w:val="18"/>
                <w:lang w:val="en-US"/>
                <w:rPrChange w:id="429" w:author="S.K. Kaptoge" w:date="2026-01-21T19:56:00Z" w16du:dateUtc="2026-01-21T19:56:00Z">
                  <w:rPr>
                    <w:rFonts w:ascii="Arial" w:hAnsi="Arial" w:cs="Arial"/>
                    <w:bCs/>
                    <w:sz w:val="22"/>
                    <w:szCs w:val="22"/>
                    <w:lang w:val="en-US"/>
                  </w:rPr>
                </w:rPrChange>
              </w:rPr>
              <w:t>—</w:t>
            </w:r>
          </w:p>
        </w:tc>
      </w:tr>
      <w:tr w:rsidR="00FE3AC3" w:rsidRPr="002A2D06" w14:paraId="6001D7E7" w14:textId="77777777" w:rsidTr="004943A3">
        <w:trPr>
          <w:trHeight w:val="290"/>
        </w:trPr>
        <w:tc>
          <w:tcPr>
            <w:tcW w:w="4550" w:type="dxa"/>
            <w:hideMark/>
          </w:tcPr>
          <w:p w14:paraId="31FD50D5" w14:textId="77777777" w:rsidR="00FE3AC3" w:rsidRPr="002A2D06" w:rsidRDefault="00FE3AC3" w:rsidP="00920C99">
            <w:pPr>
              <w:spacing w:line="360" w:lineRule="auto"/>
              <w:jc w:val="both"/>
              <w:rPr>
                <w:rFonts w:ascii="Arial" w:hAnsi="Arial" w:cs="Arial"/>
                <w:bCs/>
                <w:sz w:val="18"/>
                <w:szCs w:val="18"/>
                <w:lang w:val="en-US"/>
                <w:rPrChange w:id="430" w:author="S.K. Kaptoge" w:date="2026-01-21T19:56:00Z" w16du:dateUtc="2026-01-21T19:56:00Z">
                  <w:rPr>
                    <w:rFonts w:ascii="Arial" w:hAnsi="Arial" w:cs="Arial"/>
                    <w:bCs/>
                    <w:sz w:val="22"/>
                    <w:szCs w:val="22"/>
                    <w:lang w:val="en-US"/>
                  </w:rPr>
                </w:rPrChange>
              </w:rPr>
            </w:pPr>
            <w:r w:rsidRPr="002A2D06">
              <w:rPr>
                <w:rFonts w:ascii="Arial" w:hAnsi="Arial" w:cs="Arial"/>
                <w:bCs/>
                <w:sz w:val="18"/>
                <w:szCs w:val="18"/>
                <w:lang w:val="en-US"/>
                <w:rPrChange w:id="431" w:author="S.K. Kaptoge" w:date="2026-01-21T19:56:00Z" w16du:dateUtc="2026-01-21T19:56:00Z">
                  <w:rPr>
                    <w:rFonts w:ascii="Arial" w:hAnsi="Arial" w:cs="Arial"/>
                    <w:bCs/>
                    <w:sz w:val="22"/>
                    <w:szCs w:val="22"/>
                    <w:lang w:val="en-US"/>
                  </w:rPr>
                </w:rPrChange>
              </w:rPr>
              <w:t>Basal metabolic rate (</w:t>
            </w:r>
            <w:proofErr w:type="spellStart"/>
            <w:r w:rsidRPr="002A2D06">
              <w:rPr>
                <w:rFonts w:ascii="Arial" w:hAnsi="Arial" w:cs="Arial"/>
                <w:bCs/>
                <w:sz w:val="18"/>
                <w:szCs w:val="18"/>
                <w:lang w:val="en-US"/>
                <w:rPrChange w:id="432" w:author="S.K. Kaptoge" w:date="2026-01-21T19:56:00Z" w16du:dateUtc="2026-01-21T19:56:00Z">
                  <w:rPr>
                    <w:rFonts w:ascii="Arial" w:hAnsi="Arial" w:cs="Arial"/>
                    <w:bCs/>
                    <w:sz w:val="22"/>
                    <w:szCs w:val="22"/>
                    <w:lang w:val="en-US"/>
                  </w:rPr>
                </w:rPrChange>
              </w:rPr>
              <w:t>bmr_bc</w:t>
            </w:r>
            <w:proofErr w:type="spellEnd"/>
            <w:r w:rsidRPr="002A2D06">
              <w:rPr>
                <w:rFonts w:ascii="Arial" w:hAnsi="Arial" w:cs="Arial"/>
                <w:bCs/>
                <w:sz w:val="18"/>
                <w:szCs w:val="18"/>
                <w:lang w:val="en-US"/>
                <w:rPrChange w:id="433" w:author="S.K. Kaptoge" w:date="2026-01-21T19:56:00Z" w16du:dateUtc="2026-01-21T19:56:00Z">
                  <w:rPr>
                    <w:rFonts w:ascii="Arial" w:hAnsi="Arial" w:cs="Arial"/>
                    <w:bCs/>
                    <w:sz w:val="22"/>
                    <w:szCs w:val="22"/>
                    <w:lang w:val="en-US"/>
                  </w:rPr>
                </w:rPrChange>
              </w:rPr>
              <w:t>)</w:t>
            </w:r>
          </w:p>
        </w:tc>
        <w:tc>
          <w:tcPr>
            <w:tcW w:w="1431" w:type="dxa"/>
            <w:hideMark/>
          </w:tcPr>
          <w:p w14:paraId="5E12D01F" w14:textId="77777777" w:rsidR="00FE3AC3" w:rsidRPr="002A2D06" w:rsidRDefault="00FE3AC3" w:rsidP="00920C99">
            <w:pPr>
              <w:spacing w:line="360" w:lineRule="auto"/>
              <w:jc w:val="both"/>
              <w:rPr>
                <w:rFonts w:ascii="Arial" w:hAnsi="Arial" w:cs="Arial"/>
                <w:bCs/>
                <w:sz w:val="18"/>
                <w:szCs w:val="18"/>
                <w:lang w:val="en-US"/>
                <w:rPrChange w:id="434" w:author="S.K. Kaptoge" w:date="2026-01-21T19:56:00Z" w16du:dateUtc="2026-01-21T19:56:00Z">
                  <w:rPr>
                    <w:rFonts w:ascii="Arial" w:hAnsi="Arial" w:cs="Arial"/>
                    <w:bCs/>
                    <w:sz w:val="22"/>
                    <w:szCs w:val="22"/>
                    <w:lang w:val="en-US"/>
                  </w:rPr>
                </w:rPrChange>
              </w:rPr>
            </w:pPr>
            <w:r w:rsidRPr="002A2D06">
              <w:rPr>
                <w:rFonts w:ascii="Arial" w:hAnsi="Arial" w:cs="Arial"/>
                <w:bCs/>
                <w:sz w:val="18"/>
                <w:szCs w:val="18"/>
                <w:lang w:val="en-US"/>
                <w:rPrChange w:id="435" w:author="S.K. Kaptoge" w:date="2026-01-21T19:56:00Z" w16du:dateUtc="2026-01-21T19:56:00Z">
                  <w:rPr>
                    <w:rFonts w:ascii="Arial" w:hAnsi="Arial" w:cs="Arial"/>
                    <w:bCs/>
                    <w:sz w:val="22"/>
                    <w:szCs w:val="22"/>
                    <w:lang w:val="en-US"/>
                  </w:rPr>
                </w:rPrChange>
              </w:rPr>
              <w:t>Exposure</w:t>
            </w:r>
          </w:p>
        </w:tc>
        <w:tc>
          <w:tcPr>
            <w:tcW w:w="1329" w:type="dxa"/>
            <w:hideMark/>
          </w:tcPr>
          <w:p w14:paraId="12C71FD0" w14:textId="77777777" w:rsidR="00FE3AC3" w:rsidRPr="002A2D06" w:rsidRDefault="00FE3AC3" w:rsidP="00920C99">
            <w:pPr>
              <w:spacing w:line="360" w:lineRule="auto"/>
              <w:jc w:val="both"/>
              <w:rPr>
                <w:rFonts w:ascii="Arial" w:hAnsi="Arial" w:cs="Arial"/>
                <w:bCs/>
                <w:sz w:val="18"/>
                <w:szCs w:val="18"/>
                <w:lang w:val="en-US"/>
                <w:rPrChange w:id="436" w:author="S.K. Kaptoge" w:date="2026-01-21T19:56:00Z" w16du:dateUtc="2026-01-21T19:56:00Z">
                  <w:rPr>
                    <w:rFonts w:ascii="Arial" w:hAnsi="Arial" w:cs="Arial"/>
                    <w:bCs/>
                    <w:sz w:val="22"/>
                    <w:szCs w:val="22"/>
                    <w:lang w:val="en-US"/>
                  </w:rPr>
                </w:rPrChange>
              </w:rPr>
            </w:pPr>
            <w:r w:rsidRPr="002A2D06">
              <w:rPr>
                <w:rFonts w:ascii="Arial" w:hAnsi="Arial" w:cs="Arial"/>
                <w:bCs/>
                <w:sz w:val="18"/>
                <w:szCs w:val="18"/>
                <w:lang w:val="en-US"/>
                <w:rPrChange w:id="437" w:author="S.K. Kaptoge" w:date="2026-01-21T19:56:00Z" w16du:dateUtc="2026-01-21T19:56:00Z">
                  <w:rPr>
                    <w:rFonts w:ascii="Arial" w:hAnsi="Arial" w:cs="Arial"/>
                    <w:bCs/>
                    <w:sz w:val="22"/>
                    <w:szCs w:val="22"/>
                    <w:lang w:val="en-US"/>
                  </w:rPr>
                </w:rPrChange>
              </w:rPr>
              <w:t>Continuous</w:t>
            </w:r>
          </w:p>
        </w:tc>
        <w:tc>
          <w:tcPr>
            <w:tcW w:w="2040" w:type="dxa"/>
            <w:hideMark/>
          </w:tcPr>
          <w:p w14:paraId="7C1C2D46" w14:textId="77777777" w:rsidR="00FE3AC3" w:rsidRPr="002A2D06" w:rsidRDefault="00FE3AC3" w:rsidP="00920C99">
            <w:pPr>
              <w:spacing w:line="360" w:lineRule="auto"/>
              <w:jc w:val="both"/>
              <w:rPr>
                <w:rFonts w:ascii="Arial" w:hAnsi="Arial" w:cs="Arial"/>
                <w:bCs/>
                <w:sz w:val="18"/>
                <w:szCs w:val="18"/>
                <w:lang w:val="en-US"/>
                <w:rPrChange w:id="438" w:author="S.K. Kaptoge" w:date="2026-01-21T19:56:00Z" w16du:dateUtc="2026-01-21T19:56:00Z">
                  <w:rPr>
                    <w:rFonts w:ascii="Arial" w:hAnsi="Arial" w:cs="Arial"/>
                    <w:bCs/>
                    <w:sz w:val="22"/>
                    <w:szCs w:val="22"/>
                    <w:lang w:val="en-US"/>
                  </w:rPr>
                </w:rPrChange>
              </w:rPr>
            </w:pPr>
            <w:r w:rsidRPr="002A2D06">
              <w:rPr>
                <w:rFonts w:ascii="Arial" w:hAnsi="Arial" w:cs="Arial"/>
                <w:bCs/>
                <w:sz w:val="18"/>
                <w:szCs w:val="18"/>
                <w:lang w:val="en-US"/>
                <w:rPrChange w:id="439" w:author="S.K. Kaptoge" w:date="2026-01-21T19:56:00Z" w16du:dateUtc="2026-01-21T19:56:00Z">
                  <w:rPr>
                    <w:rFonts w:ascii="Arial" w:hAnsi="Arial" w:cs="Arial"/>
                    <w:bCs/>
                    <w:sz w:val="22"/>
                    <w:szCs w:val="22"/>
                    <w:lang w:val="en-US"/>
                  </w:rPr>
                </w:rPrChange>
              </w:rPr>
              <w:t>—</w:t>
            </w:r>
          </w:p>
        </w:tc>
      </w:tr>
      <w:tr w:rsidR="00FE3AC3" w:rsidRPr="002A2D06" w14:paraId="6B951263" w14:textId="77777777" w:rsidTr="004943A3">
        <w:trPr>
          <w:trHeight w:val="290"/>
        </w:trPr>
        <w:tc>
          <w:tcPr>
            <w:tcW w:w="4550" w:type="dxa"/>
            <w:hideMark/>
          </w:tcPr>
          <w:p w14:paraId="41C4B453" w14:textId="77777777" w:rsidR="00FE3AC3" w:rsidRPr="002A2D06" w:rsidRDefault="00FE3AC3" w:rsidP="00920C99">
            <w:pPr>
              <w:spacing w:line="360" w:lineRule="auto"/>
              <w:jc w:val="both"/>
              <w:rPr>
                <w:rFonts w:ascii="Arial" w:hAnsi="Arial" w:cs="Arial"/>
                <w:b/>
                <w:bCs/>
                <w:sz w:val="18"/>
                <w:szCs w:val="18"/>
                <w:lang w:val="en-US"/>
                <w:rPrChange w:id="440" w:author="S.K. Kaptoge" w:date="2026-01-21T19:56:00Z" w16du:dateUtc="2026-01-21T19:56:00Z">
                  <w:rPr>
                    <w:rFonts w:ascii="Arial" w:hAnsi="Arial" w:cs="Arial"/>
                    <w:b/>
                    <w:bCs/>
                    <w:sz w:val="22"/>
                    <w:szCs w:val="22"/>
                    <w:lang w:val="en-US"/>
                  </w:rPr>
                </w:rPrChange>
              </w:rPr>
            </w:pPr>
            <w:r w:rsidRPr="002A2D06">
              <w:rPr>
                <w:rFonts w:ascii="Arial" w:hAnsi="Arial" w:cs="Arial"/>
                <w:b/>
                <w:bCs/>
                <w:sz w:val="18"/>
                <w:szCs w:val="18"/>
                <w:lang w:val="en-US"/>
                <w:rPrChange w:id="441" w:author="S.K. Kaptoge" w:date="2026-01-21T19:56:00Z" w16du:dateUtc="2026-01-21T19:56:00Z">
                  <w:rPr>
                    <w:rFonts w:ascii="Arial" w:hAnsi="Arial" w:cs="Arial"/>
                    <w:b/>
                    <w:bCs/>
                    <w:sz w:val="22"/>
                    <w:szCs w:val="22"/>
                    <w:lang w:val="en-US"/>
                  </w:rPr>
                </w:rPrChange>
              </w:rPr>
              <w:t>B. Outcome Variables</w:t>
            </w:r>
          </w:p>
        </w:tc>
        <w:tc>
          <w:tcPr>
            <w:tcW w:w="1431" w:type="dxa"/>
            <w:hideMark/>
          </w:tcPr>
          <w:p w14:paraId="3246B436" w14:textId="77777777" w:rsidR="00FE3AC3" w:rsidRPr="002A2D06" w:rsidRDefault="00FE3AC3" w:rsidP="00920C99">
            <w:pPr>
              <w:spacing w:line="360" w:lineRule="auto"/>
              <w:jc w:val="both"/>
              <w:rPr>
                <w:rFonts w:ascii="Arial" w:hAnsi="Arial" w:cs="Arial"/>
                <w:b/>
                <w:bCs/>
                <w:sz w:val="18"/>
                <w:szCs w:val="18"/>
                <w:lang w:val="en-US"/>
                <w:rPrChange w:id="442" w:author="S.K. Kaptoge" w:date="2026-01-21T19:56:00Z" w16du:dateUtc="2026-01-21T19:56:00Z">
                  <w:rPr>
                    <w:rFonts w:ascii="Arial" w:hAnsi="Arial" w:cs="Arial"/>
                    <w:b/>
                    <w:bCs/>
                    <w:sz w:val="22"/>
                    <w:szCs w:val="22"/>
                    <w:lang w:val="en-US"/>
                  </w:rPr>
                </w:rPrChange>
              </w:rPr>
            </w:pPr>
          </w:p>
        </w:tc>
        <w:tc>
          <w:tcPr>
            <w:tcW w:w="1329" w:type="dxa"/>
            <w:hideMark/>
          </w:tcPr>
          <w:p w14:paraId="5D7C5036" w14:textId="77777777" w:rsidR="00FE3AC3" w:rsidRPr="002A2D06" w:rsidRDefault="00FE3AC3" w:rsidP="00920C99">
            <w:pPr>
              <w:spacing w:line="360" w:lineRule="auto"/>
              <w:jc w:val="both"/>
              <w:rPr>
                <w:rFonts w:ascii="Arial" w:hAnsi="Arial" w:cs="Arial"/>
                <w:b/>
                <w:bCs/>
                <w:sz w:val="18"/>
                <w:szCs w:val="18"/>
                <w:lang w:val="en-US"/>
                <w:rPrChange w:id="443" w:author="S.K. Kaptoge" w:date="2026-01-21T19:56:00Z" w16du:dateUtc="2026-01-21T19:56:00Z">
                  <w:rPr>
                    <w:rFonts w:ascii="Arial" w:hAnsi="Arial" w:cs="Arial"/>
                    <w:b/>
                    <w:bCs/>
                    <w:sz w:val="22"/>
                    <w:szCs w:val="22"/>
                    <w:lang w:val="en-US"/>
                  </w:rPr>
                </w:rPrChange>
              </w:rPr>
            </w:pPr>
          </w:p>
        </w:tc>
        <w:tc>
          <w:tcPr>
            <w:tcW w:w="2040" w:type="dxa"/>
            <w:hideMark/>
          </w:tcPr>
          <w:p w14:paraId="051E043C" w14:textId="77777777" w:rsidR="00FE3AC3" w:rsidRPr="002A2D06" w:rsidRDefault="00FE3AC3" w:rsidP="00920C99">
            <w:pPr>
              <w:spacing w:line="360" w:lineRule="auto"/>
              <w:jc w:val="both"/>
              <w:rPr>
                <w:rFonts w:ascii="Arial" w:hAnsi="Arial" w:cs="Arial"/>
                <w:b/>
                <w:bCs/>
                <w:sz w:val="18"/>
                <w:szCs w:val="18"/>
                <w:lang w:val="en-US"/>
                <w:rPrChange w:id="444" w:author="S.K. Kaptoge" w:date="2026-01-21T19:56:00Z" w16du:dateUtc="2026-01-21T19:56:00Z">
                  <w:rPr>
                    <w:rFonts w:ascii="Arial" w:hAnsi="Arial" w:cs="Arial"/>
                    <w:b/>
                    <w:bCs/>
                    <w:sz w:val="22"/>
                    <w:szCs w:val="22"/>
                    <w:lang w:val="en-US"/>
                  </w:rPr>
                </w:rPrChange>
              </w:rPr>
            </w:pPr>
          </w:p>
        </w:tc>
      </w:tr>
      <w:tr w:rsidR="00FE3AC3" w:rsidRPr="002A2D06" w14:paraId="5B51A2CA" w14:textId="77777777" w:rsidTr="004943A3">
        <w:trPr>
          <w:trHeight w:val="290"/>
        </w:trPr>
        <w:tc>
          <w:tcPr>
            <w:tcW w:w="4550" w:type="dxa"/>
            <w:hideMark/>
          </w:tcPr>
          <w:p w14:paraId="50EF60B1" w14:textId="77777777" w:rsidR="00FE3AC3" w:rsidRPr="002A2D06" w:rsidRDefault="00FE3AC3" w:rsidP="00920C99">
            <w:pPr>
              <w:spacing w:line="360" w:lineRule="auto"/>
              <w:jc w:val="both"/>
              <w:rPr>
                <w:rFonts w:ascii="Arial" w:hAnsi="Arial" w:cs="Arial"/>
                <w:bCs/>
                <w:sz w:val="18"/>
                <w:szCs w:val="18"/>
                <w:lang w:val="en-US"/>
                <w:rPrChange w:id="445" w:author="S.K. Kaptoge" w:date="2026-01-21T19:56:00Z" w16du:dateUtc="2026-01-21T19:56:00Z">
                  <w:rPr>
                    <w:rFonts w:ascii="Arial" w:hAnsi="Arial" w:cs="Arial"/>
                    <w:bCs/>
                    <w:sz w:val="22"/>
                    <w:szCs w:val="22"/>
                    <w:lang w:val="en-US"/>
                  </w:rPr>
                </w:rPrChange>
              </w:rPr>
            </w:pPr>
            <w:r w:rsidRPr="002A2D06">
              <w:rPr>
                <w:rFonts w:ascii="Arial" w:hAnsi="Arial" w:cs="Arial"/>
                <w:bCs/>
                <w:sz w:val="18"/>
                <w:szCs w:val="18"/>
                <w:lang w:val="en-US"/>
                <w:rPrChange w:id="446" w:author="S.K. Kaptoge" w:date="2026-01-21T19:56:00Z" w16du:dateUtc="2026-01-21T19:56:00Z">
                  <w:rPr>
                    <w:rFonts w:ascii="Arial" w:hAnsi="Arial" w:cs="Arial"/>
                    <w:bCs/>
                    <w:sz w:val="22"/>
                    <w:szCs w:val="22"/>
                    <w:lang w:val="en-US"/>
                  </w:rPr>
                </w:rPrChange>
              </w:rPr>
              <w:t>Type 2 diabetes (hxdiab2)</w:t>
            </w:r>
          </w:p>
        </w:tc>
        <w:tc>
          <w:tcPr>
            <w:tcW w:w="1431" w:type="dxa"/>
            <w:hideMark/>
          </w:tcPr>
          <w:p w14:paraId="0A5D428B" w14:textId="77777777" w:rsidR="00FE3AC3" w:rsidRPr="002A2D06" w:rsidRDefault="00FE3AC3" w:rsidP="00920C99">
            <w:pPr>
              <w:spacing w:line="360" w:lineRule="auto"/>
              <w:jc w:val="both"/>
              <w:rPr>
                <w:rFonts w:ascii="Arial" w:hAnsi="Arial" w:cs="Arial"/>
                <w:bCs/>
                <w:sz w:val="18"/>
                <w:szCs w:val="18"/>
                <w:lang w:val="en-US"/>
                <w:rPrChange w:id="447" w:author="S.K. Kaptoge" w:date="2026-01-21T19:56:00Z" w16du:dateUtc="2026-01-21T19:56:00Z">
                  <w:rPr>
                    <w:rFonts w:ascii="Arial" w:hAnsi="Arial" w:cs="Arial"/>
                    <w:bCs/>
                    <w:sz w:val="22"/>
                    <w:szCs w:val="22"/>
                    <w:lang w:val="en-US"/>
                  </w:rPr>
                </w:rPrChange>
              </w:rPr>
            </w:pPr>
            <w:r w:rsidRPr="002A2D06">
              <w:rPr>
                <w:rFonts w:ascii="Arial" w:hAnsi="Arial" w:cs="Arial"/>
                <w:bCs/>
                <w:sz w:val="18"/>
                <w:szCs w:val="18"/>
                <w:lang w:val="en-US"/>
                <w:rPrChange w:id="448" w:author="S.K. Kaptoge" w:date="2026-01-21T19:56:00Z" w16du:dateUtc="2026-01-21T19:56:00Z">
                  <w:rPr>
                    <w:rFonts w:ascii="Arial" w:hAnsi="Arial" w:cs="Arial"/>
                    <w:bCs/>
                    <w:sz w:val="22"/>
                    <w:szCs w:val="22"/>
                    <w:lang w:val="en-US"/>
                  </w:rPr>
                </w:rPrChange>
              </w:rPr>
              <w:t>Outcome</w:t>
            </w:r>
          </w:p>
        </w:tc>
        <w:tc>
          <w:tcPr>
            <w:tcW w:w="1329" w:type="dxa"/>
            <w:hideMark/>
          </w:tcPr>
          <w:p w14:paraId="36CE729D" w14:textId="77777777" w:rsidR="00FE3AC3" w:rsidRPr="002A2D06" w:rsidRDefault="00FE3AC3" w:rsidP="00920C99">
            <w:pPr>
              <w:spacing w:line="360" w:lineRule="auto"/>
              <w:jc w:val="both"/>
              <w:rPr>
                <w:rFonts w:ascii="Arial" w:hAnsi="Arial" w:cs="Arial"/>
                <w:bCs/>
                <w:sz w:val="18"/>
                <w:szCs w:val="18"/>
                <w:lang w:val="en-US"/>
                <w:rPrChange w:id="449" w:author="S.K. Kaptoge" w:date="2026-01-21T19:56:00Z" w16du:dateUtc="2026-01-21T19:56:00Z">
                  <w:rPr>
                    <w:rFonts w:ascii="Arial" w:hAnsi="Arial" w:cs="Arial"/>
                    <w:bCs/>
                    <w:sz w:val="22"/>
                    <w:szCs w:val="22"/>
                    <w:lang w:val="en-US"/>
                  </w:rPr>
                </w:rPrChange>
              </w:rPr>
            </w:pPr>
            <w:r w:rsidRPr="002A2D06">
              <w:rPr>
                <w:rFonts w:ascii="Arial" w:hAnsi="Arial" w:cs="Arial"/>
                <w:bCs/>
                <w:sz w:val="18"/>
                <w:szCs w:val="18"/>
                <w:lang w:val="en-US"/>
                <w:rPrChange w:id="450" w:author="S.K. Kaptoge" w:date="2026-01-21T19:56:00Z" w16du:dateUtc="2026-01-21T19:56:00Z">
                  <w:rPr>
                    <w:rFonts w:ascii="Arial" w:hAnsi="Arial" w:cs="Arial"/>
                    <w:bCs/>
                    <w:sz w:val="22"/>
                    <w:szCs w:val="22"/>
                    <w:lang w:val="en-US"/>
                  </w:rPr>
                </w:rPrChange>
              </w:rPr>
              <w:t>Binary</w:t>
            </w:r>
          </w:p>
        </w:tc>
        <w:tc>
          <w:tcPr>
            <w:tcW w:w="2040" w:type="dxa"/>
            <w:hideMark/>
          </w:tcPr>
          <w:p w14:paraId="290FB9A4" w14:textId="77777777" w:rsidR="00FE3AC3" w:rsidRPr="002A2D06" w:rsidRDefault="00FE3AC3" w:rsidP="00920C99">
            <w:pPr>
              <w:spacing w:line="360" w:lineRule="auto"/>
              <w:jc w:val="both"/>
              <w:rPr>
                <w:rFonts w:ascii="Arial" w:hAnsi="Arial" w:cs="Arial"/>
                <w:bCs/>
                <w:sz w:val="18"/>
                <w:szCs w:val="18"/>
                <w:lang w:val="en-US"/>
                <w:rPrChange w:id="451" w:author="S.K. Kaptoge" w:date="2026-01-21T19:56:00Z" w16du:dateUtc="2026-01-21T19:56:00Z">
                  <w:rPr>
                    <w:rFonts w:ascii="Arial" w:hAnsi="Arial" w:cs="Arial"/>
                    <w:bCs/>
                    <w:sz w:val="22"/>
                    <w:szCs w:val="22"/>
                    <w:lang w:val="en-US"/>
                  </w:rPr>
                </w:rPrChange>
              </w:rPr>
            </w:pPr>
            <w:r w:rsidRPr="002A2D06">
              <w:rPr>
                <w:rFonts w:ascii="Arial" w:hAnsi="Arial" w:cs="Arial"/>
                <w:bCs/>
                <w:sz w:val="18"/>
                <w:szCs w:val="18"/>
                <w:lang w:val="en-US"/>
                <w:rPrChange w:id="452" w:author="S.K. Kaptoge" w:date="2026-01-21T19:56:00Z" w16du:dateUtc="2026-01-21T19:56:00Z">
                  <w:rPr>
                    <w:rFonts w:ascii="Arial" w:hAnsi="Arial" w:cs="Arial"/>
                    <w:bCs/>
                    <w:sz w:val="22"/>
                    <w:szCs w:val="22"/>
                    <w:lang w:val="en-US"/>
                  </w:rPr>
                </w:rPrChange>
              </w:rPr>
              <w:t>Yes / No</w:t>
            </w:r>
          </w:p>
        </w:tc>
      </w:tr>
      <w:tr w:rsidR="00FE3AC3" w:rsidRPr="002A2D06" w14:paraId="54EF3498" w14:textId="77777777" w:rsidTr="004943A3">
        <w:trPr>
          <w:trHeight w:val="870"/>
        </w:trPr>
        <w:tc>
          <w:tcPr>
            <w:tcW w:w="4550" w:type="dxa"/>
            <w:hideMark/>
          </w:tcPr>
          <w:p w14:paraId="65DF13E5" w14:textId="77777777" w:rsidR="00FE3AC3" w:rsidRPr="002A2D06" w:rsidRDefault="00FE3AC3" w:rsidP="00920C99">
            <w:pPr>
              <w:spacing w:line="360" w:lineRule="auto"/>
              <w:jc w:val="both"/>
              <w:rPr>
                <w:rFonts w:ascii="Arial" w:hAnsi="Arial" w:cs="Arial"/>
                <w:bCs/>
                <w:sz w:val="18"/>
                <w:szCs w:val="18"/>
                <w:lang w:val="en-US"/>
                <w:rPrChange w:id="453" w:author="S.K. Kaptoge" w:date="2026-01-21T19:56:00Z" w16du:dateUtc="2026-01-21T19:56:00Z">
                  <w:rPr>
                    <w:rFonts w:ascii="Arial" w:hAnsi="Arial" w:cs="Arial"/>
                    <w:bCs/>
                    <w:sz w:val="22"/>
                    <w:szCs w:val="22"/>
                    <w:lang w:val="en-US"/>
                  </w:rPr>
                </w:rPrChange>
              </w:rPr>
            </w:pPr>
            <w:r w:rsidRPr="002A2D06">
              <w:rPr>
                <w:rFonts w:ascii="Arial" w:hAnsi="Arial" w:cs="Arial"/>
                <w:bCs/>
                <w:sz w:val="18"/>
                <w:szCs w:val="18"/>
                <w:lang w:val="en-US"/>
                <w:rPrChange w:id="454" w:author="S.K. Kaptoge" w:date="2026-01-21T19:56:00Z" w16du:dateUtc="2026-01-21T19:56:00Z">
                  <w:rPr>
                    <w:rFonts w:ascii="Arial" w:hAnsi="Arial" w:cs="Arial"/>
                    <w:bCs/>
                    <w:sz w:val="22"/>
                    <w:szCs w:val="22"/>
                    <w:lang w:val="en-US"/>
                  </w:rPr>
                </w:rPrChange>
              </w:rPr>
              <w:t>Age at diabetes diagnosis (hxdiab2age)</w:t>
            </w:r>
          </w:p>
        </w:tc>
        <w:tc>
          <w:tcPr>
            <w:tcW w:w="1431" w:type="dxa"/>
            <w:hideMark/>
          </w:tcPr>
          <w:p w14:paraId="3A0B2357" w14:textId="77777777" w:rsidR="00FE3AC3" w:rsidRPr="002A2D06" w:rsidRDefault="00FE3AC3" w:rsidP="00920C99">
            <w:pPr>
              <w:spacing w:line="360" w:lineRule="auto"/>
              <w:jc w:val="both"/>
              <w:rPr>
                <w:rFonts w:ascii="Arial" w:hAnsi="Arial" w:cs="Arial"/>
                <w:bCs/>
                <w:sz w:val="18"/>
                <w:szCs w:val="18"/>
                <w:lang w:val="en-US"/>
                <w:rPrChange w:id="455" w:author="S.K. Kaptoge" w:date="2026-01-21T19:56:00Z" w16du:dateUtc="2026-01-21T19:56:00Z">
                  <w:rPr>
                    <w:rFonts w:ascii="Arial" w:hAnsi="Arial" w:cs="Arial"/>
                    <w:bCs/>
                    <w:sz w:val="22"/>
                    <w:szCs w:val="22"/>
                    <w:lang w:val="en-US"/>
                  </w:rPr>
                </w:rPrChange>
              </w:rPr>
            </w:pPr>
            <w:r w:rsidRPr="002A2D06">
              <w:rPr>
                <w:rFonts w:ascii="Arial" w:hAnsi="Arial" w:cs="Arial"/>
                <w:bCs/>
                <w:sz w:val="18"/>
                <w:szCs w:val="18"/>
                <w:lang w:val="en-US"/>
                <w:rPrChange w:id="456" w:author="S.K. Kaptoge" w:date="2026-01-21T19:56:00Z" w16du:dateUtc="2026-01-21T19:56:00Z">
                  <w:rPr>
                    <w:rFonts w:ascii="Arial" w:hAnsi="Arial" w:cs="Arial"/>
                    <w:bCs/>
                    <w:sz w:val="22"/>
                    <w:szCs w:val="22"/>
                    <w:lang w:val="en-US"/>
                  </w:rPr>
                </w:rPrChange>
              </w:rPr>
              <w:t>Outcome</w:t>
            </w:r>
          </w:p>
        </w:tc>
        <w:tc>
          <w:tcPr>
            <w:tcW w:w="1329" w:type="dxa"/>
            <w:hideMark/>
          </w:tcPr>
          <w:p w14:paraId="585790B4" w14:textId="77777777" w:rsidR="00FE3AC3" w:rsidRPr="002A2D06" w:rsidRDefault="00FE3AC3" w:rsidP="00920C99">
            <w:pPr>
              <w:spacing w:line="360" w:lineRule="auto"/>
              <w:jc w:val="both"/>
              <w:rPr>
                <w:rFonts w:ascii="Arial" w:hAnsi="Arial" w:cs="Arial"/>
                <w:bCs/>
                <w:sz w:val="18"/>
                <w:szCs w:val="18"/>
                <w:lang w:val="en-US"/>
                <w:rPrChange w:id="457" w:author="S.K. Kaptoge" w:date="2026-01-21T19:56:00Z" w16du:dateUtc="2026-01-21T19:56:00Z">
                  <w:rPr>
                    <w:rFonts w:ascii="Arial" w:hAnsi="Arial" w:cs="Arial"/>
                    <w:bCs/>
                    <w:sz w:val="22"/>
                    <w:szCs w:val="22"/>
                    <w:lang w:val="en-US"/>
                  </w:rPr>
                </w:rPrChange>
              </w:rPr>
            </w:pPr>
            <w:r w:rsidRPr="002A2D06">
              <w:rPr>
                <w:rFonts w:ascii="Arial" w:hAnsi="Arial" w:cs="Arial"/>
                <w:bCs/>
                <w:sz w:val="18"/>
                <w:szCs w:val="18"/>
                <w:lang w:val="en-US"/>
                <w:rPrChange w:id="458" w:author="S.K. Kaptoge" w:date="2026-01-21T19:56:00Z" w16du:dateUtc="2026-01-21T19:56:00Z">
                  <w:rPr>
                    <w:rFonts w:ascii="Arial" w:hAnsi="Arial" w:cs="Arial"/>
                    <w:bCs/>
                    <w:sz w:val="22"/>
                    <w:szCs w:val="22"/>
                    <w:lang w:val="en-US"/>
                  </w:rPr>
                </w:rPrChange>
              </w:rPr>
              <w:t>Continuous / Categorical</w:t>
            </w:r>
          </w:p>
        </w:tc>
        <w:tc>
          <w:tcPr>
            <w:tcW w:w="2040" w:type="dxa"/>
            <w:hideMark/>
          </w:tcPr>
          <w:p w14:paraId="325729E6" w14:textId="77777777" w:rsidR="00FE3AC3" w:rsidRPr="002A2D06" w:rsidRDefault="00FE3AC3" w:rsidP="00920C99">
            <w:pPr>
              <w:spacing w:line="360" w:lineRule="auto"/>
              <w:jc w:val="both"/>
              <w:rPr>
                <w:rFonts w:ascii="Arial" w:hAnsi="Arial" w:cs="Arial"/>
                <w:bCs/>
                <w:sz w:val="18"/>
                <w:szCs w:val="18"/>
                <w:lang w:val="en-US"/>
                <w:rPrChange w:id="459" w:author="S.K. Kaptoge" w:date="2026-01-21T19:56:00Z" w16du:dateUtc="2026-01-21T19:56:00Z">
                  <w:rPr>
                    <w:rFonts w:ascii="Arial" w:hAnsi="Arial" w:cs="Arial"/>
                    <w:bCs/>
                    <w:sz w:val="22"/>
                    <w:szCs w:val="22"/>
                    <w:lang w:val="en-US"/>
                  </w:rPr>
                </w:rPrChange>
              </w:rPr>
            </w:pPr>
            <w:r w:rsidRPr="002A2D06">
              <w:rPr>
                <w:rFonts w:ascii="Arial" w:hAnsi="Arial" w:cs="Arial"/>
                <w:bCs/>
                <w:sz w:val="18"/>
                <w:szCs w:val="18"/>
                <w:lang w:val="en-US"/>
                <w:rPrChange w:id="460" w:author="S.K. Kaptoge" w:date="2026-01-21T19:56:00Z" w16du:dateUtc="2026-01-21T19:56:00Z">
                  <w:rPr>
                    <w:rFonts w:ascii="Arial" w:hAnsi="Arial" w:cs="Arial"/>
                    <w:bCs/>
                    <w:sz w:val="22"/>
                    <w:szCs w:val="22"/>
                    <w:lang w:val="en-US"/>
                  </w:rPr>
                </w:rPrChange>
              </w:rPr>
              <w:t>&lt;40 vs ≥40</w:t>
            </w:r>
          </w:p>
        </w:tc>
      </w:tr>
      <w:tr w:rsidR="00FE3AC3" w:rsidRPr="002A2D06" w14:paraId="6D19A0A4" w14:textId="77777777" w:rsidTr="004943A3">
        <w:trPr>
          <w:trHeight w:val="290"/>
        </w:trPr>
        <w:tc>
          <w:tcPr>
            <w:tcW w:w="4550" w:type="dxa"/>
            <w:hideMark/>
          </w:tcPr>
          <w:p w14:paraId="77C19577" w14:textId="77777777" w:rsidR="00FE3AC3" w:rsidRPr="002A2D06" w:rsidRDefault="00FE3AC3" w:rsidP="00920C99">
            <w:pPr>
              <w:spacing w:line="360" w:lineRule="auto"/>
              <w:jc w:val="both"/>
              <w:rPr>
                <w:rFonts w:ascii="Arial" w:hAnsi="Arial" w:cs="Arial"/>
                <w:bCs/>
                <w:sz w:val="18"/>
                <w:szCs w:val="18"/>
                <w:lang w:val="en-US"/>
                <w:rPrChange w:id="461" w:author="S.K. Kaptoge" w:date="2026-01-21T19:56:00Z" w16du:dateUtc="2026-01-21T19:56:00Z">
                  <w:rPr>
                    <w:rFonts w:ascii="Arial" w:hAnsi="Arial" w:cs="Arial"/>
                    <w:bCs/>
                    <w:sz w:val="22"/>
                    <w:szCs w:val="22"/>
                    <w:lang w:val="en-US"/>
                  </w:rPr>
                </w:rPrChange>
              </w:rPr>
            </w:pPr>
            <w:r w:rsidRPr="002A2D06">
              <w:rPr>
                <w:rFonts w:ascii="Arial" w:hAnsi="Arial" w:cs="Arial"/>
                <w:bCs/>
                <w:sz w:val="18"/>
                <w:szCs w:val="18"/>
                <w:lang w:val="en-US"/>
                <w:rPrChange w:id="462" w:author="S.K. Kaptoge" w:date="2026-01-21T19:56:00Z" w16du:dateUtc="2026-01-21T19:56:00Z">
                  <w:rPr>
                    <w:rFonts w:ascii="Arial" w:hAnsi="Arial" w:cs="Arial"/>
                    <w:bCs/>
                    <w:sz w:val="22"/>
                    <w:szCs w:val="22"/>
                    <w:lang w:val="en-US"/>
                  </w:rPr>
                </w:rPrChange>
              </w:rPr>
              <w:t>Hypertension (</w:t>
            </w:r>
            <w:proofErr w:type="spellStart"/>
            <w:r w:rsidRPr="002A2D06">
              <w:rPr>
                <w:rFonts w:ascii="Arial" w:hAnsi="Arial" w:cs="Arial"/>
                <w:bCs/>
                <w:sz w:val="18"/>
                <w:szCs w:val="18"/>
                <w:lang w:val="en-US"/>
                <w:rPrChange w:id="463" w:author="S.K. Kaptoge" w:date="2026-01-21T19:56:00Z" w16du:dateUtc="2026-01-21T19:56:00Z">
                  <w:rPr>
                    <w:rFonts w:ascii="Arial" w:hAnsi="Arial" w:cs="Arial"/>
                    <w:bCs/>
                    <w:sz w:val="22"/>
                    <w:szCs w:val="22"/>
                    <w:lang w:val="en-US"/>
                  </w:rPr>
                </w:rPrChange>
              </w:rPr>
              <w:t>hxhyp</w:t>
            </w:r>
            <w:proofErr w:type="spellEnd"/>
            <w:r w:rsidRPr="002A2D06">
              <w:rPr>
                <w:rFonts w:ascii="Arial" w:hAnsi="Arial" w:cs="Arial"/>
                <w:bCs/>
                <w:sz w:val="18"/>
                <w:szCs w:val="18"/>
                <w:lang w:val="en-US"/>
                <w:rPrChange w:id="464" w:author="S.K. Kaptoge" w:date="2026-01-21T19:56:00Z" w16du:dateUtc="2026-01-21T19:56:00Z">
                  <w:rPr>
                    <w:rFonts w:ascii="Arial" w:hAnsi="Arial" w:cs="Arial"/>
                    <w:bCs/>
                    <w:sz w:val="22"/>
                    <w:szCs w:val="22"/>
                    <w:lang w:val="en-US"/>
                  </w:rPr>
                </w:rPrChange>
              </w:rPr>
              <w:t>)</w:t>
            </w:r>
          </w:p>
        </w:tc>
        <w:tc>
          <w:tcPr>
            <w:tcW w:w="1431" w:type="dxa"/>
            <w:hideMark/>
          </w:tcPr>
          <w:p w14:paraId="588FE5CC" w14:textId="77777777" w:rsidR="00FE3AC3" w:rsidRPr="002A2D06" w:rsidRDefault="00FE3AC3" w:rsidP="00920C99">
            <w:pPr>
              <w:spacing w:line="360" w:lineRule="auto"/>
              <w:jc w:val="both"/>
              <w:rPr>
                <w:rFonts w:ascii="Arial" w:hAnsi="Arial" w:cs="Arial"/>
                <w:bCs/>
                <w:sz w:val="18"/>
                <w:szCs w:val="18"/>
                <w:lang w:val="en-US"/>
                <w:rPrChange w:id="465" w:author="S.K. Kaptoge" w:date="2026-01-21T19:56:00Z" w16du:dateUtc="2026-01-21T19:56:00Z">
                  <w:rPr>
                    <w:rFonts w:ascii="Arial" w:hAnsi="Arial" w:cs="Arial"/>
                    <w:bCs/>
                    <w:sz w:val="22"/>
                    <w:szCs w:val="22"/>
                    <w:lang w:val="en-US"/>
                  </w:rPr>
                </w:rPrChange>
              </w:rPr>
            </w:pPr>
            <w:r w:rsidRPr="002A2D06">
              <w:rPr>
                <w:rFonts w:ascii="Arial" w:hAnsi="Arial" w:cs="Arial"/>
                <w:bCs/>
                <w:sz w:val="18"/>
                <w:szCs w:val="18"/>
                <w:lang w:val="en-US"/>
                <w:rPrChange w:id="466" w:author="S.K. Kaptoge" w:date="2026-01-21T19:56:00Z" w16du:dateUtc="2026-01-21T19:56:00Z">
                  <w:rPr>
                    <w:rFonts w:ascii="Arial" w:hAnsi="Arial" w:cs="Arial"/>
                    <w:bCs/>
                    <w:sz w:val="22"/>
                    <w:szCs w:val="22"/>
                    <w:lang w:val="en-US"/>
                  </w:rPr>
                </w:rPrChange>
              </w:rPr>
              <w:t>Outcome</w:t>
            </w:r>
          </w:p>
        </w:tc>
        <w:tc>
          <w:tcPr>
            <w:tcW w:w="1329" w:type="dxa"/>
            <w:hideMark/>
          </w:tcPr>
          <w:p w14:paraId="236FAEC9" w14:textId="77777777" w:rsidR="00FE3AC3" w:rsidRPr="002A2D06" w:rsidRDefault="00FE3AC3" w:rsidP="00920C99">
            <w:pPr>
              <w:spacing w:line="360" w:lineRule="auto"/>
              <w:jc w:val="both"/>
              <w:rPr>
                <w:rFonts w:ascii="Arial" w:hAnsi="Arial" w:cs="Arial"/>
                <w:bCs/>
                <w:sz w:val="18"/>
                <w:szCs w:val="18"/>
                <w:lang w:val="en-US"/>
                <w:rPrChange w:id="467" w:author="S.K. Kaptoge" w:date="2026-01-21T19:56:00Z" w16du:dateUtc="2026-01-21T19:56:00Z">
                  <w:rPr>
                    <w:rFonts w:ascii="Arial" w:hAnsi="Arial" w:cs="Arial"/>
                    <w:bCs/>
                    <w:sz w:val="22"/>
                    <w:szCs w:val="22"/>
                    <w:lang w:val="en-US"/>
                  </w:rPr>
                </w:rPrChange>
              </w:rPr>
            </w:pPr>
            <w:r w:rsidRPr="002A2D06">
              <w:rPr>
                <w:rFonts w:ascii="Arial" w:hAnsi="Arial" w:cs="Arial"/>
                <w:bCs/>
                <w:sz w:val="18"/>
                <w:szCs w:val="18"/>
                <w:lang w:val="en-US"/>
                <w:rPrChange w:id="468" w:author="S.K. Kaptoge" w:date="2026-01-21T19:56:00Z" w16du:dateUtc="2026-01-21T19:56:00Z">
                  <w:rPr>
                    <w:rFonts w:ascii="Arial" w:hAnsi="Arial" w:cs="Arial"/>
                    <w:bCs/>
                    <w:sz w:val="22"/>
                    <w:szCs w:val="22"/>
                    <w:lang w:val="en-US"/>
                  </w:rPr>
                </w:rPrChange>
              </w:rPr>
              <w:t>Binary</w:t>
            </w:r>
          </w:p>
        </w:tc>
        <w:tc>
          <w:tcPr>
            <w:tcW w:w="2040" w:type="dxa"/>
            <w:hideMark/>
          </w:tcPr>
          <w:p w14:paraId="0E91092C" w14:textId="77777777" w:rsidR="00FE3AC3" w:rsidRPr="002A2D06" w:rsidRDefault="00FE3AC3" w:rsidP="00920C99">
            <w:pPr>
              <w:spacing w:line="360" w:lineRule="auto"/>
              <w:jc w:val="both"/>
              <w:rPr>
                <w:rFonts w:ascii="Arial" w:hAnsi="Arial" w:cs="Arial"/>
                <w:bCs/>
                <w:sz w:val="18"/>
                <w:szCs w:val="18"/>
                <w:lang w:val="en-US"/>
                <w:rPrChange w:id="469" w:author="S.K. Kaptoge" w:date="2026-01-21T19:56:00Z" w16du:dateUtc="2026-01-21T19:56:00Z">
                  <w:rPr>
                    <w:rFonts w:ascii="Arial" w:hAnsi="Arial" w:cs="Arial"/>
                    <w:bCs/>
                    <w:sz w:val="22"/>
                    <w:szCs w:val="22"/>
                    <w:lang w:val="en-US"/>
                  </w:rPr>
                </w:rPrChange>
              </w:rPr>
            </w:pPr>
            <w:r w:rsidRPr="002A2D06">
              <w:rPr>
                <w:rFonts w:ascii="Arial" w:hAnsi="Arial" w:cs="Arial"/>
                <w:bCs/>
                <w:sz w:val="18"/>
                <w:szCs w:val="18"/>
                <w:lang w:val="en-US"/>
                <w:rPrChange w:id="470" w:author="S.K. Kaptoge" w:date="2026-01-21T19:56:00Z" w16du:dateUtc="2026-01-21T19:56:00Z">
                  <w:rPr>
                    <w:rFonts w:ascii="Arial" w:hAnsi="Arial" w:cs="Arial"/>
                    <w:bCs/>
                    <w:sz w:val="22"/>
                    <w:szCs w:val="22"/>
                    <w:lang w:val="en-US"/>
                  </w:rPr>
                </w:rPrChange>
              </w:rPr>
              <w:t>Yes / No</w:t>
            </w:r>
          </w:p>
        </w:tc>
      </w:tr>
      <w:tr w:rsidR="00FE3AC3" w:rsidRPr="002A2D06" w14:paraId="67327C4E" w14:textId="77777777" w:rsidTr="004943A3">
        <w:trPr>
          <w:trHeight w:val="870"/>
        </w:trPr>
        <w:tc>
          <w:tcPr>
            <w:tcW w:w="4550" w:type="dxa"/>
            <w:hideMark/>
          </w:tcPr>
          <w:p w14:paraId="0B34B49C" w14:textId="77777777" w:rsidR="00FE3AC3" w:rsidRPr="002A2D06" w:rsidRDefault="00FE3AC3" w:rsidP="00920C99">
            <w:pPr>
              <w:spacing w:line="360" w:lineRule="auto"/>
              <w:jc w:val="both"/>
              <w:rPr>
                <w:rFonts w:ascii="Arial" w:hAnsi="Arial" w:cs="Arial"/>
                <w:bCs/>
                <w:sz w:val="18"/>
                <w:szCs w:val="18"/>
                <w:lang w:val="en-US"/>
                <w:rPrChange w:id="471" w:author="S.K. Kaptoge" w:date="2026-01-21T19:56:00Z" w16du:dateUtc="2026-01-21T19:56:00Z">
                  <w:rPr>
                    <w:rFonts w:ascii="Arial" w:hAnsi="Arial" w:cs="Arial"/>
                    <w:bCs/>
                    <w:sz w:val="22"/>
                    <w:szCs w:val="22"/>
                    <w:lang w:val="en-US"/>
                  </w:rPr>
                </w:rPrChange>
              </w:rPr>
            </w:pPr>
            <w:r w:rsidRPr="002A2D06">
              <w:rPr>
                <w:rFonts w:ascii="Arial" w:hAnsi="Arial" w:cs="Arial"/>
                <w:bCs/>
                <w:sz w:val="18"/>
                <w:szCs w:val="18"/>
                <w:lang w:val="en-US"/>
                <w:rPrChange w:id="472" w:author="S.K. Kaptoge" w:date="2026-01-21T19:56:00Z" w16du:dateUtc="2026-01-21T19:56:00Z">
                  <w:rPr>
                    <w:rFonts w:ascii="Arial" w:hAnsi="Arial" w:cs="Arial"/>
                    <w:bCs/>
                    <w:sz w:val="22"/>
                    <w:szCs w:val="22"/>
                    <w:lang w:val="en-US"/>
                  </w:rPr>
                </w:rPrChange>
              </w:rPr>
              <w:t>Age at hypertension diagnosis (</w:t>
            </w:r>
            <w:proofErr w:type="spellStart"/>
            <w:r w:rsidRPr="002A2D06">
              <w:rPr>
                <w:rFonts w:ascii="Arial" w:hAnsi="Arial" w:cs="Arial"/>
                <w:bCs/>
                <w:sz w:val="18"/>
                <w:szCs w:val="18"/>
                <w:lang w:val="en-US"/>
                <w:rPrChange w:id="473" w:author="S.K. Kaptoge" w:date="2026-01-21T19:56:00Z" w16du:dateUtc="2026-01-21T19:56:00Z">
                  <w:rPr>
                    <w:rFonts w:ascii="Arial" w:hAnsi="Arial" w:cs="Arial"/>
                    <w:bCs/>
                    <w:sz w:val="22"/>
                    <w:szCs w:val="22"/>
                    <w:lang w:val="en-US"/>
                  </w:rPr>
                </w:rPrChange>
              </w:rPr>
              <w:t>hxhypage</w:t>
            </w:r>
            <w:proofErr w:type="spellEnd"/>
            <w:r w:rsidRPr="002A2D06">
              <w:rPr>
                <w:rFonts w:ascii="Arial" w:hAnsi="Arial" w:cs="Arial"/>
                <w:bCs/>
                <w:sz w:val="18"/>
                <w:szCs w:val="18"/>
                <w:lang w:val="en-US"/>
                <w:rPrChange w:id="474" w:author="S.K. Kaptoge" w:date="2026-01-21T19:56:00Z" w16du:dateUtc="2026-01-21T19:56:00Z">
                  <w:rPr>
                    <w:rFonts w:ascii="Arial" w:hAnsi="Arial" w:cs="Arial"/>
                    <w:bCs/>
                    <w:sz w:val="22"/>
                    <w:szCs w:val="22"/>
                    <w:lang w:val="en-US"/>
                  </w:rPr>
                </w:rPrChange>
              </w:rPr>
              <w:t>)</w:t>
            </w:r>
          </w:p>
        </w:tc>
        <w:tc>
          <w:tcPr>
            <w:tcW w:w="1431" w:type="dxa"/>
            <w:hideMark/>
          </w:tcPr>
          <w:p w14:paraId="0001700F" w14:textId="77777777" w:rsidR="00FE3AC3" w:rsidRPr="002A2D06" w:rsidRDefault="00FE3AC3" w:rsidP="00920C99">
            <w:pPr>
              <w:spacing w:line="360" w:lineRule="auto"/>
              <w:jc w:val="both"/>
              <w:rPr>
                <w:rFonts w:ascii="Arial" w:hAnsi="Arial" w:cs="Arial"/>
                <w:bCs/>
                <w:sz w:val="18"/>
                <w:szCs w:val="18"/>
                <w:lang w:val="en-US"/>
                <w:rPrChange w:id="475" w:author="S.K. Kaptoge" w:date="2026-01-21T19:56:00Z" w16du:dateUtc="2026-01-21T19:56:00Z">
                  <w:rPr>
                    <w:rFonts w:ascii="Arial" w:hAnsi="Arial" w:cs="Arial"/>
                    <w:bCs/>
                    <w:sz w:val="22"/>
                    <w:szCs w:val="22"/>
                    <w:lang w:val="en-US"/>
                  </w:rPr>
                </w:rPrChange>
              </w:rPr>
            </w:pPr>
            <w:r w:rsidRPr="002A2D06">
              <w:rPr>
                <w:rFonts w:ascii="Arial" w:hAnsi="Arial" w:cs="Arial"/>
                <w:bCs/>
                <w:sz w:val="18"/>
                <w:szCs w:val="18"/>
                <w:lang w:val="en-US"/>
                <w:rPrChange w:id="476" w:author="S.K. Kaptoge" w:date="2026-01-21T19:56:00Z" w16du:dateUtc="2026-01-21T19:56:00Z">
                  <w:rPr>
                    <w:rFonts w:ascii="Arial" w:hAnsi="Arial" w:cs="Arial"/>
                    <w:bCs/>
                    <w:sz w:val="22"/>
                    <w:szCs w:val="22"/>
                    <w:lang w:val="en-US"/>
                  </w:rPr>
                </w:rPrChange>
              </w:rPr>
              <w:t>Outcome</w:t>
            </w:r>
          </w:p>
        </w:tc>
        <w:tc>
          <w:tcPr>
            <w:tcW w:w="1329" w:type="dxa"/>
            <w:hideMark/>
          </w:tcPr>
          <w:p w14:paraId="5234A971" w14:textId="77777777" w:rsidR="00FE3AC3" w:rsidRPr="002A2D06" w:rsidRDefault="00FE3AC3" w:rsidP="00920C99">
            <w:pPr>
              <w:spacing w:line="360" w:lineRule="auto"/>
              <w:jc w:val="both"/>
              <w:rPr>
                <w:rFonts w:ascii="Arial" w:hAnsi="Arial" w:cs="Arial"/>
                <w:bCs/>
                <w:sz w:val="18"/>
                <w:szCs w:val="18"/>
                <w:lang w:val="en-US"/>
                <w:rPrChange w:id="477" w:author="S.K. Kaptoge" w:date="2026-01-21T19:56:00Z" w16du:dateUtc="2026-01-21T19:56:00Z">
                  <w:rPr>
                    <w:rFonts w:ascii="Arial" w:hAnsi="Arial" w:cs="Arial"/>
                    <w:bCs/>
                    <w:sz w:val="22"/>
                    <w:szCs w:val="22"/>
                    <w:lang w:val="en-US"/>
                  </w:rPr>
                </w:rPrChange>
              </w:rPr>
            </w:pPr>
            <w:r w:rsidRPr="002A2D06">
              <w:rPr>
                <w:rFonts w:ascii="Arial" w:hAnsi="Arial" w:cs="Arial"/>
                <w:bCs/>
                <w:sz w:val="18"/>
                <w:szCs w:val="18"/>
                <w:lang w:val="en-US"/>
                <w:rPrChange w:id="478" w:author="S.K. Kaptoge" w:date="2026-01-21T19:56:00Z" w16du:dateUtc="2026-01-21T19:56:00Z">
                  <w:rPr>
                    <w:rFonts w:ascii="Arial" w:hAnsi="Arial" w:cs="Arial"/>
                    <w:bCs/>
                    <w:sz w:val="22"/>
                    <w:szCs w:val="22"/>
                    <w:lang w:val="en-US"/>
                  </w:rPr>
                </w:rPrChange>
              </w:rPr>
              <w:t>Continuous / Categorical</w:t>
            </w:r>
          </w:p>
        </w:tc>
        <w:tc>
          <w:tcPr>
            <w:tcW w:w="2040" w:type="dxa"/>
            <w:hideMark/>
          </w:tcPr>
          <w:p w14:paraId="49554485" w14:textId="77777777" w:rsidR="00FE3AC3" w:rsidRPr="002A2D06" w:rsidRDefault="00FE3AC3" w:rsidP="00920C99">
            <w:pPr>
              <w:spacing w:line="360" w:lineRule="auto"/>
              <w:jc w:val="both"/>
              <w:rPr>
                <w:rFonts w:ascii="Arial" w:hAnsi="Arial" w:cs="Arial"/>
                <w:bCs/>
                <w:sz w:val="18"/>
                <w:szCs w:val="18"/>
                <w:lang w:val="en-US"/>
                <w:rPrChange w:id="479" w:author="S.K. Kaptoge" w:date="2026-01-21T19:56:00Z" w16du:dateUtc="2026-01-21T19:56:00Z">
                  <w:rPr>
                    <w:rFonts w:ascii="Arial" w:hAnsi="Arial" w:cs="Arial"/>
                    <w:bCs/>
                    <w:sz w:val="22"/>
                    <w:szCs w:val="22"/>
                    <w:lang w:val="en-US"/>
                  </w:rPr>
                </w:rPrChange>
              </w:rPr>
            </w:pPr>
            <w:r w:rsidRPr="002A2D06">
              <w:rPr>
                <w:rFonts w:ascii="Arial" w:hAnsi="Arial" w:cs="Arial"/>
                <w:bCs/>
                <w:sz w:val="18"/>
                <w:szCs w:val="18"/>
                <w:lang w:val="en-US"/>
                <w:rPrChange w:id="480" w:author="S.K. Kaptoge" w:date="2026-01-21T19:56:00Z" w16du:dateUtc="2026-01-21T19:56:00Z">
                  <w:rPr>
                    <w:rFonts w:ascii="Arial" w:hAnsi="Arial" w:cs="Arial"/>
                    <w:bCs/>
                    <w:sz w:val="22"/>
                    <w:szCs w:val="22"/>
                    <w:lang w:val="en-US"/>
                  </w:rPr>
                </w:rPrChange>
              </w:rPr>
              <w:t>&lt;40 vs ≥40</w:t>
            </w:r>
          </w:p>
        </w:tc>
      </w:tr>
      <w:tr w:rsidR="00FE3AC3" w:rsidRPr="002A2D06" w14:paraId="3A5BC120" w14:textId="77777777" w:rsidTr="004943A3">
        <w:trPr>
          <w:trHeight w:val="290"/>
        </w:trPr>
        <w:tc>
          <w:tcPr>
            <w:tcW w:w="4550" w:type="dxa"/>
            <w:hideMark/>
          </w:tcPr>
          <w:p w14:paraId="1B932877" w14:textId="77777777" w:rsidR="00FE3AC3" w:rsidRPr="002A2D06" w:rsidRDefault="00FE3AC3" w:rsidP="00920C99">
            <w:pPr>
              <w:spacing w:line="360" w:lineRule="auto"/>
              <w:jc w:val="both"/>
              <w:rPr>
                <w:rFonts w:ascii="Arial" w:hAnsi="Arial" w:cs="Arial"/>
                <w:bCs/>
                <w:sz w:val="18"/>
                <w:szCs w:val="18"/>
                <w:lang w:val="en-US"/>
                <w:rPrChange w:id="481" w:author="S.K. Kaptoge" w:date="2026-01-21T19:56:00Z" w16du:dateUtc="2026-01-21T19:56:00Z">
                  <w:rPr>
                    <w:rFonts w:ascii="Arial" w:hAnsi="Arial" w:cs="Arial"/>
                    <w:bCs/>
                    <w:sz w:val="22"/>
                    <w:szCs w:val="22"/>
                    <w:lang w:val="en-US"/>
                  </w:rPr>
                </w:rPrChange>
              </w:rPr>
            </w:pPr>
            <w:r w:rsidRPr="002A2D06">
              <w:rPr>
                <w:rFonts w:ascii="Arial" w:hAnsi="Arial" w:cs="Arial"/>
                <w:bCs/>
                <w:sz w:val="18"/>
                <w:szCs w:val="18"/>
                <w:lang w:val="en-US"/>
                <w:rPrChange w:id="482" w:author="S.K. Kaptoge" w:date="2026-01-21T19:56:00Z" w16du:dateUtc="2026-01-21T19:56:00Z">
                  <w:rPr>
                    <w:rFonts w:ascii="Arial" w:hAnsi="Arial" w:cs="Arial"/>
                    <w:bCs/>
                    <w:sz w:val="22"/>
                    <w:szCs w:val="22"/>
                    <w:lang w:val="en-US"/>
                  </w:rPr>
                </w:rPrChange>
              </w:rPr>
              <w:t>Cardiovascular disease (</w:t>
            </w:r>
            <w:proofErr w:type="spellStart"/>
            <w:r w:rsidRPr="002A2D06">
              <w:rPr>
                <w:rFonts w:ascii="Arial" w:hAnsi="Arial" w:cs="Arial"/>
                <w:bCs/>
                <w:sz w:val="18"/>
                <w:szCs w:val="18"/>
                <w:lang w:val="en-US"/>
                <w:rPrChange w:id="483" w:author="S.K. Kaptoge" w:date="2026-01-21T19:56:00Z" w16du:dateUtc="2026-01-21T19:56:00Z">
                  <w:rPr>
                    <w:rFonts w:ascii="Arial" w:hAnsi="Arial" w:cs="Arial"/>
                    <w:bCs/>
                    <w:sz w:val="22"/>
                    <w:szCs w:val="22"/>
                    <w:lang w:val="en-US"/>
                  </w:rPr>
                </w:rPrChange>
              </w:rPr>
              <w:t>hxcvd</w:t>
            </w:r>
            <w:proofErr w:type="spellEnd"/>
            <w:r w:rsidRPr="002A2D06">
              <w:rPr>
                <w:rFonts w:ascii="Arial" w:hAnsi="Arial" w:cs="Arial"/>
                <w:bCs/>
                <w:sz w:val="18"/>
                <w:szCs w:val="18"/>
                <w:lang w:val="en-US"/>
                <w:rPrChange w:id="484" w:author="S.K. Kaptoge" w:date="2026-01-21T19:56:00Z" w16du:dateUtc="2026-01-21T19:56:00Z">
                  <w:rPr>
                    <w:rFonts w:ascii="Arial" w:hAnsi="Arial" w:cs="Arial"/>
                    <w:bCs/>
                    <w:sz w:val="22"/>
                    <w:szCs w:val="22"/>
                    <w:lang w:val="en-US"/>
                  </w:rPr>
                </w:rPrChange>
              </w:rPr>
              <w:t>)</w:t>
            </w:r>
          </w:p>
        </w:tc>
        <w:tc>
          <w:tcPr>
            <w:tcW w:w="1431" w:type="dxa"/>
            <w:hideMark/>
          </w:tcPr>
          <w:p w14:paraId="77840E88" w14:textId="77777777" w:rsidR="00FE3AC3" w:rsidRPr="002A2D06" w:rsidRDefault="00FE3AC3" w:rsidP="00920C99">
            <w:pPr>
              <w:spacing w:line="360" w:lineRule="auto"/>
              <w:jc w:val="both"/>
              <w:rPr>
                <w:rFonts w:ascii="Arial" w:hAnsi="Arial" w:cs="Arial"/>
                <w:bCs/>
                <w:sz w:val="18"/>
                <w:szCs w:val="18"/>
                <w:lang w:val="en-US"/>
                <w:rPrChange w:id="485" w:author="S.K. Kaptoge" w:date="2026-01-21T19:56:00Z" w16du:dateUtc="2026-01-21T19:56:00Z">
                  <w:rPr>
                    <w:rFonts w:ascii="Arial" w:hAnsi="Arial" w:cs="Arial"/>
                    <w:bCs/>
                    <w:sz w:val="22"/>
                    <w:szCs w:val="22"/>
                    <w:lang w:val="en-US"/>
                  </w:rPr>
                </w:rPrChange>
              </w:rPr>
            </w:pPr>
            <w:r w:rsidRPr="002A2D06">
              <w:rPr>
                <w:rFonts w:ascii="Arial" w:hAnsi="Arial" w:cs="Arial"/>
                <w:bCs/>
                <w:sz w:val="18"/>
                <w:szCs w:val="18"/>
                <w:lang w:val="en-US"/>
                <w:rPrChange w:id="486" w:author="S.K. Kaptoge" w:date="2026-01-21T19:56:00Z" w16du:dateUtc="2026-01-21T19:56:00Z">
                  <w:rPr>
                    <w:rFonts w:ascii="Arial" w:hAnsi="Arial" w:cs="Arial"/>
                    <w:bCs/>
                    <w:sz w:val="22"/>
                    <w:szCs w:val="22"/>
                    <w:lang w:val="en-US"/>
                  </w:rPr>
                </w:rPrChange>
              </w:rPr>
              <w:t>Outcome</w:t>
            </w:r>
          </w:p>
        </w:tc>
        <w:tc>
          <w:tcPr>
            <w:tcW w:w="1329" w:type="dxa"/>
            <w:hideMark/>
          </w:tcPr>
          <w:p w14:paraId="202E652E" w14:textId="77777777" w:rsidR="00FE3AC3" w:rsidRPr="002A2D06" w:rsidRDefault="00FE3AC3" w:rsidP="00920C99">
            <w:pPr>
              <w:spacing w:line="360" w:lineRule="auto"/>
              <w:jc w:val="both"/>
              <w:rPr>
                <w:rFonts w:ascii="Arial" w:hAnsi="Arial" w:cs="Arial"/>
                <w:bCs/>
                <w:sz w:val="18"/>
                <w:szCs w:val="18"/>
                <w:lang w:val="en-US"/>
                <w:rPrChange w:id="487" w:author="S.K. Kaptoge" w:date="2026-01-21T19:56:00Z" w16du:dateUtc="2026-01-21T19:56:00Z">
                  <w:rPr>
                    <w:rFonts w:ascii="Arial" w:hAnsi="Arial" w:cs="Arial"/>
                    <w:bCs/>
                    <w:sz w:val="22"/>
                    <w:szCs w:val="22"/>
                    <w:lang w:val="en-US"/>
                  </w:rPr>
                </w:rPrChange>
              </w:rPr>
            </w:pPr>
            <w:r w:rsidRPr="002A2D06">
              <w:rPr>
                <w:rFonts w:ascii="Arial" w:hAnsi="Arial" w:cs="Arial"/>
                <w:bCs/>
                <w:sz w:val="18"/>
                <w:szCs w:val="18"/>
                <w:lang w:val="en-US"/>
                <w:rPrChange w:id="488" w:author="S.K. Kaptoge" w:date="2026-01-21T19:56:00Z" w16du:dateUtc="2026-01-21T19:56:00Z">
                  <w:rPr>
                    <w:rFonts w:ascii="Arial" w:hAnsi="Arial" w:cs="Arial"/>
                    <w:bCs/>
                    <w:sz w:val="22"/>
                    <w:szCs w:val="22"/>
                    <w:lang w:val="en-US"/>
                  </w:rPr>
                </w:rPrChange>
              </w:rPr>
              <w:t>Binary</w:t>
            </w:r>
          </w:p>
        </w:tc>
        <w:tc>
          <w:tcPr>
            <w:tcW w:w="2040" w:type="dxa"/>
            <w:hideMark/>
          </w:tcPr>
          <w:p w14:paraId="2EEC4D3C" w14:textId="77777777" w:rsidR="00FE3AC3" w:rsidRPr="002A2D06" w:rsidRDefault="00FE3AC3" w:rsidP="00920C99">
            <w:pPr>
              <w:spacing w:line="360" w:lineRule="auto"/>
              <w:jc w:val="both"/>
              <w:rPr>
                <w:rFonts w:ascii="Arial" w:hAnsi="Arial" w:cs="Arial"/>
                <w:bCs/>
                <w:sz w:val="18"/>
                <w:szCs w:val="18"/>
                <w:lang w:val="en-US"/>
                <w:rPrChange w:id="489" w:author="S.K. Kaptoge" w:date="2026-01-21T19:56:00Z" w16du:dateUtc="2026-01-21T19:56:00Z">
                  <w:rPr>
                    <w:rFonts w:ascii="Arial" w:hAnsi="Arial" w:cs="Arial"/>
                    <w:bCs/>
                    <w:sz w:val="22"/>
                    <w:szCs w:val="22"/>
                    <w:lang w:val="en-US"/>
                  </w:rPr>
                </w:rPrChange>
              </w:rPr>
            </w:pPr>
            <w:r w:rsidRPr="002A2D06">
              <w:rPr>
                <w:rFonts w:ascii="Arial" w:hAnsi="Arial" w:cs="Arial"/>
                <w:bCs/>
                <w:sz w:val="18"/>
                <w:szCs w:val="18"/>
                <w:lang w:val="en-US"/>
                <w:rPrChange w:id="490" w:author="S.K. Kaptoge" w:date="2026-01-21T19:56:00Z" w16du:dateUtc="2026-01-21T19:56:00Z">
                  <w:rPr>
                    <w:rFonts w:ascii="Arial" w:hAnsi="Arial" w:cs="Arial"/>
                    <w:bCs/>
                    <w:sz w:val="22"/>
                    <w:szCs w:val="22"/>
                    <w:lang w:val="en-US"/>
                  </w:rPr>
                </w:rPrChange>
              </w:rPr>
              <w:t>Yes / No</w:t>
            </w:r>
          </w:p>
        </w:tc>
      </w:tr>
      <w:tr w:rsidR="00FE3AC3" w:rsidRPr="002A2D06" w14:paraId="7EA967B1" w14:textId="77777777" w:rsidTr="004943A3">
        <w:trPr>
          <w:trHeight w:val="290"/>
        </w:trPr>
        <w:tc>
          <w:tcPr>
            <w:tcW w:w="4550" w:type="dxa"/>
            <w:hideMark/>
          </w:tcPr>
          <w:p w14:paraId="1F192ED5" w14:textId="77777777" w:rsidR="00FE3AC3" w:rsidRPr="002A2D06" w:rsidRDefault="00FE3AC3" w:rsidP="00920C99">
            <w:pPr>
              <w:spacing w:line="360" w:lineRule="auto"/>
              <w:jc w:val="both"/>
              <w:rPr>
                <w:rFonts w:ascii="Arial" w:hAnsi="Arial" w:cs="Arial"/>
                <w:bCs/>
                <w:sz w:val="18"/>
                <w:szCs w:val="18"/>
                <w:lang w:val="en-US"/>
                <w:rPrChange w:id="491" w:author="S.K. Kaptoge" w:date="2026-01-21T19:56:00Z" w16du:dateUtc="2026-01-21T19:56:00Z">
                  <w:rPr>
                    <w:rFonts w:ascii="Arial" w:hAnsi="Arial" w:cs="Arial"/>
                    <w:bCs/>
                    <w:sz w:val="22"/>
                    <w:szCs w:val="22"/>
                    <w:lang w:val="en-US"/>
                  </w:rPr>
                </w:rPrChange>
              </w:rPr>
            </w:pPr>
            <w:r w:rsidRPr="002A2D06">
              <w:rPr>
                <w:rFonts w:ascii="Arial" w:hAnsi="Arial" w:cs="Arial"/>
                <w:bCs/>
                <w:sz w:val="18"/>
                <w:szCs w:val="18"/>
                <w:lang w:val="en-US"/>
                <w:rPrChange w:id="492" w:author="S.K. Kaptoge" w:date="2026-01-21T19:56:00Z" w16du:dateUtc="2026-01-21T19:56:00Z">
                  <w:rPr>
                    <w:rFonts w:ascii="Arial" w:hAnsi="Arial" w:cs="Arial"/>
                    <w:bCs/>
                    <w:sz w:val="22"/>
                    <w:szCs w:val="22"/>
                    <w:lang w:val="en-US"/>
                  </w:rPr>
                </w:rPrChange>
              </w:rPr>
              <w:t>Multimorbidity (≥2 conditions)</w:t>
            </w:r>
          </w:p>
        </w:tc>
        <w:tc>
          <w:tcPr>
            <w:tcW w:w="1431" w:type="dxa"/>
            <w:hideMark/>
          </w:tcPr>
          <w:p w14:paraId="24266AF6" w14:textId="77777777" w:rsidR="00FE3AC3" w:rsidRPr="002A2D06" w:rsidRDefault="00FE3AC3" w:rsidP="00920C99">
            <w:pPr>
              <w:spacing w:line="360" w:lineRule="auto"/>
              <w:jc w:val="both"/>
              <w:rPr>
                <w:rFonts w:ascii="Arial" w:hAnsi="Arial" w:cs="Arial"/>
                <w:bCs/>
                <w:sz w:val="18"/>
                <w:szCs w:val="18"/>
                <w:lang w:val="en-US"/>
                <w:rPrChange w:id="493" w:author="S.K. Kaptoge" w:date="2026-01-21T19:56:00Z" w16du:dateUtc="2026-01-21T19:56:00Z">
                  <w:rPr>
                    <w:rFonts w:ascii="Arial" w:hAnsi="Arial" w:cs="Arial"/>
                    <w:bCs/>
                    <w:sz w:val="22"/>
                    <w:szCs w:val="22"/>
                    <w:lang w:val="en-US"/>
                  </w:rPr>
                </w:rPrChange>
              </w:rPr>
            </w:pPr>
            <w:r w:rsidRPr="002A2D06">
              <w:rPr>
                <w:rFonts w:ascii="Arial" w:hAnsi="Arial" w:cs="Arial"/>
                <w:bCs/>
                <w:sz w:val="18"/>
                <w:szCs w:val="18"/>
                <w:lang w:val="en-US"/>
                <w:rPrChange w:id="494" w:author="S.K. Kaptoge" w:date="2026-01-21T19:56:00Z" w16du:dateUtc="2026-01-21T19:56:00Z">
                  <w:rPr>
                    <w:rFonts w:ascii="Arial" w:hAnsi="Arial" w:cs="Arial"/>
                    <w:bCs/>
                    <w:sz w:val="22"/>
                    <w:szCs w:val="22"/>
                    <w:lang w:val="en-US"/>
                  </w:rPr>
                </w:rPrChange>
              </w:rPr>
              <w:t>Outcome</w:t>
            </w:r>
          </w:p>
        </w:tc>
        <w:tc>
          <w:tcPr>
            <w:tcW w:w="1329" w:type="dxa"/>
            <w:hideMark/>
          </w:tcPr>
          <w:p w14:paraId="70E22114" w14:textId="77777777" w:rsidR="00FE3AC3" w:rsidRPr="002A2D06" w:rsidRDefault="00FE3AC3" w:rsidP="00920C99">
            <w:pPr>
              <w:spacing w:line="360" w:lineRule="auto"/>
              <w:jc w:val="both"/>
              <w:rPr>
                <w:rFonts w:ascii="Arial" w:hAnsi="Arial" w:cs="Arial"/>
                <w:bCs/>
                <w:sz w:val="18"/>
                <w:szCs w:val="18"/>
                <w:lang w:val="en-US"/>
                <w:rPrChange w:id="495" w:author="S.K. Kaptoge" w:date="2026-01-21T19:56:00Z" w16du:dateUtc="2026-01-21T19:56:00Z">
                  <w:rPr>
                    <w:rFonts w:ascii="Arial" w:hAnsi="Arial" w:cs="Arial"/>
                    <w:bCs/>
                    <w:sz w:val="22"/>
                    <w:szCs w:val="22"/>
                    <w:lang w:val="en-US"/>
                  </w:rPr>
                </w:rPrChange>
              </w:rPr>
            </w:pPr>
            <w:r w:rsidRPr="002A2D06">
              <w:rPr>
                <w:rFonts w:ascii="Arial" w:hAnsi="Arial" w:cs="Arial"/>
                <w:bCs/>
                <w:sz w:val="18"/>
                <w:szCs w:val="18"/>
                <w:lang w:val="en-US"/>
                <w:rPrChange w:id="496" w:author="S.K. Kaptoge" w:date="2026-01-21T19:56:00Z" w16du:dateUtc="2026-01-21T19:56:00Z">
                  <w:rPr>
                    <w:rFonts w:ascii="Arial" w:hAnsi="Arial" w:cs="Arial"/>
                    <w:bCs/>
                    <w:sz w:val="22"/>
                    <w:szCs w:val="22"/>
                    <w:lang w:val="en-US"/>
                  </w:rPr>
                </w:rPrChange>
              </w:rPr>
              <w:t>Categorical</w:t>
            </w:r>
          </w:p>
        </w:tc>
        <w:tc>
          <w:tcPr>
            <w:tcW w:w="2040" w:type="dxa"/>
            <w:hideMark/>
          </w:tcPr>
          <w:p w14:paraId="2E1BE192" w14:textId="77777777" w:rsidR="00FE3AC3" w:rsidRPr="002A2D06" w:rsidRDefault="00FE3AC3" w:rsidP="00920C99">
            <w:pPr>
              <w:spacing w:line="360" w:lineRule="auto"/>
              <w:jc w:val="both"/>
              <w:rPr>
                <w:rFonts w:ascii="Arial" w:hAnsi="Arial" w:cs="Arial"/>
                <w:bCs/>
                <w:sz w:val="18"/>
                <w:szCs w:val="18"/>
                <w:lang w:val="en-US"/>
                <w:rPrChange w:id="497" w:author="S.K. Kaptoge" w:date="2026-01-21T19:56:00Z" w16du:dateUtc="2026-01-21T19:56:00Z">
                  <w:rPr>
                    <w:rFonts w:ascii="Arial" w:hAnsi="Arial" w:cs="Arial"/>
                    <w:bCs/>
                    <w:sz w:val="22"/>
                    <w:szCs w:val="22"/>
                    <w:lang w:val="en-US"/>
                  </w:rPr>
                </w:rPrChange>
              </w:rPr>
            </w:pPr>
            <w:r w:rsidRPr="002A2D06">
              <w:rPr>
                <w:rFonts w:ascii="Arial" w:hAnsi="Arial" w:cs="Arial"/>
                <w:bCs/>
                <w:sz w:val="18"/>
                <w:szCs w:val="18"/>
                <w:lang w:val="en-US"/>
                <w:rPrChange w:id="498" w:author="S.K. Kaptoge" w:date="2026-01-21T19:56:00Z" w16du:dateUtc="2026-01-21T19:56:00Z">
                  <w:rPr>
                    <w:rFonts w:ascii="Arial" w:hAnsi="Arial" w:cs="Arial"/>
                    <w:bCs/>
                    <w:sz w:val="22"/>
                    <w:szCs w:val="22"/>
                    <w:lang w:val="en-US"/>
                  </w:rPr>
                </w:rPrChange>
              </w:rPr>
              <w:t>0(&lt;2) / 1(≥2)</w:t>
            </w:r>
          </w:p>
        </w:tc>
      </w:tr>
      <w:tr w:rsidR="00FE3AC3" w:rsidRPr="002A2D06" w14:paraId="208758EC" w14:textId="77777777" w:rsidTr="004943A3">
        <w:trPr>
          <w:trHeight w:val="580"/>
        </w:trPr>
        <w:tc>
          <w:tcPr>
            <w:tcW w:w="4550" w:type="dxa"/>
            <w:hideMark/>
          </w:tcPr>
          <w:p w14:paraId="43FBE058" w14:textId="77777777" w:rsidR="00FE3AC3" w:rsidRPr="002A2D06" w:rsidRDefault="00FE3AC3" w:rsidP="00920C99">
            <w:pPr>
              <w:spacing w:line="360" w:lineRule="auto"/>
              <w:jc w:val="both"/>
              <w:rPr>
                <w:rFonts w:ascii="Arial" w:hAnsi="Arial" w:cs="Arial"/>
                <w:bCs/>
                <w:sz w:val="18"/>
                <w:szCs w:val="18"/>
                <w:lang w:val="en-US"/>
                <w:rPrChange w:id="499" w:author="S.K. Kaptoge" w:date="2026-01-21T19:56:00Z" w16du:dateUtc="2026-01-21T19:56:00Z">
                  <w:rPr>
                    <w:rFonts w:ascii="Arial" w:hAnsi="Arial" w:cs="Arial"/>
                    <w:bCs/>
                    <w:sz w:val="22"/>
                    <w:szCs w:val="22"/>
                    <w:lang w:val="en-US"/>
                  </w:rPr>
                </w:rPrChange>
              </w:rPr>
            </w:pPr>
            <w:r w:rsidRPr="002A2D06">
              <w:rPr>
                <w:rFonts w:ascii="Arial" w:hAnsi="Arial" w:cs="Arial"/>
                <w:bCs/>
                <w:sz w:val="18"/>
                <w:szCs w:val="18"/>
                <w:lang w:val="en-US"/>
                <w:rPrChange w:id="500" w:author="S.K. Kaptoge" w:date="2026-01-21T19:56:00Z" w16du:dateUtc="2026-01-21T19:56:00Z">
                  <w:rPr>
                    <w:rFonts w:ascii="Arial" w:hAnsi="Arial" w:cs="Arial"/>
                    <w:bCs/>
                    <w:sz w:val="22"/>
                    <w:szCs w:val="22"/>
                    <w:lang w:val="en-US"/>
                  </w:rPr>
                </w:rPrChange>
              </w:rPr>
              <w:t>Incident diabetes (ep1_diab2)</w:t>
            </w:r>
          </w:p>
        </w:tc>
        <w:tc>
          <w:tcPr>
            <w:tcW w:w="1431" w:type="dxa"/>
            <w:hideMark/>
          </w:tcPr>
          <w:p w14:paraId="30DA714D" w14:textId="77777777" w:rsidR="00FE3AC3" w:rsidRPr="002A2D06" w:rsidRDefault="00FE3AC3" w:rsidP="00920C99">
            <w:pPr>
              <w:spacing w:line="360" w:lineRule="auto"/>
              <w:jc w:val="both"/>
              <w:rPr>
                <w:rFonts w:ascii="Arial" w:hAnsi="Arial" w:cs="Arial"/>
                <w:bCs/>
                <w:sz w:val="18"/>
                <w:szCs w:val="18"/>
                <w:lang w:val="en-US"/>
                <w:rPrChange w:id="501" w:author="S.K. Kaptoge" w:date="2026-01-21T19:56:00Z" w16du:dateUtc="2026-01-21T19:56:00Z">
                  <w:rPr>
                    <w:rFonts w:ascii="Arial" w:hAnsi="Arial" w:cs="Arial"/>
                    <w:bCs/>
                    <w:sz w:val="22"/>
                    <w:szCs w:val="22"/>
                    <w:lang w:val="en-US"/>
                  </w:rPr>
                </w:rPrChange>
              </w:rPr>
            </w:pPr>
            <w:r w:rsidRPr="002A2D06">
              <w:rPr>
                <w:rFonts w:ascii="Arial" w:hAnsi="Arial" w:cs="Arial"/>
                <w:bCs/>
                <w:sz w:val="18"/>
                <w:szCs w:val="18"/>
                <w:lang w:val="en-US"/>
                <w:rPrChange w:id="502" w:author="S.K. Kaptoge" w:date="2026-01-21T19:56:00Z" w16du:dateUtc="2026-01-21T19:56:00Z">
                  <w:rPr>
                    <w:rFonts w:ascii="Arial" w:hAnsi="Arial" w:cs="Arial"/>
                    <w:bCs/>
                    <w:sz w:val="22"/>
                    <w:szCs w:val="22"/>
                    <w:lang w:val="en-US"/>
                  </w:rPr>
                </w:rPrChange>
              </w:rPr>
              <w:t>Outcome</w:t>
            </w:r>
          </w:p>
        </w:tc>
        <w:tc>
          <w:tcPr>
            <w:tcW w:w="1329" w:type="dxa"/>
            <w:hideMark/>
          </w:tcPr>
          <w:p w14:paraId="47396EF0" w14:textId="77777777" w:rsidR="00FE3AC3" w:rsidRPr="002A2D06" w:rsidRDefault="00FE3AC3" w:rsidP="00920C99">
            <w:pPr>
              <w:spacing w:line="360" w:lineRule="auto"/>
              <w:jc w:val="both"/>
              <w:rPr>
                <w:rFonts w:ascii="Arial" w:hAnsi="Arial" w:cs="Arial"/>
                <w:bCs/>
                <w:sz w:val="18"/>
                <w:szCs w:val="18"/>
                <w:lang w:val="en-US"/>
                <w:rPrChange w:id="503" w:author="S.K. Kaptoge" w:date="2026-01-21T19:56:00Z" w16du:dateUtc="2026-01-21T19:56:00Z">
                  <w:rPr>
                    <w:rFonts w:ascii="Arial" w:hAnsi="Arial" w:cs="Arial"/>
                    <w:bCs/>
                    <w:sz w:val="22"/>
                    <w:szCs w:val="22"/>
                    <w:lang w:val="en-US"/>
                  </w:rPr>
                </w:rPrChange>
              </w:rPr>
            </w:pPr>
            <w:r w:rsidRPr="002A2D06">
              <w:rPr>
                <w:rFonts w:ascii="Arial" w:hAnsi="Arial" w:cs="Arial"/>
                <w:bCs/>
                <w:sz w:val="18"/>
                <w:szCs w:val="18"/>
                <w:lang w:val="en-US"/>
                <w:rPrChange w:id="504" w:author="S.K. Kaptoge" w:date="2026-01-21T19:56:00Z" w16du:dateUtc="2026-01-21T19:56:00Z">
                  <w:rPr>
                    <w:rFonts w:ascii="Arial" w:hAnsi="Arial" w:cs="Arial"/>
                    <w:bCs/>
                    <w:sz w:val="22"/>
                    <w:szCs w:val="22"/>
                    <w:lang w:val="en-US"/>
                  </w:rPr>
                </w:rPrChange>
              </w:rPr>
              <w:t>Binary (time-to-event)</w:t>
            </w:r>
          </w:p>
        </w:tc>
        <w:tc>
          <w:tcPr>
            <w:tcW w:w="2040" w:type="dxa"/>
            <w:hideMark/>
          </w:tcPr>
          <w:p w14:paraId="0161D079" w14:textId="77777777" w:rsidR="00FE3AC3" w:rsidRPr="002A2D06" w:rsidRDefault="00FE3AC3" w:rsidP="00920C99">
            <w:pPr>
              <w:spacing w:line="360" w:lineRule="auto"/>
              <w:jc w:val="both"/>
              <w:rPr>
                <w:rFonts w:ascii="Arial" w:hAnsi="Arial" w:cs="Arial"/>
                <w:bCs/>
                <w:sz w:val="18"/>
                <w:szCs w:val="18"/>
                <w:lang w:val="en-US"/>
                <w:rPrChange w:id="505" w:author="S.K. Kaptoge" w:date="2026-01-21T19:56:00Z" w16du:dateUtc="2026-01-21T19:56:00Z">
                  <w:rPr>
                    <w:rFonts w:ascii="Arial" w:hAnsi="Arial" w:cs="Arial"/>
                    <w:bCs/>
                    <w:sz w:val="22"/>
                    <w:szCs w:val="22"/>
                    <w:lang w:val="en-US"/>
                  </w:rPr>
                </w:rPrChange>
              </w:rPr>
            </w:pPr>
            <w:r w:rsidRPr="002A2D06">
              <w:rPr>
                <w:rFonts w:ascii="Arial" w:hAnsi="Arial" w:cs="Arial"/>
                <w:bCs/>
                <w:sz w:val="18"/>
                <w:szCs w:val="18"/>
                <w:lang w:val="en-US"/>
                <w:rPrChange w:id="506" w:author="S.K. Kaptoge" w:date="2026-01-21T19:56:00Z" w16du:dateUtc="2026-01-21T19:56:00Z">
                  <w:rPr>
                    <w:rFonts w:ascii="Arial" w:hAnsi="Arial" w:cs="Arial"/>
                    <w:bCs/>
                    <w:sz w:val="22"/>
                    <w:szCs w:val="22"/>
                    <w:lang w:val="en-US"/>
                  </w:rPr>
                </w:rPrChange>
              </w:rPr>
              <w:t>Event / No event</w:t>
            </w:r>
          </w:p>
        </w:tc>
      </w:tr>
      <w:tr w:rsidR="00FE3AC3" w:rsidRPr="002A2D06" w14:paraId="537F9EF0" w14:textId="77777777" w:rsidTr="004943A3">
        <w:trPr>
          <w:trHeight w:val="290"/>
        </w:trPr>
        <w:tc>
          <w:tcPr>
            <w:tcW w:w="4550" w:type="dxa"/>
            <w:hideMark/>
          </w:tcPr>
          <w:p w14:paraId="7840C2A0" w14:textId="77777777" w:rsidR="00FE3AC3" w:rsidRPr="002A2D06" w:rsidRDefault="00FE3AC3" w:rsidP="00920C99">
            <w:pPr>
              <w:spacing w:line="360" w:lineRule="auto"/>
              <w:jc w:val="both"/>
              <w:rPr>
                <w:rFonts w:ascii="Arial" w:hAnsi="Arial" w:cs="Arial"/>
                <w:b/>
                <w:bCs/>
                <w:sz w:val="18"/>
                <w:szCs w:val="18"/>
                <w:lang w:val="en-US"/>
                <w:rPrChange w:id="507" w:author="S.K. Kaptoge" w:date="2026-01-21T19:56:00Z" w16du:dateUtc="2026-01-21T19:56:00Z">
                  <w:rPr>
                    <w:rFonts w:ascii="Arial" w:hAnsi="Arial" w:cs="Arial"/>
                    <w:b/>
                    <w:bCs/>
                    <w:sz w:val="22"/>
                    <w:szCs w:val="22"/>
                    <w:lang w:val="en-US"/>
                  </w:rPr>
                </w:rPrChange>
              </w:rPr>
            </w:pPr>
            <w:r w:rsidRPr="002A2D06">
              <w:rPr>
                <w:rFonts w:ascii="Arial" w:hAnsi="Arial" w:cs="Arial"/>
                <w:b/>
                <w:bCs/>
                <w:sz w:val="18"/>
                <w:szCs w:val="18"/>
                <w:lang w:val="en-US"/>
                <w:rPrChange w:id="508" w:author="S.K. Kaptoge" w:date="2026-01-21T19:56:00Z" w16du:dateUtc="2026-01-21T19:56:00Z">
                  <w:rPr>
                    <w:rFonts w:ascii="Arial" w:hAnsi="Arial" w:cs="Arial"/>
                    <w:b/>
                    <w:bCs/>
                    <w:sz w:val="22"/>
                    <w:szCs w:val="22"/>
                    <w:lang w:val="en-US"/>
                  </w:rPr>
                </w:rPrChange>
              </w:rPr>
              <w:t>C. Covariates</w:t>
            </w:r>
          </w:p>
        </w:tc>
        <w:tc>
          <w:tcPr>
            <w:tcW w:w="1431" w:type="dxa"/>
            <w:hideMark/>
          </w:tcPr>
          <w:p w14:paraId="67776D82" w14:textId="77777777" w:rsidR="00FE3AC3" w:rsidRPr="002A2D06" w:rsidRDefault="00FE3AC3" w:rsidP="00920C99">
            <w:pPr>
              <w:spacing w:line="360" w:lineRule="auto"/>
              <w:jc w:val="both"/>
              <w:rPr>
                <w:rFonts w:ascii="Arial" w:hAnsi="Arial" w:cs="Arial"/>
                <w:b/>
                <w:bCs/>
                <w:sz w:val="18"/>
                <w:szCs w:val="18"/>
                <w:lang w:val="en-US"/>
                <w:rPrChange w:id="509" w:author="S.K. Kaptoge" w:date="2026-01-21T19:56:00Z" w16du:dateUtc="2026-01-21T19:56:00Z">
                  <w:rPr>
                    <w:rFonts w:ascii="Arial" w:hAnsi="Arial" w:cs="Arial"/>
                    <w:b/>
                    <w:bCs/>
                    <w:sz w:val="22"/>
                    <w:szCs w:val="22"/>
                    <w:lang w:val="en-US"/>
                  </w:rPr>
                </w:rPrChange>
              </w:rPr>
            </w:pPr>
          </w:p>
        </w:tc>
        <w:tc>
          <w:tcPr>
            <w:tcW w:w="1329" w:type="dxa"/>
            <w:hideMark/>
          </w:tcPr>
          <w:p w14:paraId="6BB0F7F4" w14:textId="77777777" w:rsidR="00FE3AC3" w:rsidRPr="002A2D06" w:rsidRDefault="00FE3AC3" w:rsidP="00920C99">
            <w:pPr>
              <w:spacing w:line="360" w:lineRule="auto"/>
              <w:jc w:val="both"/>
              <w:rPr>
                <w:rFonts w:ascii="Arial" w:hAnsi="Arial" w:cs="Arial"/>
                <w:b/>
                <w:bCs/>
                <w:sz w:val="18"/>
                <w:szCs w:val="18"/>
                <w:lang w:val="en-US"/>
                <w:rPrChange w:id="510" w:author="S.K. Kaptoge" w:date="2026-01-21T19:56:00Z" w16du:dateUtc="2026-01-21T19:56:00Z">
                  <w:rPr>
                    <w:rFonts w:ascii="Arial" w:hAnsi="Arial" w:cs="Arial"/>
                    <w:b/>
                    <w:bCs/>
                    <w:sz w:val="22"/>
                    <w:szCs w:val="22"/>
                    <w:lang w:val="en-US"/>
                  </w:rPr>
                </w:rPrChange>
              </w:rPr>
            </w:pPr>
          </w:p>
        </w:tc>
        <w:tc>
          <w:tcPr>
            <w:tcW w:w="2040" w:type="dxa"/>
            <w:hideMark/>
          </w:tcPr>
          <w:p w14:paraId="7F2542C6" w14:textId="77777777" w:rsidR="00FE3AC3" w:rsidRPr="002A2D06" w:rsidRDefault="00FE3AC3" w:rsidP="00920C99">
            <w:pPr>
              <w:spacing w:line="360" w:lineRule="auto"/>
              <w:jc w:val="both"/>
              <w:rPr>
                <w:rFonts w:ascii="Arial" w:hAnsi="Arial" w:cs="Arial"/>
                <w:b/>
                <w:bCs/>
                <w:sz w:val="18"/>
                <w:szCs w:val="18"/>
                <w:lang w:val="en-US"/>
                <w:rPrChange w:id="511" w:author="S.K. Kaptoge" w:date="2026-01-21T19:56:00Z" w16du:dateUtc="2026-01-21T19:56:00Z">
                  <w:rPr>
                    <w:rFonts w:ascii="Arial" w:hAnsi="Arial" w:cs="Arial"/>
                    <w:b/>
                    <w:bCs/>
                    <w:sz w:val="22"/>
                    <w:szCs w:val="22"/>
                    <w:lang w:val="en-US"/>
                  </w:rPr>
                </w:rPrChange>
              </w:rPr>
            </w:pPr>
          </w:p>
        </w:tc>
      </w:tr>
      <w:tr w:rsidR="00FE3AC3" w:rsidRPr="002A2D06" w14:paraId="55ED7AD5" w14:textId="77777777" w:rsidTr="004943A3">
        <w:trPr>
          <w:trHeight w:val="290"/>
        </w:trPr>
        <w:tc>
          <w:tcPr>
            <w:tcW w:w="4550" w:type="dxa"/>
            <w:hideMark/>
          </w:tcPr>
          <w:p w14:paraId="62014483" w14:textId="77777777" w:rsidR="00FE3AC3" w:rsidRPr="002A2D06" w:rsidRDefault="00FE3AC3" w:rsidP="00920C99">
            <w:pPr>
              <w:spacing w:line="360" w:lineRule="auto"/>
              <w:jc w:val="both"/>
              <w:rPr>
                <w:rFonts w:ascii="Arial" w:hAnsi="Arial" w:cs="Arial"/>
                <w:bCs/>
                <w:sz w:val="18"/>
                <w:szCs w:val="18"/>
                <w:lang w:val="en-US"/>
                <w:rPrChange w:id="512" w:author="S.K. Kaptoge" w:date="2026-01-21T19:56:00Z" w16du:dateUtc="2026-01-21T19:56:00Z">
                  <w:rPr>
                    <w:rFonts w:ascii="Arial" w:hAnsi="Arial" w:cs="Arial"/>
                    <w:bCs/>
                    <w:sz w:val="22"/>
                    <w:szCs w:val="22"/>
                    <w:lang w:val="en-US"/>
                  </w:rPr>
                </w:rPrChange>
              </w:rPr>
            </w:pPr>
            <w:r w:rsidRPr="002A2D06">
              <w:rPr>
                <w:rFonts w:ascii="Arial" w:hAnsi="Arial" w:cs="Arial"/>
                <w:bCs/>
                <w:sz w:val="18"/>
                <w:szCs w:val="18"/>
                <w:lang w:val="en-US"/>
                <w:rPrChange w:id="513" w:author="S.K. Kaptoge" w:date="2026-01-21T19:56:00Z" w16du:dateUtc="2026-01-21T19:56:00Z">
                  <w:rPr>
                    <w:rFonts w:ascii="Arial" w:hAnsi="Arial" w:cs="Arial"/>
                    <w:bCs/>
                    <w:sz w:val="22"/>
                    <w:szCs w:val="22"/>
                    <w:lang w:val="en-US"/>
                  </w:rPr>
                </w:rPrChange>
              </w:rPr>
              <w:t>Age (</w:t>
            </w:r>
            <w:proofErr w:type="spellStart"/>
            <w:r w:rsidRPr="002A2D06">
              <w:rPr>
                <w:rFonts w:ascii="Arial" w:hAnsi="Arial" w:cs="Arial"/>
                <w:bCs/>
                <w:sz w:val="18"/>
                <w:szCs w:val="18"/>
                <w:lang w:val="en-US"/>
                <w:rPrChange w:id="514" w:author="S.K. Kaptoge" w:date="2026-01-21T19:56:00Z" w16du:dateUtc="2026-01-21T19:56:00Z">
                  <w:rPr>
                    <w:rFonts w:ascii="Arial" w:hAnsi="Arial" w:cs="Arial"/>
                    <w:bCs/>
                    <w:sz w:val="22"/>
                    <w:szCs w:val="22"/>
                    <w:lang w:val="en-US"/>
                  </w:rPr>
                </w:rPrChange>
              </w:rPr>
              <w:t>aqage</w:t>
            </w:r>
            <w:proofErr w:type="spellEnd"/>
            <w:r w:rsidRPr="002A2D06">
              <w:rPr>
                <w:rFonts w:ascii="Arial" w:hAnsi="Arial" w:cs="Arial"/>
                <w:bCs/>
                <w:sz w:val="18"/>
                <w:szCs w:val="18"/>
                <w:lang w:val="en-US"/>
                <w:rPrChange w:id="515" w:author="S.K. Kaptoge" w:date="2026-01-21T19:56:00Z" w16du:dateUtc="2026-01-21T19:56:00Z">
                  <w:rPr>
                    <w:rFonts w:ascii="Arial" w:hAnsi="Arial" w:cs="Arial"/>
                    <w:bCs/>
                    <w:sz w:val="22"/>
                    <w:szCs w:val="22"/>
                    <w:lang w:val="en-US"/>
                  </w:rPr>
                </w:rPrChange>
              </w:rPr>
              <w:t>)</w:t>
            </w:r>
          </w:p>
        </w:tc>
        <w:tc>
          <w:tcPr>
            <w:tcW w:w="1431" w:type="dxa"/>
            <w:hideMark/>
          </w:tcPr>
          <w:p w14:paraId="65AE41EF" w14:textId="77777777" w:rsidR="00FE3AC3" w:rsidRPr="002A2D06" w:rsidRDefault="00FE3AC3" w:rsidP="00920C99">
            <w:pPr>
              <w:spacing w:line="360" w:lineRule="auto"/>
              <w:jc w:val="both"/>
              <w:rPr>
                <w:rFonts w:ascii="Arial" w:hAnsi="Arial" w:cs="Arial"/>
                <w:bCs/>
                <w:sz w:val="18"/>
                <w:szCs w:val="18"/>
                <w:lang w:val="en-US"/>
                <w:rPrChange w:id="516" w:author="S.K. Kaptoge" w:date="2026-01-21T19:56:00Z" w16du:dateUtc="2026-01-21T19:56:00Z">
                  <w:rPr>
                    <w:rFonts w:ascii="Arial" w:hAnsi="Arial" w:cs="Arial"/>
                    <w:bCs/>
                    <w:sz w:val="22"/>
                    <w:szCs w:val="22"/>
                    <w:lang w:val="en-US"/>
                  </w:rPr>
                </w:rPrChange>
              </w:rPr>
            </w:pPr>
            <w:r w:rsidRPr="002A2D06">
              <w:rPr>
                <w:rFonts w:ascii="Arial" w:hAnsi="Arial" w:cs="Arial"/>
                <w:bCs/>
                <w:sz w:val="18"/>
                <w:szCs w:val="18"/>
                <w:lang w:val="en-US"/>
                <w:rPrChange w:id="517" w:author="S.K. Kaptoge" w:date="2026-01-21T19:56:00Z" w16du:dateUtc="2026-01-21T19:56:00Z">
                  <w:rPr>
                    <w:rFonts w:ascii="Arial" w:hAnsi="Arial" w:cs="Arial"/>
                    <w:bCs/>
                    <w:sz w:val="22"/>
                    <w:szCs w:val="22"/>
                    <w:lang w:val="en-US"/>
                  </w:rPr>
                </w:rPrChange>
              </w:rPr>
              <w:t>Covariate</w:t>
            </w:r>
          </w:p>
        </w:tc>
        <w:tc>
          <w:tcPr>
            <w:tcW w:w="1329" w:type="dxa"/>
            <w:hideMark/>
          </w:tcPr>
          <w:p w14:paraId="692460B0" w14:textId="77777777" w:rsidR="00FE3AC3" w:rsidRPr="002A2D06" w:rsidRDefault="00FE3AC3" w:rsidP="00920C99">
            <w:pPr>
              <w:spacing w:line="360" w:lineRule="auto"/>
              <w:jc w:val="both"/>
              <w:rPr>
                <w:rFonts w:ascii="Arial" w:hAnsi="Arial" w:cs="Arial"/>
                <w:bCs/>
                <w:sz w:val="18"/>
                <w:szCs w:val="18"/>
                <w:lang w:val="en-US"/>
                <w:rPrChange w:id="518" w:author="S.K. Kaptoge" w:date="2026-01-21T19:56:00Z" w16du:dateUtc="2026-01-21T19:56:00Z">
                  <w:rPr>
                    <w:rFonts w:ascii="Arial" w:hAnsi="Arial" w:cs="Arial"/>
                    <w:bCs/>
                    <w:sz w:val="22"/>
                    <w:szCs w:val="22"/>
                    <w:lang w:val="en-US"/>
                  </w:rPr>
                </w:rPrChange>
              </w:rPr>
            </w:pPr>
            <w:r w:rsidRPr="002A2D06">
              <w:rPr>
                <w:rFonts w:ascii="Arial" w:hAnsi="Arial" w:cs="Arial"/>
                <w:bCs/>
                <w:sz w:val="18"/>
                <w:szCs w:val="18"/>
                <w:lang w:val="en-US"/>
                <w:rPrChange w:id="519" w:author="S.K. Kaptoge" w:date="2026-01-21T19:56:00Z" w16du:dateUtc="2026-01-21T19:56:00Z">
                  <w:rPr>
                    <w:rFonts w:ascii="Arial" w:hAnsi="Arial" w:cs="Arial"/>
                    <w:bCs/>
                    <w:sz w:val="22"/>
                    <w:szCs w:val="22"/>
                    <w:lang w:val="en-US"/>
                  </w:rPr>
                </w:rPrChange>
              </w:rPr>
              <w:t>Continuous</w:t>
            </w:r>
          </w:p>
        </w:tc>
        <w:tc>
          <w:tcPr>
            <w:tcW w:w="2040" w:type="dxa"/>
            <w:hideMark/>
          </w:tcPr>
          <w:p w14:paraId="339E2B3C" w14:textId="77777777" w:rsidR="00FE3AC3" w:rsidRPr="002A2D06" w:rsidRDefault="00FE3AC3" w:rsidP="00920C99">
            <w:pPr>
              <w:spacing w:line="360" w:lineRule="auto"/>
              <w:jc w:val="both"/>
              <w:rPr>
                <w:rFonts w:ascii="Arial" w:hAnsi="Arial" w:cs="Arial"/>
                <w:bCs/>
                <w:sz w:val="18"/>
                <w:szCs w:val="18"/>
                <w:lang w:val="en-US"/>
                <w:rPrChange w:id="520" w:author="S.K. Kaptoge" w:date="2026-01-21T19:56:00Z" w16du:dateUtc="2026-01-21T19:56:00Z">
                  <w:rPr>
                    <w:rFonts w:ascii="Arial" w:hAnsi="Arial" w:cs="Arial"/>
                    <w:bCs/>
                    <w:sz w:val="22"/>
                    <w:szCs w:val="22"/>
                    <w:lang w:val="en-US"/>
                  </w:rPr>
                </w:rPrChange>
              </w:rPr>
            </w:pPr>
            <w:r w:rsidRPr="002A2D06">
              <w:rPr>
                <w:rFonts w:ascii="Arial" w:hAnsi="Arial" w:cs="Arial"/>
                <w:bCs/>
                <w:sz w:val="18"/>
                <w:szCs w:val="18"/>
                <w:lang w:val="en-US"/>
                <w:rPrChange w:id="521" w:author="S.K. Kaptoge" w:date="2026-01-21T19:56:00Z" w16du:dateUtc="2026-01-21T19:56:00Z">
                  <w:rPr>
                    <w:rFonts w:ascii="Arial" w:hAnsi="Arial" w:cs="Arial"/>
                    <w:bCs/>
                    <w:sz w:val="22"/>
                    <w:szCs w:val="22"/>
                    <w:lang w:val="en-US"/>
                  </w:rPr>
                </w:rPrChange>
              </w:rPr>
              <w:t>—</w:t>
            </w:r>
          </w:p>
        </w:tc>
      </w:tr>
      <w:tr w:rsidR="00FE3AC3" w:rsidRPr="002A2D06" w14:paraId="297B20AB" w14:textId="77777777" w:rsidTr="004943A3">
        <w:trPr>
          <w:trHeight w:val="290"/>
        </w:trPr>
        <w:tc>
          <w:tcPr>
            <w:tcW w:w="4550" w:type="dxa"/>
            <w:hideMark/>
          </w:tcPr>
          <w:p w14:paraId="128E15A6" w14:textId="77777777" w:rsidR="00FE3AC3" w:rsidRPr="002A2D06" w:rsidRDefault="00FE3AC3" w:rsidP="00920C99">
            <w:pPr>
              <w:spacing w:line="360" w:lineRule="auto"/>
              <w:jc w:val="both"/>
              <w:rPr>
                <w:rFonts w:ascii="Arial" w:hAnsi="Arial" w:cs="Arial"/>
                <w:bCs/>
                <w:sz w:val="18"/>
                <w:szCs w:val="18"/>
                <w:lang w:val="en-US"/>
                <w:rPrChange w:id="522" w:author="S.K. Kaptoge" w:date="2026-01-21T19:56:00Z" w16du:dateUtc="2026-01-21T19:56:00Z">
                  <w:rPr>
                    <w:rFonts w:ascii="Arial" w:hAnsi="Arial" w:cs="Arial"/>
                    <w:bCs/>
                    <w:sz w:val="22"/>
                    <w:szCs w:val="22"/>
                    <w:lang w:val="en-US"/>
                  </w:rPr>
                </w:rPrChange>
              </w:rPr>
            </w:pPr>
            <w:r w:rsidRPr="002A2D06">
              <w:rPr>
                <w:rFonts w:ascii="Arial" w:hAnsi="Arial" w:cs="Arial"/>
                <w:bCs/>
                <w:sz w:val="18"/>
                <w:szCs w:val="18"/>
                <w:lang w:val="en-US"/>
                <w:rPrChange w:id="523" w:author="S.K. Kaptoge" w:date="2026-01-21T19:56:00Z" w16du:dateUtc="2026-01-21T19:56:00Z">
                  <w:rPr>
                    <w:rFonts w:ascii="Arial" w:hAnsi="Arial" w:cs="Arial"/>
                    <w:bCs/>
                    <w:sz w:val="22"/>
                    <w:szCs w:val="22"/>
                    <w:lang w:val="en-US"/>
                  </w:rPr>
                </w:rPrChange>
              </w:rPr>
              <w:t>Sex (gender)</w:t>
            </w:r>
          </w:p>
        </w:tc>
        <w:tc>
          <w:tcPr>
            <w:tcW w:w="1431" w:type="dxa"/>
            <w:hideMark/>
          </w:tcPr>
          <w:p w14:paraId="6FE133BB" w14:textId="77777777" w:rsidR="00FE3AC3" w:rsidRPr="002A2D06" w:rsidRDefault="00FE3AC3" w:rsidP="00920C99">
            <w:pPr>
              <w:spacing w:line="360" w:lineRule="auto"/>
              <w:jc w:val="both"/>
              <w:rPr>
                <w:rFonts w:ascii="Arial" w:hAnsi="Arial" w:cs="Arial"/>
                <w:bCs/>
                <w:sz w:val="18"/>
                <w:szCs w:val="18"/>
                <w:lang w:val="en-US"/>
                <w:rPrChange w:id="524" w:author="S.K. Kaptoge" w:date="2026-01-21T19:56:00Z" w16du:dateUtc="2026-01-21T19:56:00Z">
                  <w:rPr>
                    <w:rFonts w:ascii="Arial" w:hAnsi="Arial" w:cs="Arial"/>
                    <w:bCs/>
                    <w:sz w:val="22"/>
                    <w:szCs w:val="22"/>
                    <w:lang w:val="en-US"/>
                  </w:rPr>
                </w:rPrChange>
              </w:rPr>
            </w:pPr>
            <w:r w:rsidRPr="002A2D06">
              <w:rPr>
                <w:rFonts w:ascii="Arial" w:hAnsi="Arial" w:cs="Arial"/>
                <w:bCs/>
                <w:sz w:val="18"/>
                <w:szCs w:val="18"/>
                <w:lang w:val="en-US"/>
                <w:rPrChange w:id="525" w:author="S.K. Kaptoge" w:date="2026-01-21T19:56:00Z" w16du:dateUtc="2026-01-21T19:56:00Z">
                  <w:rPr>
                    <w:rFonts w:ascii="Arial" w:hAnsi="Arial" w:cs="Arial"/>
                    <w:bCs/>
                    <w:sz w:val="22"/>
                    <w:szCs w:val="22"/>
                    <w:lang w:val="en-US"/>
                  </w:rPr>
                </w:rPrChange>
              </w:rPr>
              <w:t>Covariate</w:t>
            </w:r>
          </w:p>
        </w:tc>
        <w:tc>
          <w:tcPr>
            <w:tcW w:w="1329" w:type="dxa"/>
            <w:hideMark/>
          </w:tcPr>
          <w:p w14:paraId="2D8A7024" w14:textId="77777777" w:rsidR="00FE3AC3" w:rsidRPr="002A2D06" w:rsidRDefault="00FE3AC3" w:rsidP="00920C99">
            <w:pPr>
              <w:spacing w:line="360" w:lineRule="auto"/>
              <w:jc w:val="both"/>
              <w:rPr>
                <w:rFonts w:ascii="Arial" w:hAnsi="Arial" w:cs="Arial"/>
                <w:bCs/>
                <w:sz w:val="18"/>
                <w:szCs w:val="18"/>
                <w:lang w:val="en-US"/>
                <w:rPrChange w:id="526" w:author="S.K. Kaptoge" w:date="2026-01-21T19:56:00Z" w16du:dateUtc="2026-01-21T19:56:00Z">
                  <w:rPr>
                    <w:rFonts w:ascii="Arial" w:hAnsi="Arial" w:cs="Arial"/>
                    <w:bCs/>
                    <w:sz w:val="22"/>
                    <w:szCs w:val="22"/>
                    <w:lang w:val="en-US"/>
                  </w:rPr>
                </w:rPrChange>
              </w:rPr>
            </w:pPr>
            <w:r w:rsidRPr="002A2D06">
              <w:rPr>
                <w:rFonts w:ascii="Arial" w:hAnsi="Arial" w:cs="Arial"/>
                <w:bCs/>
                <w:sz w:val="18"/>
                <w:szCs w:val="18"/>
                <w:lang w:val="en-US"/>
                <w:rPrChange w:id="527" w:author="S.K. Kaptoge" w:date="2026-01-21T19:56:00Z" w16du:dateUtc="2026-01-21T19:56:00Z">
                  <w:rPr>
                    <w:rFonts w:ascii="Arial" w:hAnsi="Arial" w:cs="Arial"/>
                    <w:bCs/>
                    <w:sz w:val="22"/>
                    <w:szCs w:val="22"/>
                    <w:lang w:val="en-US"/>
                  </w:rPr>
                </w:rPrChange>
              </w:rPr>
              <w:t>Binary</w:t>
            </w:r>
          </w:p>
        </w:tc>
        <w:tc>
          <w:tcPr>
            <w:tcW w:w="2040" w:type="dxa"/>
            <w:hideMark/>
          </w:tcPr>
          <w:p w14:paraId="32FCDB70" w14:textId="77777777" w:rsidR="00FE3AC3" w:rsidRPr="002A2D06" w:rsidRDefault="00FE3AC3" w:rsidP="00920C99">
            <w:pPr>
              <w:spacing w:line="360" w:lineRule="auto"/>
              <w:jc w:val="both"/>
              <w:rPr>
                <w:rFonts w:ascii="Arial" w:hAnsi="Arial" w:cs="Arial"/>
                <w:bCs/>
                <w:sz w:val="18"/>
                <w:szCs w:val="18"/>
                <w:lang w:val="en-US"/>
                <w:rPrChange w:id="528" w:author="S.K. Kaptoge" w:date="2026-01-21T19:56:00Z" w16du:dateUtc="2026-01-21T19:56:00Z">
                  <w:rPr>
                    <w:rFonts w:ascii="Arial" w:hAnsi="Arial" w:cs="Arial"/>
                    <w:bCs/>
                    <w:sz w:val="22"/>
                    <w:szCs w:val="22"/>
                    <w:lang w:val="en-US"/>
                  </w:rPr>
                </w:rPrChange>
              </w:rPr>
            </w:pPr>
            <w:r w:rsidRPr="002A2D06">
              <w:rPr>
                <w:rFonts w:ascii="Arial" w:hAnsi="Arial" w:cs="Arial"/>
                <w:bCs/>
                <w:sz w:val="18"/>
                <w:szCs w:val="18"/>
                <w:lang w:val="en-US"/>
                <w:rPrChange w:id="529" w:author="S.K. Kaptoge" w:date="2026-01-21T19:56:00Z" w16du:dateUtc="2026-01-21T19:56:00Z">
                  <w:rPr>
                    <w:rFonts w:ascii="Arial" w:hAnsi="Arial" w:cs="Arial"/>
                    <w:bCs/>
                    <w:sz w:val="22"/>
                    <w:szCs w:val="22"/>
                    <w:lang w:val="en-US"/>
                  </w:rPr>
                </w:rPrChange>
              </w:rPr>
              <w:t>Male / Female</w:t>
            </w:r>
          </w:p>
        </w:tc>
      </w:tr>
      <w:tr w:rsidR="00FE3AC3" w:rsidRPr="002A2D06" w14:paraId="0BA9250A" w14:textId="77777777" w:rsidTr="004943A3">
        <w:trPr>
          <w:trHeight w:val="290"/>
        </w:trPr>
        <w:tc>
          <w:tcPr>
            <w:tcW w:w="4550" w:type="dxa"/>
            <w:hideMark/>
          </w:tcPr>
          <w:p w14:paraId="73A116CF" w14:textId="77777777" w:rsidR="00FE3AC3" w:rsidRPr="002A2D06" w:rsidRDefault="00FE3AC3" w:rsidP="00920C99">
            <w:pPr>
              <w:spacing w:line="360" w:lineRule="auto"/>
              <w:jc w:val="both"/>
              <w:rPr>
                <w:rFonts w:ascii="Arial" w:hAnsi="Arial" w:cs="Arial"/>
                <w:bCs/>
                <w:sz w:val="18"/>
                <w:szCs w:val="18"/>
                <w:lang w:val="en-US"/>
                <w:rPrChange w:id="530" w:author="S.K. Kaptoge" w:date="2026-01-21T19:56:00Z" w16du:dateUtc="2026-01-21T19:56:00Z">
                  <w:rPr>
                    <w:rFonts w:ascii="Arial" w:hAnsi="Arial" w:cs="Arial"/>
                    <w:bCs/>
                    <w:sz w:val="22"/>
                    <w:szCs w:val="22"/>
                    <w:lang w:val="en-US"/>
                  </w:rPr>
                </w:rPrChange>
              </w:rPr>
            </w:pPr>
            <w:r w:rsidRPr="002A2D06">
              <w:rPr>
                <w:rFonts w:ascii="Arial" w:hAnsi="Arial" w:cs="Arial"/>
                <w:bCs/>
                <w:sz w:val="18"/>
                <w:szCs w:val="18"/>
                <w:lang w:val="en-US"/>
                <w:rPrChange w:id="531" w:author="S.K. Kaptoge" w:date="2026-01-21T19:56:00Z" w16du:dateUtc="2026-01-21T19:56:00Z">
                  <w:rPr>
                    <w:rFonts w:ascii="Arial" w:hAnsi="Arial" w:cs="Arial"/>
                    <w:bCs/>
                    <w:sz w:val="22"/>
                    <w:szCs w:val="22"/>
                    <w:lang w:val="en-US"/>
                  </w:rPr>
                </w:rPrChange>
              </w:rPr>
              <w:t>Site</w:t>
            </w:r>
          </w:p>
        </w:tc>
        <w:tc>
          <w:tcPr>
            <w:tcW w:w="1431" w:type="dxa"/>
            <w:hideMark/>
          </w:tcPr>
          <w:p w14:paraId="05F50979" w14:textId="77777777" w:rsidR="00FE3AC3" w:rsidRPr="002A2D06" w:rsidRDefault="00FE3AC3" w:rsidP="00920C99">
            <w:pPr>
              <w:spacing w:line="360" w:lineRule="auto"/>
              <w:jc w:val="both"/>
              <w:rPr>
                <w:rFonts w:ascii="Arial" w:hAnsi="Arial" w:cs="Arial"/>
                <w:bCs/>
                <w:sz w:val="18"/>
                <w:szCs w:val="18"/>
                <w:lang w:val="en-US"/>
                <w:rPrChange w:id="532" w:author="S.K. Kaptoge" w:date="2026-01-21T19:56:00Z" w16du:dateUtc="2026-01-21T19:56:00Z">
                  <w:rPr>
                    <w:rFonts w:ascii="Arial" w:hAnsi="Arial" w:cs="Arial"/>
                    <w:bCs/>
                    <w:sz w:val="22"/>
                    <w:szCs w:val="22"/>
                    <w:lang w:val="en-US"/>
                  </w:rPr>
                </w:rPrChange>
              </w:rPr>
            </w:pPr>
            <w:r w:rsidRPr="002A2D06">
              <w:rPr>
                <w:rFonts w:ascii="Arial" w:hAnsi="Arial" w:cs="Arial"/>
                <w:bCs/>
                <w:sz w:val="18"/>
                <w:szCs w:val="18"/>
                <w:lang w:val="en-US"/>
                <w:rPrChange w:id="533" w:author="S.K. Kaptoge" w:date="2026-01-21T19:56:00Z" w16du:dateUtc="2026-01-21T19:56:00Z">
                  <w:rPr>
                    <w:rFonts w:ascii="Arial" w:hAnsi="Arial" w:cs="Arial"/>
                    <w:bCs/>
                    <w:sz w:val="22"/>
                    <w:szCs w:val="22"/>
                    <w:lang w:val="en-US"/>
                  </w:rPr>
                </w:rPrChange>
              </w:rPr>
              <w:t>Covariate</w:t>
            </w:r>
          </w:p>
        </w:tc>
        <w:tc>
          <w:tcPr>
            <w:tcW w:w="1329" w:type="dxa"/>
            <w:hideMark/>
          </w:tcPr>
          <w:p w14:paraId="24792D9E" w14:textId="77777777" w:rsidR="00FE3AC3" w:rsidRPr="002A2D06" w:rsidRDefault="00FE3AC3" w:rsidP="00920C99">
            <w:pPr>
              <w:spacing w:line="360" w:lineRule="auto"/>
              <w:jc w:val="both"/>
              <w:rPr>
                <w:rFonts w:ascii="Arial" w:hAnsi="Arial" w:cs="Arial"/>
                <w:bCs/>
                <w:sz w:val="18"/>
                <w:szCs w:val="18"/>
                <w:lang w:val="en-US"/>
                <w:rPrChange w:id="534" w:author="S.K. Kaptoge" w:date="2026-01-21T19:56:00Z" w16du:dateUtc="2026-01-21T19:56:00Z">
                  <w:rPr>
                    <w:rFonts w:ascii="Arial" w:hAnsi="Arial" w:cs="Arial"/>
                    <w:bCs/>
                    <w:sz w:val="22"/>
                    <w:szCs w:val="22"/>
                    <w:lang w:val="en-US"/>
                  </w:rPr>
                </w:rPrChange>
              </w:rPr>
            </w:pPr>
            <w:r w:rsidRPr="002A2D06">
              <w:rPr>
                <w:rFonts w:ascii="Arial" w:hAnsi="Arial" w:cs="Arial"/>
                <w:bCs/>
                <w:sz w:val="18"/>
                <w:szCs w:val="18"/>
                <w:lang w:val="en-US"/>
                <w:rPrChange w:id="535" w:author="S.K. Kaptoge" w:date="2026-01-21T19:56:00Z" w16du:dateUtc="2026-01-21T19:56:00Z">
                  <w:rPr>
                    <w:rFonts w:ascii="Arial" w:hAnsi="Arial" w:cs="Arial"/>
                    <w:bCs/>
                    <w:sz w:val="22"/>
                    <w:szCs w:val="22"/>
                    <w:lang w:val="en-US"/>
                  </w:rPr>
                </w:rPrChange>
              </w:rPr>
              <w:t>Categorical</w:t>
            </w:r>
          </w:p>
        </w:tc>
        <w:tc>
          <w:tcPr>
            <w:tcW w:w="2040" w:type="dxa"/>
            <w:hideMark/>
          </w:tcPr>
          <w:p w14:paraId="57D7C4E3" w14:textId="77777777" w:rsidR="00FE3AC3" w:rsidRPr="002A2D06" w:rsidRDefault="00FE3AC3" w:rsidP="00920C99">
            <w:pPr>
              <w:spacing w:line="360" w:lineRule="auto"/>
              <w:jc w:val="both"/>
              <w:rPr>
                <w:rFonts w:ascii="Arial" w:hAnsi="Arial" w:cs="Arial"/>
                <w:bCs/>
                <w:sz w:val="18"/>
                <w:szCs w:val="18"/>
                <w:lang w:val="en-US"/>
                <w:rPrChange w:id="536" w:author="S.K. Kaptoge" w:date="2026-01-21T19:56:00Z" w16du:dateUtc="2026-01-21T19:56:00Z">
                  <w:rPr>
                    <w:rFonts w:ascii="Arial" w:hAnsi="Arial" w:cs="Arial"/>
                    <w:bCs/>
                    <w:sz w:val="22"/>
                    <w:szCs w:val="22"/>
                    <w:lang w:val="en-US"/>
                  </w:rPr>
                </w:rPrChange>
              </w:rPr>
            </w:pPr>
            <w:r w:rsidRPr="002A2D06">
              <w:rPr>
                <w:rFonts w:ascii="Arial" w:hAnsi="Arial" w:cs="Arial"/>
                <w:bCs/>
                <w:sz w:val="18"/>
                <w:szCs w:val="18"/>
                <w:lang w:val="en-US"/>
                <w:rPrChange w:id="537" w:author="S.K. Kaptoge" w:date="2026-01-21T19:56:00Z" w16du:dateUtc="2026-01-21T19:56:00Z">
                  <w:rPr>
                    <w:rFonts w:ascii="Arial" w:hAnsi="Arial" w:cs="Arial"/>
                    <w:bCs/>
                    <w:sz w:val="22"/>
                    <w:szCs w:val="22"/>
                    <w:lang w:val="en-US"/>
                  </w:rPr>
                </w:rPrChange>
              </w:rPr>
              <w:t>Urban / Slum / Rural</w:t>
            </w:r>
          </w:p>
        </w:tc>
      </w:tr>
      <w:tr w:rsidR="00FE3AC3" w:rsidRPr="002A2D06" w14:paraId="337AEFB8" w14:textId="77777777" w:rsidTr="004943A3">
        <w:trPr>
          <w:trHeight w:val="580"/>
        </w:trPr>
        <w:tc>
          <w:tcPr>
            <w:tcW w:w="4550" w:type="dxa"/>
            <w:hideMark/>
          </w:tcPr>
          <w:p w14:paraId="72FEABAC" w14:textId="77777777" w:rsidR="00FE3AC3" w:rsidRPr="002A2D06" w:rsidRDefault="00FE3AC3" w:rsidP="00920C99">
            <w:pPr>
              <w:spacing w:line="360" w:lineRule="auto"/>
              <w:jc w:val="both"/>
              <w:rPr>
                <w:rFonts w:ascii="Arial" w:hAnsi="Arial" w:cs="Arial"/>
                <w:bCs/>
                <w:sz w:val="18"/>
                <w:szCs w:val="18"/>
                <w:lang w:val="en-US"/>
                <w:rPrChange w:id="538" w:author="S.K. Kaptoge" w:date="2026-01-21T19:56:00Z" w16du:dateUtc="2026-01-21T19:56:00Z">
                  <w:rPr>
                    <w:rFonts w:ascii="Arial" w:hAnsi="Arial" w:cs="Arial"/>
                    <w:bCs/>
                    <w:sz w:val="22"/>
                    <w:szCs w:val="22"/>
                    <w:lang w:val="en-US"/>
                  </w:rPr>
                </w:rPrChange>
              </w:rPr>
            </w:pPr>
            <w:r w:rsidRPr="002A2D06">
              <w:rPr>
                <w:rFonts w:ascii="Arial" w:hAnsi="Arial" w:cs="Arial"/>
                <w:bCs/>
                <w:sz w:val="18"/>
                <w:szCs w:val="18"/>
                <w:lang w:val="en-US"/>
                <w:rPrChange w:id="539" w:author="S.K. Kaptoge" w:date="2026-01-21T19:56:00Z" w16du:dateUtc="2026-01-21T19:56:00Z">
                  <w:rPr>
                    <w:rFonts w:ascii="Arial" w:hAnsi="Arial" w:cs="Arial"/>
                    <w:bCs/>
                    <w:sz w:val="22"/>
                    <w:szCs w:val="22"/>
                    <w:lang w:val="en-US"/>
                  </w:rPr>
                </w:rPrChange>
              </w:rPr>
              <w:t>Education level (</w:t>
            </w:r>
            <w:proofErr w:type="spellStart"/>
            <w:r w:rsidRPr="002A2D06">
              <w:rPr>
                <w:rFonts w:ascii="Arial" w:hAnsi="Arial" w:cs="Arial"/>
                <w:bCs/>
                <w:sz w:val="18"/>
                <w:szCs w:val="18"/>
                <w:lang w:val="en-US"/>
                <w:rPrChange w:id="540" w:author="S.K. Kaptoge" w:date="2026-01-21T19:56:00Z" w16du:dateUtc="2026-01-21T19:56:00Z">
                  <w:rPr>
                    <w:rFonts w:ascii="Arial" w:hAnsi="Arial" w:cs="Arial"/>
                    <w:bCs/>
                    <w:sz w:val="22"/>
                    <w:szCs w:val="22"/>
                    <w:lang w:val="en-US"/>
                  </w:rPr>
                </w:rPrChange>
              </w:rPr>
              <w:t>edlevel</w:t>
            </w:r>
            <w:proofErr w:type="spellEnd"/>
            <w:r w:rsidRPr="002A2D06">
              <w:rPr>
                <w:rFonts w:ascii="Arial" w:hAnsi="Arial" w:cs="Arial"/>
                <w:bCs/>
                <w:sz w:val="18"/>
                <w:szCs w:val="18"/>
                <w:lang w:val="en-US"/>
                <w:rPrChange w:id="541" w:author="S.K. Kaptoge" w:date="2026-01-21T19:56:00Z" w16du:dateUtc="2026-01-21T19:56:00Z">
                  <w:rPr>
                    <w:rFonts w:ascii="Arial" w:hAnsi="Arial" w:cs="Arial"/>
                    <w:bCs/>
                    <w:sz w:val="22"/>
                    <w:szCs w:val="22"/>
                    <w:lang w:val="en-US"/>
                  </w:rPr>
                </w:rPrChange>
              </w:rPr>
              <w:t>)</w:t>
            </w:r>
          </w:p>
        </w:tc>
        <w:tc>
          <w:tcPr>
            <w:tcW w:w="1431" w:type="dxa"/>
            <w:hideMark/>
          </w:tcPr>
          <w:p w14:paraId="2F0CEAC8" w14:textId="77777777" w:rsidR="00FE3AC3" w:rsidRPr="002A2D06" w:rsidRDefault="00FE3AC3" w:rsidP="00920C99">
            <w:pPr>
              <w:spacing w:line="360" w:lineRule="auto"/>
              <w:jc w:val="both"/>
              <w:rPr>
                <w:rFonts w:ascii="Arial" w:hAnsi="Arial" w:cs="Arial"/>
                <w:bCs/>
                <w:sz w:val="18"/>
                <w:szCs w:val="18"/>
                <w:lang w:val="en-US"/>
                <w:rPrChange w:id="542" w:author="S.K. Kaptoge" w:date="2026-01-21T19:56:00Z" w16du:dateUtc="2026-01-21T19:56:00Z">
                  <w:rPr>
                    <w:rFonts w:ascii="Arial" w:hAnsi="Arial" w:cs="Arial"/>
                    <w:bCs/>
                    <w:sz w:val="22"/>
                    <w:szCs w:val="22"/>
                    <w:lang w:val="en-US"/>
                  </w:rPr>
                </w:rPrChange>
              </w:rPr>
            </w:pPr>
            <w:r w:rsidRPr="002A2D06">
              <w:rPr>
                <w:rFonts w:ascii="Arial" w:hAnsi="Arial" w:cs="Arial"/>
                <w:bCs/>
                <w:sz w:val="18"/>
                <w:szCs w:val="18"/>
                <w:lang w:val="en-US"/>
                <w:rPrChange w:id="543" w:author="S.K. Kaptoge" w:date="2026-01-21T19:56:00Z" w16du:dateUtc="2026-01-21T19:56:00Z">
                  <w:rPr>
                    <w:rFonts w:ascii="Arial" w:hAnsi="Arial" w:cs="Arial"/>
                    <w:bCs/>
                    <w:sz w:val="22"/>
                    <w:szCs w:val="22"/>
                    <w:lang w:val="en-US"/>
                  </w:rPr>
                </w:rPrChange>
              </w:rPr>
              <w:t>Covariate</w:t>
            </w:r>
          </w:p>
        </w:tc>
        <w:tc>
          <w:tcPr>
            <w:tcW w:w="1329" w:type="dxa"/>
            <w:hideMark/>
          </w:tcPr>
          <w:p w14:paraId="1D97D9E4" w14:textId="77777777" w:rsidR="00FE3AC3" w:rsidRPr="002A2D06" w:rsidRDefault="00FE3AC3" w:rsidP="00920C99">
            <w:pPr>
              <w:spacing w:line="360" w:lineRule="auto"/>
              <w:jc w:val="both"/>
              <w:rPr>
                <w:rFonts w:ascii="Arial" w:hAnsi="Arial" w:cs="Arial"/>
                <w:bCs/>
                <w:sz w:val="18"/>
                <w:szCs w:val="18"/>
                <w:lang w:val="en-US"/>
                <w:rPrChange w:id="544" w:author="S.K. Kaptoge" w:date="2026-01-21T19:56:00Z" w16du:dateUtc="2026-01-21T19:56:00Z">
                  <w:rPr>
                    <w:rFonts w:ascii="Arial" w:hAnsi="Arial" w:cs="Arial"/>
                    <w:bCs/>
                    <w:sz w:val="22"/>
                    <w:szCs w:val="22"/>
                    <w:lang w:val="en-US"/>
                  </w:rPr>
                </w:rPrChange>
              </w:rPr>
            </w:pPr>
            <w:r w:rsidRPr="002A2D06">
              <w:rPr>
                <w:rFonts w:ascii="Arial" w:hAnsi="Arial" w:cs="Arial"/>
                <w:bCs/>
                <w:sz w:val="18"/>
                <w:szCs w:val="18"/>
                <w:lang w:val="en-US"/>
                <w:rPrChange w:id="545" w:author="S.K. Kaptoge" w:date="2026-01-21T19:56:00Z" w16du:dateUtc="2026-01-21T19:56:00Z">
                  <w:rPr>
                    <w:rFonts w:ascii="Arial" w:hAnsi="Arial" w:cs="Arial"/>
                    <w:bCs/>
                    <w:sz w:val="22"/>
                    <w:szCs w:val="22"/>
                    <w:lang w:val="en-US"/>
                  </w:rPr>
                </w:rPrChange>
              </w:rPr>
              <w:t>Categorical</w:t>
            </w:r>
          </w:p>
        </w:tc>
        <w:tc>
          <w:tcPr>
            <w:tcW w:w="2040" w:type="dxa"/>
            <w:hideMark/>
          </w:tcPr>
          <w:p w14:paraId="658ED47F" w14:textId="77777777" w:rsidR="00FE3AC3" w:rsidRPr="002A2D06" w:rsidRDefault="00FE3AC3" w:rsidP="00920C99">
            <w:pPr>
              <w:spacing w:line="360" w:lineRule="auto"/>
              <w:jc w:val="both"/>
              <w:rPr>
                <w:rFonts w:ascii="Arial" w:hAnsi="Arial" w:cs="Arial"/>
                <w:bCs/>
                <w:sz w:val="18"/>
                <w:szCs w:val="18"/>
                <w:lang w:val="en-US"/>
                <w:rPrChange w:id="546" w:author="S.K. Kaptoge" w:date="2026-01-21T19:56:00Z" w16du:dateUtc="2026-01-21T19:56:00Z">
                  <w:rPr>
                    <w:rFonts w:ascii="Arial" w:hAnsi="Arial" w:cs="Arial"/>
                    <w:bCs/>
                    <w:sz w:val="22"/>
                    <w:szCs w:val="22"/>
                    <w:lang w:val="en-US"/>
                  </w:rPr>
                </w:rPrChange>
              </w:rPr>
            </w:pPr>
            <w:r w:rsidRPr="002A2D06">
              <w:rPr>
                <w:rFonts w:ascii="Arial" w:hAnsi="Arial" w:cs="Arial"/>
                <w:bCs/>
                <w:sz w:val="18"/>
                <w:szCs w:val="18"/>
                <w:lang w:val="en-US"/>
                <w:rPrChange w:id="547" w:author="S.K. Kaptoge" w:date="2026-01-21T19:56:00Z" w16du:dateUtc="2026-01-21T19:56:00Z">
                  <w:rPr>
                    <w:rFonts w:ascii="Arial" w:hAnsi="Arial" w:cs="Arial"/>
                    <w:bCs/>
                    <w:sz w:val="22"/>
                    <w:szCs w:val="22"/>
                    <w:lang w:val="en-US"/>
                  </w:rPr>
                </w:rPrChange>
              </w:rPr>
              <w:t>None / Primary / Secondary / Tertiary</w:t>
            </w:r>
          </w:p>
        </w:tc>
      </w:tr>
      <w:tr w:rsidR="00FE3AC3" w:rsidRPr="002A2D06" w14:paraId="54E62F07" w14:textId="77777777" w:rsidTr="004943A3">
        <w:trPr>
          <w:trHeight w:val="290"/>
        </w:trPr>
        <w:tc>
          <w:tcPr>
            <w:tcW w:w="4550" w:type="dxa"/>
            <w:hideMark/>
          </w:tcPr>
          <w:p w14:paraId="0E4B28AF" w14:textId="77777777" w:rsidR="00FE3AC3" w:rsidRPr="002A2D06" w:rsidRDefault="00FE3AC3" w:rsidP="00920C99">
            <w:pPr>
              <w:spacing w:line="360" w:lineRule="auto"/>
              <w:jc w:val="both"/>
              <w:rPr>
                <w:rFonts w:ascii="Arial" w:hAnsi="Arial" w:cs="Arial"/>
                <w:bCs/>
                <w:sz w:val="18"/>
                <w:szCs w:val="18"/>
                <w:lang w:val="en-US"/>
                <w:rPrChange w:id="548" w:author="S.K. Kaptoge" w:date="2026-01-21T19:56:00Z" w16du:dateUtc="2026-01-21T19:56:00Z">
                  <w:rPr>
                    <w:rFonts w:ascii="Arial" w:hAnsi="Arial" w:cs="Arial"/>
                    <w:bCs/>
                    <w:sz w:val="22"/>
                    <w:szCs w:val="22"/>
                    <w:lang w:val="en-US"/>
                  </w:rPr>
                </w:rPrChange>
              </w:rPr>
            </w:pPr>
            <w:r w:rsidRPr="002A2D06">
              <w:rPr>
                <w:rFonts w:ascii="Arial" w:hAnsi="Arial" w:cs="Arial"/>
                <w:bCs/>
                <w:sz w:val="18"/>
                <w:szCs w:val="18"/>
                <w:lang w:val="en-US"/>
                <w:rPrChange w:id="549" w:author="S.K. Kaptoge" w:date="2026-01-21T19:56:00Z" w16du:dateUtc="2026-01-21T19:56:00Z">
                  <w:rPr>
                    <w:rFonts w:ascii="Arial" w:hAnsi="Arial" w:cs="Arial"/>
                    <w:bCs/>
                    <w:sz w:val="22"/>
                    <w:szCs w:val="22"/>
                    <w:lang w:val="en-US"/>
                  </w:rPr>
                </w:rPrChange>
              </w:rPr>
              <w:t>Education years (</w:t>
            </w:r>
            <w:proofErr w:type="spellStart"/>
            <w:r w:rsidRPr="002A2D06">
              <w:rPr>
                <w:rFonts w:ascii="Arial" w:hAnsi="Arial" w:cs="Arial"/>
                <w:bCs/>
                <w:sz w:val="18"/>
                <w:szCs w:val="18"/>
                <w:lang w:val="en-US"/>
                <w:rPrChange w:id="550" w:author="S.K. Kaptoge" w:date="2026-01-21T19:56:00Z" w16du:dateUtc="2026-01-21T19:56:00Z">
                  <w:rPr>
                    <w:rFonts w:ascii="Arial" w:hAnsi="Arial" w:cs="Arial"/>
                    <w:bCs/>
                    <w:sz w:val="22"/>
                    <w:szCs w:val="22"/>
                    <w:lang w:val="en-US"/>
                  </w:rPr>
                </w:rPrChange>
              </w:rPr>
              <w:t>edyrs</w:t>
            </w:r>
            <w:proofErr w:type="spellEnd"/>
            <w:r w:rsidRPr="002A2D06">
              <w:rPr>
                <w:rFonts w:ascii="Arial" w:hAnsi="Arial" w:cs="Arial"/>
                <w:bCs/>
                <w:sz w:val="18"/>
                <w:szCs w:val="18"/>
                <w:lang w:val="en-US"/>
                <w:rPrChange w:id="551" w:author="S.K. Kaptoge" w:date="2026-01-21T19:56:00Z" w16du:dateUtc="2026-01-21T19:56:00Z">
                  <w:rPr>
                    <w:rFonts w:ascii="Arial" w:hAnsi="Arial" w:cs="Arial"/>
                    <w:bCs/>
                    <w:sz w:val="22"/>
                    <w:szCs w:val="22"/>
                    <w:lang w:val="en-US"/>
                  </w:rPr>
                </w:rPrChange>
              </w:rPr>
              <w:t>)</w:t>
            </w:r>
          </w:p>
        </w:tc>
        <w:tc>
          <w:tcPr>
            <w:tcW w:w="1431" w:type="dxa"/>
            <w:hideMark/>
          </w:tcPr>
          <w:p w14:paraId="746475F2" w14:textId="77777777" w:rsidR="00FE3AC3" w:rsidRPr="002A2D06" w:rsidRDefault="00FE3AC3" w:rsidP="00920C99">
            <w:pPr>
              <w:spacing w:line="360" w:lineRule="auto"/>
              <w:jc w:val="both"/>
              <w:rPr>
                <w:rFonts w:ascii="Arial" w:hAnsi="Arial" w:cs="Arial"/>
                <w:bCs/>
                <w:sz w:val="18"/>
                <w:szCs w:val="18"/>
                <w:lang w:val="en-US"/>
                <w:rPrChange w:id="552" w:author="S.K. Kaptoge" w:date="2026-01-21T19:56:00Z" w16du:dateUtc="2026-01-21T19:56:00Z">
                  <w:rPr>
                    <w:rFonts w:ascii="Arial" w:hAnsi="Arial" w:cs="Arial"/>
                    <w:bCs/>
                    <w:sz w:val="22"/>
                    <w:szCs w:val="22"/>
                    <w:lang w:val="en-US"/>
                  </w:rPr>
                </w:rPrChange>
              </w:rPr>
            </w:pPr>
            <w:r w:rsidRPr="002A2D06">
              <w:rPr>
                <w:rFonts w:ascii="Arial" w:hAnsi="Arial" w:cs="Arial"/>
                <w:bCs/>
                <w:sz w:val="18"/>
                <w:szCs w:val="18"/>
                <w:lang w:val="en-US"/>
                <w:rPrChange w:id="553" w:author="S.K. Kaptoge" w:date="2026-01-21T19:56:00Z" w16du:dateUtc="2026-01-21T19:56:00Z">
                  <w:rPr>
                    <w:rFonts w:ascii="Arial" w:hAnsi="Arial" w:cs="Arial"/>
                    <w:bCs/>
                    <w:sz w:val="22"/>
                    <w:szCs w:val="22"/>
                    <w:lang w:val="en-US"/>
                  </w:rPr>
                </w:rPrChange>
              </w:rPr>
              <w:t>Covariate</w:t>
            </w:r>
          </w:p>
        </w:tc>
        <w:tc>
          <w:tcPr>
            <w:tcW w:w="1329" w:type="dxa"/>
            <w:hideMark/>
          </w:tcPr>
          <w:p w14:paraId="4D0DC3D8" w14:textId="77777777" w:rsidR="00FE3AC3" w:rsidRPr="002A2D06" w:rsidRDefault="00FE3AC3" w:rsidP="00920C99">
            <w:pPr>
              <w:spacing w:line="360" w:lineRule="auto"/>
              <w:jc w:val="both"/>
              <w:rPr>
                <w:rFonts w:ascii="Arial" w:hAnsi="Arial" w:cs="Arial"/>
                <w:bCs/>
                <w:sz w:val="18"/>
                <w:szCs w:val="18"/>
                <w:lang w:val="en-US"/>
                <w:rPrChange w:id="554" w:author="S.K. Kaptoge" w:date="2026-01-21T19:56:00Z" w16du:dateUtc="2026-01-21T19:56:00Z">
                  <w:rPr>
                    <w:rFonts w:ascii="Arial" w:hAnsi="Arial" w:cs="Arial"/>
                    <w:bCs/>
                    <w:sz w:val="22"/>
                    <w:szCs w:val="22"/>
                    <w:lang w:val="en-US"/>
                  </w:rPr>
                </w:rPrChange>
              </w:rPr>
            </w:pPr>
            <w:r w:rsidRPr="002A2D06">
              <w:rPr>
                <w:rFonts w:ascii="Arial" w:hAnsi="Arial" w:cs="Arial"/>
                <w:bCs/>
                <w:sz w:val="18"/>
                <w:szCs w:val="18"/>
                <w:lang w:val="en-US"/>
                <w:rPrChange w:id="555" w:author="S.K. Kaptoge" w:date="2026-01-21T19:56:00Z" w16du:dateUtc="2026-01-21T19:56:00Z">
                  <w:rPr>
                    <w:rFonts w:ascii="Arial" w:hAnsi="Arial" w:cs="Arial"/>
                    <w:bCs/>
                    <w:sz w:val="22"/>
                    <w:szCs w:val="22"/>
                    <w:lang w:val="en-US"/>
                  </w:rPr>
                </w:rPrChange>
              </w:rPr>
              <w:t>Continuous</w:t>
            </w:r>
          </w:p>
        </w:tc>
        <w:tc>
          <w:tcPr>
            <w:tcW w:w="2040" w:type="dxa"/>
            <w:hideMark/>
          </w:tcPr>
          <w:p w14:paraId="241F03EC" w14:textId="77777777" w:rsidR="00FE3AC3" w:rsidRPr="002A2D06" w:rsidRDefault="00FE3AC3" w:rsidP="00920C99">
            <w:pPr>
              <w:spacing w:line="360" w:lineRule="auto"/>
              <w:jc w:val="both"/>
              <w:rPr>
                <w:rFonts w:ascii="Arial" w:hAnsi="Arial" w:cs="Arial"/>
                <w:bCs/>
                <w:sz w:val="18"/>
                <w:szCs w:val="18"/>
                <w:lang w:val="en-US"/>
                <w:rPrChange w:id="556" w:author="S.K. Kaptoge" w:date="2026-01-21T19:56:00Z" w16du:dateUtc="2026-01-21T19:56:00Z">
                  <w:rPr>
                    <w:rFonts w:ascii="Arial" w:hAnsi="Arial" w:cs="Arial"/>
                    <w:bCs/>
                    <w:sz w:val="22"/>
                    <w:szCs w:val="22"/>
                    <w:lang w:val="en-US"/>
                  </w:rPr>
                </w:rPrChange>
              </w:rPr>
            </w:pPr>
            <w:r w:rsidRPr="002A2D06">
              <w:rPr>
                <w:rFonts w:ascii="Arial" w:hAnsi="Arial" w:cs="Arial"/>
                <w:bCs/>
                <w:sz w:val="18"/>
                <w:szCs w:val="18"/>
                <w:lang w:val="en-US"/>
                <w:rPrChange w:id="557" w:author="S.K. Kaptoge" w:date="2026-01-21T19:56:00Z" w16du:dateUtc="2026-01-21T19:56:00Z">
                  <w:rPr>
                    <w:rFonts w:ascii="Arial" w:hAnsi="Arial" w:cs="Arial"/>
                    <w:bCs/>
                    <w:sz w:val="22"/>
                    <w:szCs w:val="22"/>
                    <w:lang w:val="en-US"/>
                  </w:rPr>
                </w:rPrChange>
              </w:rPr>
              <w:t>—</w:t>
            </w:r>
          </w:p>
        </w:tc>
      </w:tr>
      <w:tr w:rsidR="00FE3AC3" w:rsidRPr="002A2D06" w14:paraId="43049F7C" w14:textId="77777777" w:rsidTr="004943A3">
        <w:trPr>
          <w:trHeight w:val="290"/>
        </w:trPr>
        <w:tc>
          <w:tcPr>
            <w:tcW w:w="4550" w:type="dxa"/>
            <w:hideMark/>
          </w:tcPr>
          <w:p w14:paraId="1DA70586" w14:textId="77777777" w:rsidR="00FE3AC3" w:rsidRPr="002A2D06" w:rsidRDefault="00FE3AC3" w:rsidP="00920C99">
            <w:pPr>
              <w:spacing w:line="360" w:lineRule="auto"/>
              <w:jc w:val="both"/>
              <w:rPr>
                <w:rFonts w:ascii="Arial" w:hAnsi="Arial" w:cs="Arial"/>
                <w:bCs/>
                <w:sz w:val="18"/>
                <w:szCs w:val="18"/>
                <w:lang w:val="en-US"/>
                <w:rPrChange w:id="558" w:author="S.K. Kaptoge" w:date="2026-01-21T19:56:00Z" w16du:dateUtc="2026-01-21T19:56:00Z">
                  <w:rPr>
                    <w:rFonts w:ascii="Arial" w:hAnsi="Arial" w:cs="Arial"/>
                    <w:bCs/>
                    <w:sz w:val="22"/>
                    <w:szCs w:val="22"/>
                    <w:lang w:val="en-US"/>
                  </w:rPr>
                </w:rPrChange>
              </w:rPr>
            </w:pPr>
            <w:r w:rsidRPr="002A2D06">
              <w:rPr>
                <w:rFonts w:ascii="Arial" w:hAnsi="Arial" w:cs="Arial"/>
                <w:bCs/>
                <w:sz w:val="18"/>
                <w:szCs w:val="18"/>
                <w:lang w:val="en-US"/>
                <w:rPrChange w:id="559" w:author="S.K. Kaptoge" w:date="2026-01-21T19:56:00Z" w16du:dateUtc="2026-01-21T19:56:00Z">
                  <w:rPr>
                    <w:rFonts w:ascii="Arial" w:hAnsi="Arial" w:cs="Arial"/>
                    <w:bCs/>
                    <w:sz w:val="22"/>
                    <w:szCs w:val="22"/>
                    <w:lang w:val="en-US"/>
                  </w:rPr>
                </w:rPrChange>
              </w:rPr>
              <w:t>Marital status (married)</w:t>
            </w:r>
          </w:p>
        </w:tc>
        <w:tc>
          <w:tcPr>
            <w:tcW w:w="1431" w:type="dxa"/>
            <w:hideMark/>
          </w:tcPr>
          <w:p w14:paraId="2B8BA153" w14:textId="77777777" w:rsidR="00FE3AC3" w:rsidRPr="002A2D06" w:rsidRDefault="00FE3AC3" w:rsidP="00920C99">
            <w:pPr>
              <w:spacing w:line="360" w:lineRule="auto"/>
              <w:jc w:val="both"/>
              <w:rPr>
                <w:rFonts w:ascii="Arial" w:hAnsi="Arial" w:cs="Arial"/>
                <w:bCs/>
                <w:sz w:val="18"/>
                <w:szCs w:val="18"/>
                <w:lang w:val="en-US"/>
                <w:rPrChange w:id="560" w:author="S.K. Kaptoge" w:date="2026-01-21T19:56:00Z" w16du:dateUtc="2026-01-21T19:56:00Z">
                  <w:rPr>
                    <w:rFonts w:ascii="Arial" w:hAnsi="Arial" w:cs="Arial"/>
                    <w:bCs/>
                    <w:sz w:val="22"/>
                    <w:szCs w:val="22"/>
                    <w:lang w:val="en-US"/>
                  </w:rPr>
                </w:rPrChange>
              </w:rPr>
            </w:pPr>
            <w:r w:rsidRPr="002A2D06">
              <w:rPr>
                <w:rFonts w:ascii="Arial" w:hAnsi="Arial" w:cs="Arial"/>
                <w:bCs/>
                <w:sz w:val="18"/>
                <w:szCs w:val="18"/>
                <w:lang w:val="en-US"/>
                <w:rPrChange w:id="561" w:author="S.K. Kaptoge" w:date="2026-01-21T19:56:00Z" w16du:dateUtc="2026-01-21T19:56:00Z">
                  <w:rPr>
                    <w:rFonts w:ascii="Arial" w:hAnsi="Arial" w:cs="Arial"/>
                    <w:bCs/>
                    <w:sz w:val="22"/>
                    <w:szCs w:val="22"/>
                    <w:lang w:val="en-US"/>
                  </w:rPr>
                </w:rPrChange>
              </w:rPr>
              <w:t>Covariate</w:t>
            </w:r>
          </w:p>
        </w:tc>
        <w:tc>
          <w:tcPr>
            <w:tcW w:w="1329" w:type="dxa"/>
            <w:hideMark/>
          </w:tcPr>
          <w:p w14:paraId="26B8B71C" w14:textId="77777777" w:rsidR="00FE3AC3" w:rsidRPr="002A2D06" w:rsidRDefault="00FE3AC3" w:rsidP="00920C99">
            <w:pPr>
              <w:spacing w:line="360" w:lineRule="auto"/>
              <w:jc w:val="both"/>
              <w:rPr>
                <w:rFonts w:ascii="Arial" w:hAnsi="Arial" w:cs="Arial"/>
                <w:bCs/>
                <w:sz w:val="18"/>
                <w:szCs w:val="18"/>
                <w:lang w:val="en-US"/>
                <w:rPrChange w:id="562" w:author="S.K. Kaptoge" w:date="2026-01-21T19:56:00Z" w16du:dateUtc="2026-01-21T19:56:00Z">
                  <w:rPr>
                    <w:rFonts w:ascii="Arial" w:hAnsi="Arial" w:cs="Arial"/>
                    <w:bCs/>
                    <w:sz w:val="22"/>
                    <w:szCs w:val="22"/>
                    <w:lang w:val="en-US"/>
                  </w:rPr>
                </w:rPrChange>
              </w:rPr>
            </w:pPr>
            <w:r w:rsidRPr="002A2D06">
              <w:rPr>
                <w:rFonts w:ascii="Arial" w:hAnsi="Arial" w:cs="Arial"/>
                <w:bCs/>
                <w:sz w:val="18"/>
                <w:szCs w:val="18"/>
                <w:lang w:val="en-US"/>
                <w:rPrChange w:id="563" w:author="S.K. Kaptoge" w:date="2026-01-21T19:56:00Z" w16du:dateUtc="2026-01-21T19:56:00Z">
                  <w:rPr>
                    <w:rFonts w:ascii="Arial" w:hAnsi="Arial" w:cs="Arial"/>
                    <w:bCs/>
                    <w:sz w:val="22"/>
                    <w:szCs w:val="22"/>
                    <w:lang w:val="en-US"/>
                  </w:rPr>
                </w:rPrChange>
              </w:rPr>
              <w:t>Binary</w:t>
            </w:r>
          </w:p>
        </w:tc>
        <w:tc>
          <w:tcPr>
            <w:tcW w:w="2040" w:type="dxa"/>
            <w:hideMark/>
          </w:tcPr>
          <w:p w14:paraId="17556B5D" w14:textId="77777777" w:rsidR="00FE3AC3" w:rsidRPr="002A2D06" w:rsidRDefault="00FE3AC3" w:rsidP="00920C99">
            <w:pPr>
              <w:spacing w:line="360" w:lineRule="auto"/>
              <w:jc w:val="both"/>
              <w:rPr>
                <w:rFonts w:ascii="Arial" w:hAnsi="Arial" w:cs="Arial"/>
                <w:bCs/>
                <w:sz w:val="18"/>
                <w:szCs w:val="18"/>
                <w:lang w:val="en-US"/>
                <w:rPrChange w:id="564" w:author="S.K. Kaptoge" w:date="2026-01-21T19:56:00Z" w16du:dateUtc="2026-01-21T19:56:00Z">
                  <w:rPr>
                    <w:rFonts w:ascii="Arial" w:hAnsi="Arial" w:cs="Arial"/>
                    <w:bCs/>
                    <w:sz w:val="22"/>
                    <w:szCs w:val="22"/>
                    <w:lang w:val="en-US"/>
                  </w:rPr>
                </w:rPrChange>
              </w:rPr>
            </w:pPr>
            <w:r w:rsidRPr="002A2D06">
              <w:rPr>
                <w:rFonts w:ascii="Arial" w:hAnsi="Arial" w:cs="Arial"/>
                <w:bCs/>
                <w:sz w:val="18"/>
                <w:szCs w:val="18"/>
                <w:lang w:val="en-US"/>
                <w:rPrChange w:id="565" w:author="S.K. Kaptoge" w:date="2026-01-21T19:56:00Z" w16du:dateUtc="2026-01-21T19:56:00Z">
                  <w:rPr>
                    <w:rFonts w:ascii="Arial" w:hAnsi="Arial" w:cs="Arial"/>
                    <w:bCs/>
                    <w:sz w:val="22"/>
                    <w:szCs w:val="22"/>
                    <w:lang w:val="en-US"/>
                  </w:rPr>
                </w:rPrChange>
              </w:rPr>
              <w:t>Yes / No</w:t>
            </w:r>
          </w:p>
        </w:tc>
      </w:tr>
      <w:tr w:rsidR="00FE3AC3" w:rsidRPr="002A2D06" w14:paraId="1085AE8C" w14:textId="77777777" w:rsidTr="004943A3">
        <w:trPr>
          <w:trHeight w:val="580"/>
        </w:trPr>
        <w:tc>
          <w:tcPr>
            <w:tcW w:w="4550" w:type="dxa"/>
            <w:hideMark/>
          </w:tcPr>
          <w:p w14:paraId="23672394" w14:textId="77777777" w:rsidR="00FE3AC3" w:rsidRPr="002A2D06" w:rsidRDefault="00FE3AC3" w:rsidP="00920C99">
            <w:pPr>
              <w:spacing w:line="360" w:lineRule="auto"/>
              <w:jc w:val="both"/>
              <w:rPr>
                <w:rFonts w:ascii="Arial" w:hAnsi="Arial" w:cs="Arial"/>
                <w:bCs/>
                <w:sz w:val="18"/>
                <w:szCs w:val="18"/>
                <w:lang w:val="en-US"/>
                <w:rPrChange w:id="566" w:author="S.K. Kaptoge" w:date="2026-01-21T19:56:00Z" w16du:dateUtc="2026-01-21T19:56:00Z">
                  <w:rPr>
                    <w:rFonts w:ascii="Arial" w:hAnsi="Arial" w:cs="Arial"/>
                    <w:bCs/>
                    <w:sz w:val="22"/>
                    <w:szCs w:val="22"/>
                    <w:lang w:val="en-US"/>
                  </w:rPr>
                </w:rPrChange>
              </w:rPr>
            </w:pPr>
            <w:r w:rsidRPr="002A2D06">
              <w:rPr>
                <w:rFonts w:ascii="Arial" w:hAnsi="Arial" w:cs="Arial"/>
                <w:bCs/>
                <w:sz w:val="18"/>
                <w:szCs w:val="18"/>
                <w:lang w:val="en-US"/>
                <w:rPrChange w:id="567" w:author="S.K. Kaptoge" w:date="2026-01-21T19:56:00Z" w16du:dateUtc="2026-01-21T19:56:00Z">
                  <w:rPr>
                    <w:rFonts w:ascii="Arial" w:hAnsi="Arial" w:cs="Arial"/>
                    <w:bCs/>
                    <w:sz w:val="22"/>
                    <w:szCs w:val="22"/>
                    <w:lang w:val="en-US"/>
                  </w:rPr>
                </w:rPrChange>
              </w:rPr>
              <w:lastRenderedPageBreak/>
              <w:t>Occupation (</w:t>
            </w:r>
            <w:proofErr w:type="spellStart"/>
            <w:r w:rsidRPr="002A2D06">
              <w:rPr>
                <w:rFonts w:ascii="Arial" w:hAnsi="Arial" w:cs="Arial"/>
                <w:bCs/>
                <w:sz w:val="18"/>
                <w:szCs w:val="18"/>
                <w:lang w:val="en-US"/>
                <w:rPrChange w:id="568" w:author="S.K. Kaptoge" w:date="2026-01-21T19:56:00Z" w16du:dateUtc="2026-01-21T19:56:00Z">
                  <w:rPr>
                    <w:rFonts w:ascii="Arial" w:hAnsi="Arial" w:cs="Arial"/>
                    <w:bCs/>
                    <w:sz w:val="22"/>
                    <w:szCs w:val="22"/>
                    <w:lang w:val="en-US"/>
                  </w:rPr>
                </w:rPrChange>
              </w:rPr>
              <w:t>occjob</w:t>
            </w:r>
            <w:proofErr w:type="spellEnd"/>
            <w:r w:rsidRPr="002A2D06">
              <w:rPr>
                <w:rFonts w:ascii="Arial" w:hAnsi="Arial" w:cs="Arial"/>
                <w:bCs/>
                <w:sz w:val="18"/>
                <w:szCs w:val="18"/>
                <w:lang w:val="en-US"/>
                <w:rPrChange w:id="569" w:author="S.K. Kaptoge" w:date="2026-01-21T19:56:00Z" w16du:dateUtc="2026-01-21T19:56:00Z">
                  <w:rPr>
                    <w:rFonts w:ascii="Arial" w:hAnsi="Arial" w:cs="Arial"/>
                    <w:bCs/>
                    <w:sz w:val="22"/>
                    <w:szCs w:val="22"/>
                    <w:lang w:val="en-US"/>
                  </w:rPr>
                </w:rPrChange>
              </w:rPr>
              <w:t>)</w:t>
            </w:r>
          </w:p>
        </w:tc>
        <w:tc>
          <w:tcPr>
            <w:tcW w:w="1431" w:type="dxa"/>
            <w:hideMark/>
          </w:tcPr>
          <w:p w14:paraId="46CC9BD6" w14:textId="77777777" w:rsidR="00FE3AC3" w:rsidRPr="002A2D06" w:rsidRDefault="00FE3AC3" w:rsidP="00920C99">
            <w:pPr>
              <w:spacing w:line="360" w:lineRule="auto"/>
              <w:jc w:val="both"/>
              <w:rPr>
                <w:rFonts w:ascii="Arial" w:hAnsi="Arial" w:cs="Arial"/>
                <w:bCs/>
                <w:sz w:val="18"/>
                <w:szCs w:val="18"/>
                <w:lang w:val="en-US"/>
                <w:rPrChange w:id="570" w:author="S.K. Kaptoge" w:date="2026-01-21T19:56:00Z" w16du:dateUtc="2026-01-21T19:56:00Z">
                  <w:rPr>
                    <w:rFonts w:ascii="Arial" w:hAnsi="Arial" w:cs="Arial"/>
                    <w:bCs/>
                    <w:sz w:val="22"/>
                    <w:szCs w:val="22"/>
                    <w:lang w:val="en-US"/>
                  </w:rPr>
                </w:rPrChange>
              </w:rPr>
            </w:pPr>
            <w:r w:rsidRPr="002A2D06">
              <w:rPr>
                <w:rFonts w:ascii="Arial" w:hAnsi="Arial" w:cs="Arial"/>
                <w:bCs/>
                <w:sz w:val="18"/>
                <w:szCs w:val="18"/>
                <w:lang w:val="en-US"/>
                <w:rPrChange w:id="571" w:author="S.K. Kaptoge" w:date="2026-01-21T19:56:00Z" w16du:dateUtc="2026-01-21T19:56:00Z">
                  <w:rPr>
                    <w:rFonts w:ascii="Arial" w:hAnsi="Arial" w:cs="Arial"/>
                    <w:bCs/>
                    <w:sz w:val="22"/>
                    <w:szCs w:val="22"/>
                    <w:lang w:val="en-US"/>
                  </w:rPr>
                </w:rPrChange>
              </w:rPr>
              <w:t>Covariate</w:t>
            </w:r>
          </w:p>
        </w:tc>
        <w:tc>
          <w:tcPr>
            <w:tcW w:w="1329" w:type="dxa"/>
            <w:hideMark/>
          </w:tcPr>
          <w:p w14:paraId="32834DFD" w14:textId="77777777" w:rsidR="00FE3AC3" w:rsidRPr="002A2D06" w:rsidRDefault="00FE3AC3" w:rsidP="00920C99">
            <w:pPr>
              <w:spacing w:line="360" w:lineRule="auto"/>
              <w:jc w:val="both"/>
              <w:rPr>
                <w:rFonts w:ascii="Arial" w:hAnsi="Arial" w:cs="Arial"/>
                <w:bCs/>
                <w:sz w:val="18"/>
                <w:szCs w:val="18"/>
                <w:lang w:val="en-US"/>
                <w:rPrChange w:id="572" w:author="S.K. Kaptoge" w:date="2026-01-21T19:56:00Z" w16du:dateUtc="2026-01-21T19:56:00Z">
                  <w:rPr>
                    <w:rFonts w:ascii="Arial" w:hAnsi="Arial" w:cs="Arial"/>
                    <w:bCs/>
                    <w:sz w:val="22"/>
                    <w:szCs w:val="22"/>
                    <w:lang w:val="en-US"/>
                  </w:rPr>
                </w:rPrChange>
              </w:rPr>
            </w:pPr>
            <w:r w:rsidRPr="002A2D06">
              <w:rPr>
                <w:rFonts w:ascii="Arial" w:hAnsi="Arial" w:cs="Arial"/>
                <w:bCs/>
                <w:sz w:val="18"/>
                <w:szCs w:val="18"/>
                <w:lang w:val="en-US"/>
                <w:rPrChange w:id="573" w:author="S.K. Kaptoge" w:date="2026-01-21T19:56:00Z" w16du:dateUtc="2026-01-21T19:56:00Z">
                  <w:rPr>
                    <w:rFonts w:ascii="Arial" w:hAnsi="Arial" w:cs="Arial"/>
                    <w:bCs/>
                    <w:sz w:val="22"/>
                    <w:szCs w:val="22"/>
                    <w:lang w:val="en-US"/>
                  </w:rPr>
                </w:rPrChange>
              </w:rPr>
              <w:t>Categorical</w:t>
            </w:r>
          </w:p>
        </w:tc>
        <w:tc>
          <w:tcPr>
            <w:tcW w:w="2040" w:type="dxa"/>
            <w:hideMark/>
          </w:tcPr>
          <w:p w14:paraId="7253B64D" w14:textId="77777777" w:rsidR="00FE3AC3" w:rsidRPr="002A2D06" w:rsidRDefault="00FE3AC3" w:rsidP="00920C99">
            <w:pPr>
              <w:spacing w:line="360" w:lineRule="auto"/>
              <w:jc w:val="both"/>
              <w:rPr>
                <w:rFonts w:ascii="Arial" w:hAnsi="Arial" w:cs="Arial"/>
                <w:bCs/>
                <w:sz w:val="18"/>
                <w:szCs w:val="18"/>
                <w:lang w:val="en-US"/>
                <w:rPrChange w:id="574" w:author="S.K. Kaptoge" w:date="2026-01-21T19:56:00Z" w16du:dateUtc="2026-01-21T19:56:00Z">
                  <w:rPr>
                    <w:rFonts w:ascii="Arial" w:hAnsi="Arial" w:cs="Arial"/>
                    <w:bCs/>
                    <w:sz w:val="22"/>
                    <w:szCs w:val="22"/>
                    <w:lang w:val="en-US"/>
                  </w:rPr>
                </w:rPrChange>
              </w:rPr>
            </w:pPr>
            <w:r w:rsidRPr="002A2D06">
              <w:rPr>
                <w:rFonts w:ascii="Arial" w:hAnsi="Arial" w:cs="Arial"/>
                <w:bCs/>
                <w:sz w:val="18"/>
                <w:szCs w:val="18"/>
                <w:lang w:val="en-US"/>
                <w:rPrChange w:id="575" w:author="S.K. Kaptoge" w:date="2026-01-21T19:56:00Z" w16du:dateUtc="2026-01-21T19:56:00Z">
                  <w:rPr>
                    <w:rFonts w:ascii="Arial" w:hAnsi="Arial" w:cs="Arial"/>
                    <w:bCs/>
                    <w:sz w:val="22"/>
                    <w:szCs w:val="22"/>
                    <w:lang w:val="en-US"/>
                  </w:rPr>
                </w:rPrChange>
              </w:rPr>
              <w:t>Employed / Self / Unemployed</w:t>
            </w:r>
          </w:p>
        </w:tc>
      </w:tr>
      <w:tr w:rsidR="00FE3AC3" w:rsidRPr="002A2D06" w14:paraId="72B39D5D" w14:textId="77777777" w:rsidTr="004943A3">
        <w:trPr>
          <w:trHeight w:val="870"/>
        </w:trPr>
        <w:tc>
          <w:tcPr>
            <w:tcW w:w="4550" w:type="dxa"/>
            <w:hideMark/>
          </w:tcPr>
          <w:p w14:paraId="7385ED06" w14:textId="77777777" w:rsidR="00FE3AC3" w:rsidRPr="002A2D06" w:rsidRDefault="00FE3AC3" w:rsidP="00920C99">
            <w:pPr>
              <w:spacing w:line="360" w:lineRule="auto"/>
              <w:jc w:val="both"/>
              <w:rPr>
                <w:rFonts w:ascii="Arial" w:hAnsi="Arial" w:cs="Arial"/>
                <w:bCs/>
                <w:sz w:val="18"/>
                <w:szCs w:val="18"/>
                <w:lang w:val="en-US"/>
                <w:rPrChange w:id="576" w:author="S.K. Kaptoge" w:date="2026-01-21T19:56:00Z" w16du:dateUtc="2026-01-21T19:56:00Z">
                  <w:rPr>
                    <w:rFonts w:ascii="Arial" w:hAnsi="Arial" w:cs="Arial"/>
                    <w:bCs/>
                    <w:sz w:val="22"/>
                    <w:szCs w:val="22"/>
                    <w:lang w:val="en-US"/>
                  </w:rPr>
                </w:rPrChange>
              </w:rPr>
            </w:pPr>
            <w:r w:rsidRPr="002A2D06">
              <w:rPr>
                <w:rFonts w:ascii="Arial" w:hAnsi="Arial" w:cs="Arial"/>
                <w:bCs/>
                <w:sz w:val="18"/>
                <w:szCs w:val="18"/>
                <w:lang w:val="en-US"/>
                <w:rPrChange w:id="577" w:author="S.K. Kaptoge" w:date="2026-01-21T19:56:00Z" w16du:dateUtc="2026-01-21T19:56:00Z">
                  <w:rPr>
                    <w:rFonts w:ascii="Arial" w:hAnsi="Arial" w:cs="Arial"/>
                    <w:bCs/>
                    <w:sz w:val="22"/>
                    <w:szCs w:val="22"/>
                    <w:lang w:val="en-US"/>
                  </w:rPr>
                </w:rPrChange>
              </w:rPr>
              <w:t>Income (wagecont1/2)</w:t>
            </w:r>
          </w:p>
        </w:tc>
        <w:tc>
          <w:tcPr>
            <w:tcW w:w="1431" w:type="dxa"/>
            <w:hideMark/>
          </w:tcPr>
          <w:p w14:paraId="73E2F9E9" w14:textId="77777777" w:rsidR="00FE3AC3" w:rsidRPr="002A2D06" w:rsidRDefault="00FE3AC3" w:rsidP="00920C99">
            <w:pPr>
              <w:spacing w:line="360" w:lineRule="auto"/>
              <w:jc w:val="both"/>
              <w:rPr>
                <w:rFonts w:ascii="Arial" w:hAnsi="Arial" w:cs="Arial"/>
                <w:bCs/>
                <w:sz w:val="18"/>
                <w:szCs w:val="18"/>
                <w:lang w:val="en-US"/>
                <w:rPrChange w:id="578" w:author="S.K. Kaptoge" w:date="2026-01-21T19:56:00Z" w16du:dateUtc="2026-01-21T19:56:00Z">
                  <w:rPr>
                    <w:rFonts w:ascii="Arial" w:hAnsi="Arial" w:cs="Arial"/>
                    <w:bCs/>
                    <w:sz w:val="22"/>
                    <w:szCs w:val="22"/>
                    <w:lang w:val="en-US"/>
                  </w:rPr>
                </w:rPrChange>
              </w:rPr>
            </w:pPr>
            <w:r w:rsidRPr="002A2D06">
              <w:rPr>
                <w:rFonts w:ascii="Arial" w:hAnsi="Arial" w:cs="Arial"/>
                <w:bCs/>
                <w:sz w:val="18"/>
                <w:szCs w:val="18"/>
                <w:lang w:val="en-US"/>
                <w:rPrChange w:id="579" w:author="S.K. Kaptoge" w:date="2026-01-21T19:56:00Z" w16du:dateUtc="2026-01-21T19:56:00Z">
                  <w:rPr>
                    <w:rFonts w:ascii="Arial" w:hAnsi="Arial" w:cs="Arial"/>
                    <w:bCs/>
                    <w:sz w:val="22"/>
                    <w:szCs w:val="22"/>
                    <w:lang w:val="en-US"/>
                  </w:rPr>
                </w:rPrChange>
              </w:rPr>
              <w:t>Covariate</w:t>
            </w:r>
          </w:p>
        </w:tc>
        <w:tc>
          <w:tcPr>
            <w:tcW w:w="1329" w:type="dxa"/>
            <w:hideMark/>
          </w:tcPr>
          <w:p w14:paraId="659A4DDD" w14:textId="77777777" w:rsidR="00FE3AC3" w:rsidRPr="002A2D06" w:rsidRDefault="00FE3AC3" w:rsidP="00920C99">
            <w:pPr>
              <w:spacing w:line="360" w:lineRule="auto"/>
              <w:jc w:val="both"/>
              <w:rPr>
                <w:rFonts w:ascii="Arial" w:hAnsi="Arial" w:cs="Arial"/>
                <w:bCs/>
                <w:sz w:val="18"/>
                <w:szCs w:val="18"/>
                <w:lang w:val="en-US"/>
                <w:rPrChange w:id="580" w:author="S.K. Kaptoge" w:date="2026-01-21T19:56:00Z" w16du:dateUtc="2026-01-21T19:56:00Z">
                  <w:rPr>
                    <w:rFonts w:ascii="Arial" w:hAnsi="Arial" w:cs="Arial"/>
                    <w:bCs/>
                    <w:sz w:val="22"/>
                    <w:szCs w:val="22"/>
                    <w:lang w:val="en-US"/>
                  </w:rPr>
                </w:rPrChange>
              </w:rPr>
            </w:pPr>
            <w:r w:rsidRPr="002A2D06">
              <w:rPr>
                <w:rFonts w:ascii="Arial" w:hAnsi="Arial" w:cs="Arial"/>
                <w:bCs/>
                <w:sz w:val="18"/>
                <w:szCs w:val="18"/>
                <w:lang w:val="en-US"/>
                <w:rPrChange w:id="581" w:author="S.K. Kaptoge" w:date="2026-01-21T19:56:00Z" w16du:dateUtc="2026-01-21T19:56:00Z">
                  <w:rPr>
                    <w:rFonts w:ascii="Arial" w:hAnsi="Arial" w:cs="Arial"/>
                    <w:bCs/>
                    <w:sz w:val="22"/>
                    <w:szCs w:val="22"/>
                    <w:lang w:val="en-US"/>
                  </w:rPr>
                </w:rPrChange>
              </w:rPr>
              <w:t>Continuous / Categorical</w:t>
            </w:r>
          </w:p>
        </w:tc>
        <w:tc>
          <w:tcPr>
            <w:tcW w:w="2040" w:type="dxa"/>
            <w:hideMark/>
          </w:tcPr>
          <w:p w14:paraId="6BA9F89D" w14:textId="77777777" w:rsidR="00FE3AC3" w:rsidRPr="002A2D06" w:rsidRDefault="00FE3AC3" w:rsidP="00920C99">
            <w:pPr>
              <w:spacing w:line="360" w:lineRule="auto"/>
              <w:jc w:val="both"/>
              <w:rPr>
                <w:rFonts w:ascii="Arial" w:hAnsi="Arial" w:cs="Arial"/>
                <w:bCs/>
                <w:sz w:val="18"/>
                <w:szCs w:val="18"/>
                <w:lang w:val="en-US"/>
                <w:rPrChange w:id="582" w:author="S.K. Kaptoge" w:date="2026-01-21T19:56:00Z" w16du:dateUtc="2026-01-21T19:56:00Z">
                  <w:rPr>
                    <w:rFonts w:ascii="Arial" w:hAnsi="Arial" w:cs="Arial"/>
                    <w:bCs/>
                    <w:sz w:val="22"/>
                    <w:szCs w:val="22"/>
                    <w:lang w:val="en-US"/>
                  </w:rPr>
                </w:rPrChange>
              </w:rPr>
            </w:pPr>
            <w:r w:rsidRPr="002A2D06">
              <w:rPr>
                <w:rFonts w:ascii="Arial" w:hAnsi="Arial" w:cs="Arial"/>
                <w:bCs/>
                <w:sz w:val="18"/>
                <w:szCs w:val="18"/>
                <w:lang w:val="en-US"/>
                <w:rPrChange w:id="583" w:author="S.K. Kaptoge" w:date="2026-01-21T19:56:00Z" w16du:dateUtc="2026-01-21T19:56:00Z">
                  <w:rPr>
                    <w:rFonts w:ascii="Arial" w:hAnsi="Arial" w:cs="Arial"/>
                    <w:bCs/>
                    <w:sz w:val="22"/>
                    <w:szCs w:val="22"/>
                    <w:lang w:val="en-US"/>
                  </w:rPr>
                </w:rPrChange>
              </w:rPr>
              <w:t>Quintiles</w:t>
            </w:r>
          </w:p>
        </w:tc>
      </w:tr>
      <w:tr w:rsidR="00FE3AC3" w:rsidRPr="002A2D06" w14:paraId="1BE50CA6" w14:textId="77777777" w:rsidTr="004943A3">
        <w:trPr>
          <w:trHeight w:val="580"/>
        </w:trPr>
        <w:tc>
          <w:tcPr>
            <w:tcW w:w="4550" w:type="dxa"/>
            <w:hideMark/>
          </w:tcPr>
          <w:p w14:paraId="6FA8DC36" w14:textId="77777777" w:rsidR="00FE3AC3" w:rsidRPr="002A2D06" w:rsidRDefault="00FE3AC3" w:rsidP="00920C99">
            <w:pPr>
              <w:spacing w:line="360" w:lineRule="auto"/>
              <w:jc w:val="both"/>
              <w:rPr>
                <w:rFonts w:ascii="Arial" w:hAnsi="Arial" w:cs="Arial"/>
                <w:bCs/>
                <w:sz w:val="18"/>
                <w:szCs w:val="18"/>
                <w:lang w:val="en-US"/>
                <w:rPrChange w:id="584" w:author="S.K. Kaptoge" w:date="2026-01-21T19:56:00Z" w16du:dateUtc="2026-01-21T19:56:00Z">
                  <w:rPr>
                    <w:rFonts w:ascii="Arial" w:hAnsi="Arial" w:cs="Arial"/>
                    <w:bCs/>
                    <w:sz w:val="22"/>
                    <w:szCs w:val="22"/>
                    <w:lang w:val="en-US"/>
                  </w:rPr>
                </w:rPrChange>
              </w:rPr>
            </w:pPr>
            <w:r w:rsidRPr="002A2D06">
              <w:rPr>
                <w:rFonts w:ascii="Arial" w:hAnsi="Arial" w:cs="Arial"/>
                <w:bCs/>
                <w:sz w:val="18"/>
                <w:szCs w:val="18"/>
                <w:lang w:val="en-US"/>
                <w:rPrChange w:id="585" w:author="S.K. Kaptoge" w:date="2026-01-21T19:56:00Z" w16du:dateUtc="2026-01-21T19:56:00Z">
                  <w:rPr>
                    <w:rFonts w:ascii="Arial" w:hAnsi="Arial" w:cs="Arial"/>
                    <w:bCs/>
                    <w:sz w:val="22"/>
                    <w:szCs w:val="22"/>
                    <w:lang w:val="en-US"/>
                  </w:rPr>
                </w:rPrChange>
              </w:rPr>
              <w:t>Smoking (</w:t>
            </w:r>
            <w:proofErr w:type="spellStart"/>
            <w:r w:rsidRPr="002A2D06">
              <w:rPr>
                <w:rFonts w:ascii="Arial" w:hAnsi="Arial" w:cs="Arial"/>
                <w:bCs/>
                <w:sz w:val="18"/>
                <w:szCs w:val="18"/>
                <w:lang w:val="en-US"/>
                <w:rPrChange w:id="586" w:author="S.K. Kaptoge" w:date="2026-01-21T19:56:00Z" w16du:dateUtc="2026-01-21T19:56:00Z">
                  <w:rPr>
                    <w:rFonts w:ascii="Arial" w:hAnsi="Arial" w:cs="Arial"/>
                    <w:bCs/>
                    <w:sz w:val="22"/>
                    <w:szCs w:val="22"/>
                    <w:lang w:val="en-US"/>
                  </w:rPr>
                </w:rPrChange>
              </w:rPr>
              <w:t>smokstat</w:t>
            </w:r>
            <w:proofErr w:type="spellEnd"/>
            <w:r w:rsidRPr="002A2D06">
              <w:rPr>
                <w:rFonts w:ascii="Arial" w:hAnsi="Arial" w:cs="Arial"/>
                <w:bCs/>
                <w:sz w:val="18"/>
                <w:szCs w:val="18"/>
                <w:lang w:val="en-US"/>
                <w:rPrChange w:id="587" w:author="S.K. Kaptoge" w:date="2026-01-21T19:56:00Z" w16du:dateUtc="2026-01-21T19:56:00Z">
                  <w:rPr>
                    <w:rFonts w:ascii="Arial" w:hAnsi="Arial" w:cs="Arial"/>
                    <w:bCs/>
                    <w:sz w:val="22"/>
                    <w:szCs w:val="22"/>
                    <w:lang w:val="en-US"/>
                  </w:rPr>
                </w:rPrChange>
              </w:rPr>
              <w:t>)</w:t>
            </w:r>
          </w:p>
        </w:tc>
        <w:tc>
          <w:tcPr>
            <w:tcW w:w="1431" w:type="dxa"/>
            <w:hideMark/>
          </w:tcPr>
          <w:p w14:paraId="3C150552" w14:textId="77777777" w:rsidR="00FE3AC3" w:rsidRPr="002A2D06" w:rsidRDefault="00FE3AC3" w:rsidP="00920C99">
            <w:pPr>
              <w:spacing w:line="360" w:lineRule="auto"/>
              <w:jc w:val="both"/>
              <w:rPr>
                <w:rFonts w:ascii="Arial" w:hAnsi="Arial" w:cs="Arial"/>
                <w:bCs/>
                <w:sz w:val="18"/>
                <w:szCs w:val="18"/>
                <w:lang w:val="en-US"/>
                <w:rPrChange w:id="588" w:author="S.K. Kaptoge" w:date="2026-01-21T19:56:00Z" w16du:dateUtc="2026-01-21T19:56:00Z">
                  <w:rPr>
                    <w:rFonts w:ascii="Arial" w:hAnsi="Arial" w:cs="Arial"/>
                    <w:bCs/>
                    <w:sz w:val="22"/>
                    <w:szCs w:val="22"/>
                    <w:lang w:val="en-US"/>
                  </w:rPr>
                </w:rPrChange>
              </w:rPr>
            </w:pPr>
            <w:r w:rsidRPr="002A2D06">
              <w:rPr>
                <w:rFonts w:ascii="Arial" w:hAnsi="Arial" w:cs="Arial"/>
                <w:bCs/>
                <w:sz w:val="18"/>
                <w:szCs w:val="18"/>
                <w:lang w:val="en-US"/>
                <w:rPrChange w:id="589" w:author="S.K. Kaptoge" w:date="2026-01-21T19:56:00Z" w16du:dateUtc="2026-01-21T19:56:00Z">
                  <w:rPr>
                    <w:rFonts w:ascii="Arial" w:hAnsi="Arial" w:cs="Arial"/>
                    <w:bCs/>
                    <w:sz w:val="22"/>
                    <w:szCs w:val="22"/>
                    <w:lang w:val="en-US"/>
                  </w:rPr>
                </w:rPrChange>
              </w:rPr>
              <w:t>Covariate</w:t>
            </w:r>
          </w:p>
        </w:tc>
        <w:tc>
          <w:tcPr>
            <w:tcW w:w="1329" w:type="dxa"/>
            <w:hideMark/>
          </w:tcPr>
          <w:p w14:paraId="0D79DE74" w14:textId="77777777" w:rsidR="00FE3AC3" w:rsidRPr="002A2D06" w:rsidRDefault="00FE3AC3" w:rsidP="00920C99">
            <w:pPr>
              <w:spacing w:line="360" w:lineRule="auto"/>
              <w:jc w:val="both"/>
              <w:rPr>
                <w:rFonts w:ascii="Arial" w:hAnsi="Arial" w:cs="Arial"/>
                <w:bCs/>
                <w:sz w:val="18"/>
                <w:szCs w:val="18"/>
                <w:lang w:val="en-US"/>
                <w:rPrChange w:id="590" w:author="S.K. Kaptoge" w:date="2026-01-21T19:56:00Z" w16du:dateUtc="2026-01-21T19:56:00Z">
                  <w:rPr>
                    <w:rFonts w:ascii="Arial" w:hAnsi="Arial" w:cs="Arial"/>
                    <w:bCs/>
                    <w:sz w:val="22"/>
                    <w:szCs w:val="22"/>
                    <w:lang w:val="en-US"/>
                  </w:rPr>
                </w:rPrChange>
              </w:rPr>
            </w:pPr>
            <w:r w:rsidRPr="002A2D06">
              <w:rPr>
                <w:rFonts w:ascii="Arial" w:hAnsi="Arial" w:cs="Arial"/>
                <w:bCs/>
                <w:sz w:val="18"/>
                <w:szCs w:val="18"/>
                <w:lang w:val="en-US"/>
                <w:rPrChange w:id="591" w:author="S.K. Kaptoge" w:date="2026-01-21T19:56:00Z" w16du:dateUtc="2026-01-21T19:56:00Z">
                  <w:rPr>
                    <w:rFonts w:ascii="Arial" w:hAnsi="Arial" w:cs="Arial"/>
                    <w:bCs/>
                    <w:sz w:val="22"/>
                    <w:szCs w:val="22"/>
                    <w:lang w:val="en-US"/>
                  </w:rPr>
                </w:rPrChange>
              </w:rPr>
              <w:t>Categorical</w:t>
            </w:r>
          </w:p>
        </w:tc>
        <w:tc>
          <w:tcPr>
            <w:tcW w:w="2040" w:type="dxa"/>
            <w:hideMark/>
          </w:tcPr>
          <w:p w14:paraId="1757BC72" w14:textId="77777777" w:rsidR="00FE3AC3" w:rsidRPr="002A2D06" w:rsidRDefault="00FE3AC3" w:rsidP="00920C99">
            <w:pPr>
              <w:spacing w:line="360" w:lineRule="auto"/>
              <w:jc w:val="both"/>
              <w:rPr>
                <w:rFonts w:ascii="Arial" w:hAnsi="Arial" w:cs="Arial"/>
                <w:bCs/>
                <w:sz w:val="18"/>
                <w:szCs w:val="18"/>
                <w:lang w:val="en-US"/>
                <w:rPrChange w:id="592" w:author="S.K. Kaptoge" w:date="2026-01-21T19:56:00Z" w16du:dateUtc="2026-01-21T19:56:00Z">
                  <w:rPr>
                    <w:rFonts w:ascii="Arial" w:hAnsi="Arial" w:cs="Arial"/>
                    <w:bCs/>
                    <w:sz w:val="22"/>
                    <w:szCs w:val="22"/>
                    <w:lang w:val="en-US"/>
                  </w:rPr>
                </w:rPrChange>
              </w:rPr>
            </w:pPr>
            <w:r w:rsidRPr="002A2D06">
              <w:rPr>
                <w:rFonts w:ascii="Arial" w:hAnsi="Arial" w:cs="Arial"/>
                <w:bCs/>
                <w:sz w:val="18"/>
                <w:szCs w:val="18"/>
                <w:lang w:val="en-US"/>
                <w:rPrChange w:id="593" w:author="S.K. Kaptoge" w:date="2026-01-21T19:56:00Z" w16du:dateUtc="2026-01-21T19:56:00Z">
                  <w:rPr>
                    <w:rFonts w:ascii="Arial" w:hAnsi="Arial" w:cs="Arial"/>
                    <w:bCs/>
                    <w:sz w:val="22"/>
                    <w:szCs w:val="22"/>
                    <w:lang w:val="en-US"/>
                  </w:rPr>
                </w:rPrChange>
              </w:rPr>
              <w:t>Never / Former / Current</w:t>
            </w:r>
          </w:p>
        </w:tc>
      </w:tr>
      <w:tr w:rsidR="00FE3AC3" w:rsidRPr="002A2D06" w14:paraId="66CEFC5F" w14:textId="77777777" w:rsidTr="004943A3">
        <w:trPr>
          <w:trHeight w:val="290"/>
        </w:trPr>
        <w:tc>
          <w:tcPr>
            <w:tcW w:w="4550" w:type="dxa"/>
            <w:hideMark/>
          </w:tcPr>
          <w:p w14:paraId="3D230EBA" w14:textId="77777777" w:rsidR="00FE3AC3" w:rsidRPr="002A2D06" w:rsidRDefault="00FE3AC3" w:rsidP="00920C99">
            <w:pPr>
              <w:spacing w:line="360" w:lineRule="auto"/>
              <w:jc w:val="both"/>
              <w:rPr>
                <w:rFonts w:ascii="Arial" w:hAnsi="Arial" w:cs="Arial"/>
                <w:bCs/>
                <w:sz w:val="18"/>
                <w:szCs w:val="18"/>
                <w:lang w:val="en-US"/>
                <w:rPrChange w:id="594" w:author="S.K. Kaptoge" w:date="2026-01-21T19:56:00Z" w16du:dateUtc="2026-01-21T19:56:00Z">
                  <w:rPr>
                    <w:rFonts w:ascii="Arial" w:hAnsi="Arial" w:cs="Arial"/>
                    <w:bCs/>
                    <w:sz w:val="22"/>
                    <w:szCs w:val="22"/>
                    <w:lang w:val="en-US"/>
                  </w:rPr>
                </w:rPrChange>
              </w:rPr>
            </w:pPr>
            <w:r w:rsidRPr="002A2D06">
              <w:rPr>
                <w:rFonts w:ascii="Arial" w:hAnsi="Arial" w:cs="Arial"/>
                <w:bCs/>
                <w:sz w:val="18"/>
                <w:szCs w:val="18"/>
                <w:lang w:val="en-US"/>
                <w:rPrChange w:id="595" w:author="S.K. Kaptoge" w:date="2026-01-21T19:56:00Z" w16du:dateUtc="2026-01-21T19:56:00Z">
                  <w:rPr>
                    <w:rFonts w:ascii="Arial" w:hAnsi="Arial" w:cs="Arial"/>
                    <w:bCs/>
                    <w:sz w:val="22"/>
                    <w:szCs w:val="22"/>
                    <w:lang w:val="en-US"/>
                  </w:rPr>
                </w:rPrChange>
              </w:rPr>
              <w:t>Tobacco chewing (</w:t>
            </w:r>
            <w:proofErr w:type="spellStart"/>
            <w:r w:rsidRPr="002A2D06">
              <w:rPr>
                <w:rFonts w:ascii="Arial" w:hAnsi="Arial" w:cs="Arial"/>
                <w:bCs/>
                <w:sz w:val="18"/>
                <w:szCs w:val="18"/>
                <w:lang w:val="en-US"/>
                <w:rPrChange w:id="596" w:author="S.K. Kaptoge" w:date="2026-01-21T19:56:00Z" w16du:dateUtc="2026-01-21T19:56:00Z">
                  <w:rPr>
                    <w:rFonts w:ascii="Arial" w:hAnsi="Arial" w:cs="Arial"/>
                    <w:bCs/>
                    <w:sz w:val="22"/>
                    <w:szCs w:val="22"/>
                    <w:lang w:val="en-US"/>
                  </w:rPr>
                </w:rPrChange>
              </w:rPr>
              <w:t>chewstat</w:t>
            </w:r>
            <w:proofErr w:type="spellEnd"/>
            <w:r w:rsidRPr="002A2D06">
              <w:rPr>
                <w:rFonts w:ascii="Arial" w:hAnsi="Arial" w:cs="Arial"/>
                <w:bCs/>
                <w:sz w:val="18"/>
                <w:szCs w:val="18"/>
                <w:lang w:val="en-US"/>
                <w:rPrChange w:id="597" w:author="S.K. Kaptoge" w:date="2026-01-21T19:56:00Z" w16du:dateUtc="2026-01-21T19:56:00Z">
                  <w:rPr>
                    <w:rFonts w:ascii="Arial" w:hAnsi="Arial" w:cs="Arial"/>
                    <w:bCs/>
                    <w:sz w:val="22"/>
                    <w:szCs w:val="22"/>
                    <w:lang w:val="en-US"/>
                  </w:rPr>
                </w:rPrChange>
              </w:rPr>
              <w:t>)</w:t>
            </w:r>
          </w:p>
        </w:tc>
        <w:tc>
          <w:tcPr>
            <w:tcW w:w="1431" w:type="dxa"/>
            <w:hideMark/>
          </w:tcPr>
          <w:p w14:paraId="04F8C7EC" w14:textId="77777777" w:rsidR="00FE3AC3" w:rsidRPr="002A2D06" w:rsidRDefault="00FE3AC3" w:rsidP="00920C99">
            <w:pPr>
              <w:spacing w:line="360" w:lineRule="auto"/>
              <w:jc w:val="both"/>
              <w:rPr>
                <w:rFonts w:ascii="Arial" w:hAnsi="Arial" w:cs="Arial"/>
                <w:bCs/>
                <w:sz w:val="18"/>
                <w:szCs w:val="18"/>
                <w:lang w:val="en-US"/>
                <w:rPrChange w:id="598" w:author="S.K. Kaptoge" w:date="2026-01-21T19:56:00Z" w16du:dateUtc="2026-01-21T19:56:00Z">
                  <w:rPr>
                    <w:rFonts w:ascii="Arial" w:hAnsi="Arial" w:cs="Arial"/>
                    <w:bCs/>
                    <w:sz w:val="22"/>
                    <w:szCs w:val="22"/>
                    <w:lang w:val="en-US"/>
                  </w:rPr>
                </w:rPrChange>
              </w:rPr>
            </w:pPr>
            <w:r w:rsidRPr="002A2D06">
              <w:rPr>
                <w:rFonts w:ascii="Arial" w:hAnsi="Arial" w:cs="Arial"/>
                <w:bCs/>
                <w:sz w:val="18"/>
                <w:szCs w:val="18"/>
                <w:lang w:val="en-US"/>
                <w:rPrChange w:id="599" w:author="S.K. Kaptoge" w:date="2026-01-21T19:56:00Z" w16du:dateUtc="2026-01-21T19:56:00Z">
                  <w:rPr>
                    <w:rFonts w:ascii="Arial" w:hAnsi="Arial" w:cs="Arial"/>
                    <w:bCs/>
                    <w:sz w:val="22"/>
                    <w:szCs w:val="22"/>
                    <w:lang w:val="en-US"/>
                  </w:rPr>
                </w:rPrChange>
              </w:rPr>
              <w:t>Covariate</w:t>
            </w:r>
          </w:p>
        </w:tc>
        <w:tc>
          <w:tcPr>
            <w:tcW w:w="1329" w:type="dxa"/>
            <w:hideMark/>
          </w:tcPr>
          <w:p w14:paraId="571A4DBF" w14:textId="77777777" w:rsidR="00FE3AC3" w:rsidRPr="002A2D06" w:rsidRDefault="00FE3AC3" w:rsidP="00920C99">
            <w:pPr>
              <w:spacing w:line="360" w:lineRule="auto"/>
              <w:jc w:val="both"/>
              <w:rPr>
                <w:rFonts w:ascii="Arial" w:hAnsi="Arial" w:cs="Arial"/>
                <w:bCs/>
                <w:sz w:val="18"/>
                <w:szCs w:val="18"/>
                <w:lang w:val="en-US"/>
                <w:rPrChange w:id="600" w:author="S.K. Kaptoge" w:date="2026-01-21T19:56:00Z" w16du:dateUtc="2026-01-21T19:56:00Z">
                  <w:rPr>
                    <w:rFonts w:ascii="Arial" w:hAnsi="Arial" w:cs="Arial"/>
                    <w:bCs/>
                    <w:sz w:val="22"/>
                    <w:szCs w:val="22"/>
                    <w:lang w:val="en-US"/>
                  </w:rPr>
                </w:rPrChange>
              </w:rPr>
            </w:pPr>
            <w:r w:rsidRPr="002A2D06">
              <w:rPr>
                <w:rFonts w:ascii="Arial" w:hAnsi="Arial" w:cs="Arial"/>
                <w:bCs/>
                <w:sz w:val="18"/>
                <w:szCs w:val="18"/>
                <w:lang w:val="en-US"/>
                <w:rPrChange w:id="601" w:author="S.K. Kaptoge" w:date="2026-01-21T19:56:00Z" w16du:dateUtc="2026-01-21T19:56:00Z">
                  <w:rPr>
                    <w:rFonts w:ascii="Arial" w:hAnsi="Arial" w:cs="Arial"/>
                    <w:bCs/>
                    <w:sz w:val="22"/>
                    <w:szCs w:val="22"/>
                    <w:lang w:val="en-US"/>
                  </w:rPr>
                </w:rPrChange>
              </w:rPr>
              <w:t>Binary</w:t>
            </w:r>
          </w:p>
        </w:tc>
        <w:tc>
          <w:tcPr>
            <w:tcW w:w="2040" w:type="dxa"/>
            <w:hideMark/>
          </w:tcPr>
          <w:p w14:paraId="27258E40" w14:textId="77777777" w:rsidR="00FE3AC3" w:rsidRPr="002A2D06" w:rsidRDefault="00FE3AC3" w:rsidP="00920C99">
            <w:pPr>
              <w:spacing w:line="360" w:lineRule="auto"/>
              <w:jc w:val="both"/>
              <w:rPr>
                <w:rFonts w:ascii="Arial" w:hAnsi="Arial" w:cs="Arial"/>
                <w:bCs/>
                <w:sz w:val="18"/>
                <w:szCs w:val="18"/>
                <w:lang w:val="en-US"/>
                <w:rPrChange w:id="602" w:author="S.K. Kaptoge" w:date="2026-01-21T19:56:00Z" w16du:dateUtc="2026-01-21T19:56:00Z">
                  <w:rPr>
                    <w:rFonts w:ascii="Arial" w:hAnsi="Arial" w:cs="Arial"/>
                    <w:bCs/>
                    <w:sz w:val="22"/>
                    <w:szCs w:val="22"/>
                    <w:lang w:val="en-US"/>
                  </w:rPr>
                </w:rPrChange>
              </w:rPr>
            </w:pPr>
            <w:r w:rsidRPr="002A2D06">
              <w:rPr>
                <w:rFonts w:ascii="Arial" w:hAnsi="Arial" w:cs="Arial"/>
                <w:bCs/>
                <w:sz w:val="18"/>
                <w:szCs w:val="18"/>
                <w:lang w:val="en-US"/>
                <w:rPrChange w:id="603" w:author="S.K. Kaptoge" w:date="2026-01-21T19:56:00Z" w16du:dateUtc="2026-01-21T19:56:00Z">
                  <w:rPr>
                    <w:rFonts w:ascii="Arial" w:hAnsi="Arial" w:cs="Arial"/>
                    <w:bCs/>
                    <w:sz w:val="22"/>
                    <w:szCs w:val="22"/>
                    <w:lang w:val="en-US"/>
                  </w:rPr>
                </w:rPrChange>
              </w:rPr>
              <w:t>Yes / No</w:t>
            </w:r>
          </w:p>
        </w:tc>
      </w:tr>
      <w:tr w:rsidR="00FE3AC3" w:rsidRPr="002A2D06" w14:paraId="4BBD09AD" w14:textId="77777777" w:rsidTr="004943A3">
        <w:trPr>
          <w:trHeight w:val="580"/>
        </w:trPr>
        <w:tc>
          <w:tcPr>
            <w:tcW w:w="4550" w:type="dxa"/>
            <w:hideMark/>
          </w:tcPr>
          <w:p w14:paraId="2DB4C186" w14:textId="77777777" w:rsidR="00FE3AC3" w:rsidRPr="002A2D06" w:rsidRDefault="00FE3AC3" w:rsidP="00920C99">
            <w:pPr>
              <w:spacing w:line="360" w:lineRule="auto"/>
              <w:jc w:val="both"/>
              <w:rPr>
                <w:rFonts w:ascii="Arial" w:hAnsi="Arial" w:cs="Arial"/>
                <w:bCs/>
                <w:sz w:val="18"/>
                <w:szCs w:val="18"/>
                <w:lang w:val="en-US"/>
                <w:rPrChange w:id="604" w:author="S.K. Kaptoge" w:date="2026-01-21T19:56:00Z" w16du:dateUtc="2026-01-21T19:56:00Z">
                  <w:rPr>
                    <w:rFonts w:ascii="Arial" w:hAnsi="Arial" w:cs="Arial"/>
                    <w:bCs/>
                    <w:sz w:val="22"/>
                    <w:szCs w:val="22"/>
                    <w:lang w:val="en-US"/>
                  </w:rPr>
                </w:rPrChange>
              </w:rPr>
            </w:pPr>
            <w:r w:rsidRPr="002A2D06">
              <w:rPr>
                <w:rFonts w:ascii="Arial" w:hAnsi="Arial" w:cs="Arial"/>
                <w:bCs/>
                <w:sz w:val="18"/>
                <w:szCs w:val="18"/>
                <w:lang w:val="en-US"/>
                <w:rPrChange w:id="605" w:author="S.K. Kaptoge" w:date="2026-01-21T19:56:00Z" w16du:dateUtc="2026-01-21T19:56:00Z">
                  <w:rPr>
                    <w:rFonts w:ascii="Arial" w:hAnsi="Arial" w:cs="Arial"/>
                    <w:bCs/>
                    <w:sz w:val="22"/>
                    <w:szCs w:val="22"/>
                    <w:lang w:val="en-US"/>
                  </w:rPr>
                </w:rPrChange>
              </w:rPr>
              <w:t>Alcohol use (</w:t>
            </w:r>
            <w:proofErr w:type="spellStart"/>
            <w:r w:rsidRPr="002A2D06">
              <w:rPr>
                <w:rFonts w:ascii="Arial" w:hAnsi="Arial" w:cs="Arial"/>
                <w:bCs/>
                <w:sz w:val="18"/>
                <w:szCs w:val="18"/>
                <w:lang w:val="en-US"/>
                <w:rPrChange w:id="606" w:author="S.K. Kaptoge" w:date="2026-01-21T19:56:00Z" w16du:dateUtc="2026-01-21T19:56:00Z">
                  <w:rPr>
                    <w:rFonts w:ascii="Arial" w:hAnsi="Arial" w:cs="Arial"/>
                    <w:bCs/>
                    <w:sz w:val="22"/>
                    <w:szCs w:val="22"/>
                    <w:lang w:val="en-US"/>
                  </w:rPr>
                </w:rPrChange>
              </w:rPr>
              <w:t>alcallstat</w:t>
            </w:r>
            <w:proofErr w:type="spellEnd"/>
            <w:r w:rsidRPr="002A2D06">
              <w:rPr>
                <w:rFonts w:ascii="Arial" w:hAnsi="Arial" w:cs="Arial"/>
                <w:bCs/>
                <w:sz w:val="18"/>
                <w:szCs w:val="18"/>
                <w:lang w:val="en-US"/>
                <w:rPrChange w:id="607" w:author="S.K. Kaptoge" w:date="2026-01-21T19:56:00Z" w16du:dateUtc="2026-01-21T19:56:00Z">
                  <w:rPr>
                    <w:rFonts w:ascii="Arial" w:hAnsi="Arial" w:cs="Arial"/>
                    <w:bCs/>
                    <w:sz w:val="22"/>
                    <w:szCs w:val="22"/>
                    <w:lang w:val="en-US"/>
                  </w:rPr>
                </w:rPrChange>
              </w:rPr>
              <w:t>)</w:t>
            </w:r>
          </w:p>
        </w:tc>
        <w:tc>
          <w:tcPr>
            <w:tcW w:w="1431" w:type="dxa"/>
            <w:hideMark/>
          </w:tcPr>
          <w:p w14:paraId="0A70F292" w14:textId="77777777" w:rsidR="00FE3AC3" w:rsidRPr="002A2D06" w:rsidRDefault="00FE3AC3" w:rsidP="00920C99">
            <w:pPr>
              <w:spacing w:line="360" w:lineRule="auto"/>
              <w:jc w:val="both"/>
              <w:rPr>
                <w:rFonts w:ascii="Arial" w:hAnsi="Arial" w:cs="Arial"/>
                <w:bCs/>
                <w:sz w:val="18"/>
                <w:szCs w:val="18"/>
                <w:lang w:val="en-US"/>
                <w:rPrChange w:id="608" w:author="S.K. Kaptoge" w:date="2026-01-21T19:56:00Z" w16du:dateUtc="2026-01-21T19:56:00Z">
                  <w:rPr>
                    <w:rFonts w:ascii="Arial" w:hAnsi="Arial" w:cs="Arial"/>
                    <w:bCs/>
                    <w:sz w:val="22"/>
                    <w:szCs w:val="22"/>
                    <w:lang w:val="en-US"/>
                  </w:rPr>
                </w:rPrChange>
              </w:rPr>
            </w:pPr>
            <w:r w:rsidRPr="002A2D06">
              <w:rPr>
                <w:rFonts w:ascii="Arial" w:hAnsi="Arial" w:cs="Arial"/>
                <w:bCs/>
                <w:sz w:val="18"/>
                <w:szCs w:val="18"/>
                <w:lang w:val="en-US"/>
                <w:rPrChange w:id="609" w:author="S.K. Kaptoge" w:date="2026-01-21T19:56:00Z" w16du:dateUtc="2026-01-21T19:56:00Z">
                  <w:rPr>
                    <w:rFonts w:ascii="Arial" w:hAnsi="Arial" w:cs="Arial"/>
                    <w:bCs/>
                    <w:sz w:val="22"/>
                    <w:szCs w:val="22"/>
                    <w:lang w:val="en-US"/>
                  </w:rPr>
                </w:rPrChange>
              </w:rPr>
              <w:t>Covariate</w:t>
            </w:r>
          </w:p>
        </w:tc>
        <w:tc>
          <w:tcPr>
            <w:tcW w:w="1329" w:type="dxa"/>
            <w:hideMark/>
          </w:tcPr>
          <w:p w14:paraId="2A168A0E" w14:textId="77777777" w:rsidR="00FE3AC3" w:rsidRPr="002A2D06" w:rsidRDefault="00FE3AC3" w:rsidP="00920C99">
            <w:pPr>
              <w:spacing w:line="360" w:lineRule="auto"/>
              <w:jc w:val="both"/>
              <w:rPr>
                <w:rFonts w:ascii="Arial" w:hAnsi="Arial" w:cs="Arial"/>
                <w:bCs/>
                <w:sz w:val="18"/>
                <w:szCs w:val="18"/>
                <w:lang w:val="en-US"/>
                <w:rPrChange w:id="610" w:author="S.K. Kaptoge" w:date="2026-01-21T19:56:00Z" w16du:dateUtc="2026-01-21T19:56:00Z">
                  <w:rPr>
                    <w:rFonts w:ascii="Arial" w:hAnsi="Arial" w:cs="Arial"/>
                    <w:bCs/>
                    <w:sz w:val="22"/>
                    <w:szCs w:val="22"/>
                    <w:lang w:val="en-US"/>
                  </w:rPr>
                </w:rPrChange>
              </w:rPr>
            </w:pPr>
            <w:r w:rsidRPr="002A2D06">
              <w:rPr>
                <w:rFonts w:ascii="Arial" w:hAnsi="Arial" w:cs="Arial"/>
                <w:bCs/>
                <w:sz w:val="18"/>
                <w:szCs w:val="18"/>
                <w:lang w:val="en-US"/>
                <w:rPrChange w:id="611" w:author="S.K. Kaptoge" w:date="2026-01-21T19:56:00Z" w16du:dateUtc="2026-01-21T19:56:00Z">
                  <w:rPr>
                    <w:rFonts w:ascii="Arial" w:hAnsi="Arial" w:cs="Arial"/>
                    <w:bCs/>
                    <w:sz w:val="22"/>
                    <w:szCs w:val="22"/>
                    <w:lang w:val="en-US"/>
                  </w:rPr>
                </w:rPrChange>
              </w:rPr>
              <w:t>Categorical</w:t>
            </w:r>
          </w:p>
        </w:tc>
        <w:tc>
          <w:tcPr>
            <w:tcW w:w="2040" w:type="dxa"/>
            <w:hideMark/>
          </w:tcPr>
          <w:p w14:paraId="3DBB0BB6" w14:textId="77777777" w:rsidR="00FE3AC3" w:rsidRPr="002A2D06" w:rsidRDefault="00FE3AC3" w:rsidP="00920C99">
            <w:pPr>
              <w:spacing w:line="360" w:lineRule="auto"/>
              <w:jc w:val="both"/>
              <w:rPr>
                <w:rFonts w:ascii="Arial" w:hAnsi="Arial" w:cs="Arial"/>
                <w:bCs/>
                <w:sz w:val="18"/>
                <w:szCs w:val="18"/>
                <w:lang w:val="en-US"/>
                <w:rPrChange w:id="612" w:author="S.K. Kaptoge" w:date="2026-01-21T19:56:00Z" w16du:dateUtc="2026-01-21T19:56:00Z">
                  <w:rPr>
                    <w:rFonts w:ascii="Arial" w:hAnsi="Arial" w:cs="Arial"/>
                    <w:bCs/>
                    <w:sz w:val="22"/>
                    <w:szCs w:val="22"/>
                    <w:lang w:val="en-US"/>
                  </w:rPr>
                </w:rPrChange>
              </w:rPr>
            </w:pPr>
            <w:r w:rsidRPr="002A2D06">
              <w:rPr>
                <w:rFonts w:ascii="Arial" w:hAnsi="Arial" w:cs="Arial"/>
                <w:bCs/>
                <w:sz w:val="18"/>
                <w:szCs w:val="18"/>
                <w:lang w:val="en-US"/>
                <w:rPrChange w:id="613" w:author="S.K. Kaptoge" w:date="2026-01-21T19:56:00Z" w16du:dateUtc="2026-01-21T19:56:00Z">
                  <w:rPr>
                    <w:rFonts w:ascii="Arial" w:hAnsi="Arial" w:cs="Arial"/>
                    <w:bCs/>
                    <w:sz w:val="22"/>
                    <w:szCs w:val="22"/>
                    <w:lang w:val="en-US"/>
                  </w:rPr>
                </w:rPrChange>
              </w:rPr>
              <w:t>Never / Former / Current</w:t>
            </w:r>
          </w:p>
        </w:tc>
      </w:tr>
      <w:tr w:rsidR="00FE3AC3" w:rsidRPr="002A2D06" w14:paraId="4C415064" w14:textId="77777777" w:rsidTr="004943A3">
        <w:trPr>
          <w:trHeight w:val="290"/>
        </w:trPr>
        <w:tc>
          <w:tcPr>
            <w:tcW w:w="4550" w:type="dxa"/>
            <w:hideMark/>
          </w:tcPr>
          <w:p w14:paraId="2E291368" w14:textId="77777777" w:rsidR="00FE3AC3" w:rsidRPr="002A2D06" w:rsidRDefault="00FE3AC3" w:rsidP="00920C99">
            <w:pPr>
              <w:spacing w:line="360" w:lineRule="auto"/>
              <w:jc w:val="both"/>
              <w:rPr>
                <w:rFonts w:ascii="Arial" w:hAnsi="Arial" w:cs="Arial"/>
                <w:bCs/>
                <w:sz w:val="18"/>
                <w:szCs w:val="18"/>
                <w:lang w:val="en-US"/>
                <w:rPrChange w:id="614" w:author="S.K. Kaptoge" w:date="2026-01-21T19:56:00Z" w16du:dateUtc="2026-01-21T19:56:00Z">
                  <w:rPr>
                    <w:rFonts w:ascii="Arial" w:hAnsi="Arial" w:cs="Arial"/>
                    <w:bCs/>
                    <w:sz w:val="22"/>
                    <w:szCs w:val="22"/>
                    <w:lang w:val="en-US"/>
                  </w:rPr>
                </w:rPrChange>
              </w:rPr>
            </w:pPr>
            <w:r w:rsidRPr="002A2D06">
              <w:rPr>
                <w:rFonts w:ascii="Arial" w:hAnsi="Arial" w:cs="Arial"/>
                <w:bCs/>
                <w:sz w:val="18"/>
                <w:szCs w:val="18"/>
                <w:lang w:val="en-US"/>
                <w:rPrChange w:id="615" w:author="S.K. Kaptoge" w:date="2026-01-21T19:56:00Z" w16du:dateUtc="2026-01-21T19:56:00Z">
                  <w:rPr>
                    <w:rFonts w:ascii="Arial" w:hAnsi="Arial" w:cs="Arial"/>
                    <w:bCs/>
                    <w:sz w:val="22"/>
                    <w:szCs w:val="22"/>
                    <w:lang w:val="en-US"/>
                  </w:rPr>
                </w:rPrChange>
              </w:rPr>
              <w:t>Anti-hypertensive use (</w:t>
            </w:r>
            <w:proofErr w:type="spellStart"/>
            <w:r w:rsidRPr="002A2D06">
              <w:rPr>
                <w:rFonts w:ascii="Arial" w:hAnsi="Arial" w:cs="Arial"/>
                <w:bCs/>
                <w:sz w:val="18"/>
                <w:szCs w:val="18"/>
                <w:lang w:val="en-US"/>
                <w:rPrChange w:id="616" w:author="S.K. Kaptoge" w:date="2026-01-21T19:56:00Z" w16du:dateUtc="2026-01-21T19:56:00Z">
                  <w:rPr>
                    <w:rFonts w:ascii="Arial" w:hAnsi="Arial" w:cs="Arial"/>
                    <w:bCs/>
                    <w:sz w:val="22"/>
                    <w:szCs w:val="22"/>
                    <w:lang w:val="en-US"/>
                  </w:rPr>
                </w:rPrChange>
              </w:rPr>
              <w:t>hypdstat</w:t>
            </w:r>
            <w:proofErr w:type="spellEnd"/>
            <w:r w:rsidRPr="002A2D06">
              <w:rPr>
                <w:rFonts w:ascii="Arial" w:hAnsi="Arial" w:cs="Arial"/>
                <w:bCs/>
                <w:sz w:val="18"/>
                <w:szCs w:val="18"/>
                <w:lang w:val="en-US"/>
                <w:rPrChange w:id="617" w:author="S.K. Kaptoge" w:date="2026-01-21T19:56:00Z" w16du:dateUtc="2026-01-21T19:56:00Z">
                  <w:rPr>
                    <w:rFonts w:ascii="Arial" w:hAnsi="Arial" w:cs="Arial"/>
                    <w:bCs/>
                    <w:sz w:val="22"/>
                    <w:szCs w:val="22"/>
                    <w:lang w:val="en-US"/>
                  </w:rPr>
                </w:rPrChange>
              </w:rPr>
              <w:t>)</w:t>
            </w:r>
          </w:p>
        </w:tc>
        <w:tc>
          <w:tcPr>
            <w:tcW w:w="1431" w:type="dxa"/>
            <w:hideMark/>
          </w:tcPr>
          <w:p w14:paraId="78DA4349" w14:textId="77777777" w:rsidR="00FE3AC3" w:rsidRPr="002A2D06" w:rsidRDefault="00FE3AC3" w:rsidP="00920C99">
            <w:pPr>
              <w:spacing w:line="360" w:lineRule="auto"/>
              <w:jc w:val="both"/>
              <w:rPr>
                <w:rFonts w:ascii="Arial" w:hAnsi="Arial" w:cs="Arial"/>
                <w:bCs/>
                <w:sz w:val="18"/>
                <w:szCs w:val="18"/>
                <w:lang w:val="en-US"/>
                <w:rPrChange w:id="618" w:author="S.K. Kaptoge" w:date="2026-01-21T19:56:00Z" w16du:dateUtc="2026-01-21T19:56:00Z">
                  <w:rPr>
                    <w:rFonts w:ascii="Arial" w:hAnsi="Arial" w:cs="Arial"/>
                    <w:bCs/>
                    <w:sz w:val="22"/>
                    <w:szCs w:val="22"/>
                    <w:lang w:val="en-US"/>
                  </w:rPr>
                </w:rPrChange>
              </w:rPr>
            </w:pPr>
            <w:r w:rsidRPr="002A2D06">
              <w:rPr>
                <w:rFonts w:ascii="Arial" w:hAnsi="Arial" w:cs="Arial"/>
                <w:bCs/>
                <w:sz w:val="18"/>
                <w:szCs w:val="18"/>
                <w:lang w:val="en-US"/>
                <w:rPrChange w:id="619" w:author="S.K. Kaptoge" w:date="2026-01-21T19:56:00Z" w16du:dateUtc="2026-01-21T19:56:00Z">
                  <w:rPr>
                    <w:rFonts w:ascii="Arial" w:hAnsi="Arial" w:cs="Arial"/>
                    <w:bCs/>
                    <w:sz w:val="22"/>
                    <w:szCs w:val="22"/>
                    <w:lang w:val="en-US"/>
                  </w:rPr>
                </w:rPrChange>
              </w:rPr>
              <w:t>Covariate</w:t>
            </w:r>
          </w:p>
        </w:tc>
        <w:tc>
          <w:tcPr>
            <w:tcW w:w="1329" w:type="dxa"/>
            <w:hideMark/>
          </w:tcPr>
          <w:p w14:paraId="685444CC" w14:textId="77777777" w:rsidR="00FE3AC3" w:rsidRPr="002A2D06" w:rsidRDefault="00FE3AC3" w:rsidP="00920C99">
            <w:pPr>
              <w:spacing w:line="360" w:lineRule="auto"/>
              <w:jc w:val="both"/>
              <w:rPr>
                <w:rFonts w:ascii="Arial" w:hAnsi="Arial" w:cs="Arial"/>
                <w:bCs/>
                <w:sz w:val="18"/>
                <w:szCs w:val="18"/>
                <w:lang w:val="en-US"/>
                <w:rPrChange w:id="620" w:author="S.K. Kaptoge" w:date="2026-01-21T19:56:00Z" w16du:dateUtc="2026-01-21T19:56:00Z">
                  <w:rPr>
                    <w:rFonts w:ascii="Arial" w:hAnsi="Arial" w:cs="Arial"/>
                    <w:bCs/>
                    <w:sz w:val="22"/>
                    <w:szCs w:val="22"/>
                    <w:lang w:val="en-US"/>
                  </w:rPr>
                </w:rPrChange>
              </w:rPr>
            </w:pPr>
            <w:r w:rsidRPr="002A2D06">
              <w:rPr>
                <w:rFonts w:ascii="Arial" w:hAnsi="Arial" w:cs="Arial"/>
                <w:bCs/>
                <w:sz w:val="18"/>
                <w:szCs w:val="18"/>
                <w:lang w:val="en-US"/>
                <w:rPrChange w:id="621" w:author="S.K. Kaptoge" w:date="2026-01-21T19:56:00Z" w16du:dateUtc="2026-01-21T19:56:00Z">
                  <w:rPr>
                    <w:rFonts w:ascii="Arial" w:hAnsi="Arial" w:cs="Arial"/>
                    <w:bCs/>
                    <w:sz w:val="22"/>
                    <w:szCs w:val="22"/>
                    <w:lang w:val="en-US"/>
                  </w:rPr>
                </w:rPrChange>
              </w:rPr>
              <w:t>Binary</w:t>
            </w:r>
          </w:p>
        </w:tc>
        <w:tc>
          <w:tcPr>
            <w:tcW w:w="2040" w:type="dxa"/>
            <w:hideMark/>
          </w:tcPr>
          <w:p w14:paraId="03E03AED" w14:textId="77777777" w:rsidR="00FE3AC3" w:rsidRPr="002A2D06" w:rsidRDefault="00FE3AC3" w:rsidP="00920C99">
            <w:pPr>
              <w:spacing w:line="360" w:lineRule="auto"/>
              <w:jc w:val="both"/>
              <w:rPr>
                <w:rFonts w:ascii="Arial" w:hAnsi="Arial" w:cs="Arial"/>
                <w:bCs/>
                <w:sz w:val="18"/>
                <w:szCs w:val="18"/>
                <w:lang w:val="en-US"/>
                <w:rPrChange w:id="622" w:author="S.K. Kaptoge" w:date="2026-01-21T19:56:00Z" w16du:dateUtc="2026-01-21T19:56:00Z">
                  <w:rPr>
                    <w:rFonts w:ascii="Arial" w:hAnsi="Arial" w:cs="Arial"/>
                    <w:bCs/>
                    <w:sz w:val="22"/>
                    <w:szCs w:val="22"/>
                    <w:lang w:val="en-US"/>
                  </w:rPr>
                </w:rPrChange>
              </w:rPr>
            </w:pPr>
            <w:r w:rsidRPr="002A2D06">
              <w:rPr>
                <w:rFonts w:ascii="Arial" w:hAnsi="Arial" w:cs="Arial"/>
                <w:bCs/>
                <w:sz w:val="18"/>
                <w:szCs w:val="18"/>
                <w:lang w:val="en-US"/>
                <w:rPrChange w:id="623" w:author="S.K. Kaptoge" w:date="2026-01-21T19:56:00Z" w16du:dateUtc="2026-01-21T19:56:00Z">
                  <w:rPr>
                    <w:rFonts w:ascii="Arial" w:hAnsi="Arial" w:cs="Arial"/>
                    <w:bCs/>
                    <w:sz w:val="22"/>
                    <w:szCs w:val="22"/>
                    <w:lang w:val="en-US"/>
                  </w:rPr>
                </w:rPrChange>
              </w:rPr>
              <w:t>Yes / No</w:t>
            </w:r>
          </w:p>
        </w:tc>
      </w:tr>
      <w:tr w:rsidR="00FE3AC3" w:rsidRPr="002A2D06" w14:paraId="7AD09ACA" w14:textId="77777777" w:rsidTr="004943A3">
        <w:trPr>
          <w:trHeight w:val="290"/>
        </w:trPr>
        <w:tc>
          <w:tcPr>
            <w:tcW w:w="4550" w:type="dxa"/>
            <w:hideMark/>
          </w:tcPr>
          <w:p w14:paraId="00B5F24F" w14:textId="77777777" w:rsidR="00FE3AC3" w:rsidRPr="002A2D06" w:rsidRDefault="00FE3AC3" w:rsidP="00920C99">
            <w:pPr>
              <w:spacing w:line="360" w:lineRule="auto"/>
              <w:jc w:val="both"/>
              <w:rPr>
                <w:rFonts w:ascii="Arial" w:hAnsi="Arial" w:cs="Arial"/>
                <w:bCs/>
                <w:sz w:val="18"/>
                <w:szCs w:val="18"/>
                <w:lang w:val="en-US"/>
                <w:rPrChange w:id="624" w:author="S.K. Kaptoge" w:date="2026-01-21T19:56:00Z" w16du:dateUtc="2026-01-21T19:56:00Z">
                  <w:rPr>
                    <w:rFonts w:ascii="Arial" w:hAnsi="Arial" w:cs="Arial"/>
                    <w:bCs/>
                    <w:sz w:val="22"/>
                    <w:szCs w:val="22"/>
                    <w:lang w:val="en-US"/>
                  </w:rPr>
                </w:rPrChange>
              </w:rPr>
            </w:pPr>
            <w:r w:rsidRPr="002A2D06">
              <w:rPr>
                <w:rFonts w:ascii="Arial" w:hAnsi="Arial" w:cs="Arial"/>
                <w:bCs/>
                <w:sz w:val="18"/>
                <w:szCs w:val="18"/>
                <w:lang w:val="en-US"/>
                <w:rPrChange w:id="625" w:author="S.K. Kaptoge" w:date="2026-01-21T19:56:00Z" w16du:dateUtc="2026-01-21T19:56:00Z">
                  <w:rPr>
                    <w:rFonts w:ascii="Arial" w:hAnsi="Arial" w:cs="Arial"/>
                    <w:bCs/>
                    <w:sz w:val="22"/>
                    <w:szCs w:val="22"/>
                    <w:lang w:val="en-US"/>
                  </w:rPr>
                </w:rPrChange>
              </w:rPr>
              <w:t>Anti-diabetic use (</w:t>
            </w:r>
            <w:proofErr w:type="spellStart"/>
            <w:r w:rsidRPr="002A2D06">
              <w:rPr>
                <w:rFonts w:ascii="Arial" w:hAnsi="Arial" w:cs="Arial"/>
                <w:bCs/>
                <w:sz w:val="18"/>
                <w:szCs w:val="18"/>
                <w:lang w:val="en-US"/>
                <w:rPrChange w:id="626" w:author="S.K. Kaptoge" w:date="2026-01-21T19:56:00Z" w16du:dateUtc="2026-01-21T19:56:00Z">
                  <w:rPr>
                    <w:rFonts w:ascii="Arial" w:hAnsi="Arial" w:cs="Arial"/>
                    <w:bCs/>
                    <w:sz w:val="22"/>
                    <w:szCs w:val="22"/>
                    <w:lang w:val="en-US"/>
                  </w:rPr>
                </w:rPrChange>
              </w:rPr>
              <w:t>diadstat</w:t>
            </w:r>
            <w:proofErr w:type="spellEnd"/>
            <w:r w:rsidRPr="002A2D06">
              <w:rPr>
                <w:rFonts w:ascii="Arial" w:hAnsi="Arial" w:cs="Arial"/>
                <w:bCs/>
                <w:sz w:val="18"/>
                <w:szCs w:val="18"/>
                <w:lang w:val="en-US"/>
                <w:rPrChange w:id="627" w:author="S.K. Kaptoge" w:date="2026-01-21T19:56:00Z" w16du:dateUtc="2026-01-21T19:56:00Z">
                  <w:rPr>
                    <w:rFonts w:ascii="Arial" w:hAnsi="Arial" w:cs="Arial"/>
                    <w:bCs/>
                    <w:sz w:val="22"/>
                    <w:szCs w:val="22"/>
                    <w:lang w:val="en-US"/>
                  </w:rPr>
                </w:rPrChange>
              </w:rPr>
              <w:t>)</w:t>
            </w:r>
          </w:p>
        </w:tc>
        <w:tc>
          <w:tcPr>
            <w:tcW w:w="1431" w:type="dxa"/>
            <w:hideMark/>
          </w:tcPr>
          <w:p w14:paraId="5F1D7C57" w14:textId="77777777" w:rsidR="00FE3AC3" w:rsidRPr="002A2D06" w:rsidRDefault="00FE3AC3" w:rsidP="00920C99">
            <w:pPr>
              <w:spacing w:line="360" w:lineRule="auto"/>
              <w:jc w:val="both"/>
              <w:rPr>
                <w:rFonts w:ascii="Arial" w:hAnsi="Arial" w:cs="Arial"/>
                <w:bCs/>
                <w:sz w:val="18"/>
                <w:szCs w:val="18"/>
                <w:lang w:val="en-US"/>
                <w:rPrChange w:id="628" w:author="S.K. Kaptoge" w:date="2026-01-21T19:56:00Z" w16du:dateUtc="2026-01-21T19:56:00Z">
                  <w:rPr>
                    <w:rFonts w:ascii="Arial" w:hAnsi="Arial" w:cs="Arial"/>
                    <w:bCs/>
                    <w:sz w:val="22"/>
                    <w:szCs w:val="22"/>
                    <w:lang w:val="en-US"/>
                  </w:rPr>
                </w:rPrChange>
              </w:rPr>
            </w:pPr>
            <w:r w:rsidRPr="002A2D06">
              <w:rPr>
                <w:rFonts w:ascii="Arial" w:hAnsi="Arial" w:cs="Arial"/>
                <w:bCs/>
                <w:sz w:val="18"/>
                <w:szCs w:val="18"/>
                <w:lang w:val="en-US"/>
                <w:rPrChange w:id="629" w:author="S.K. Kaptoge" w:date="2026-01-21T19:56:00Z" w16du:dateUtc="2026-01-21T19:56:00Z">
                  <w:rPr>
                    <w:rFonts w:ascii="Arial" w:hAnsi="Arial" w:cs="Arial"/>
                    <w:bCs/>
                    <w:sz w:val="22"/>
                    <w:szCs w:val="22"/>
                    <w:lang w:val="en-US"/>
                  </w:rPr>
                </w:rPrChange>
              </w:rPr>
              <w:t>Covariate</w:t>
            </w:r>
          </w:p>
        </w:tc>
        <w:tc>
          <w:tcPr>
            <w:tcW w:w="1329" w:type="dxa"/>
            <w:hideMark/>
          </w:tcPr>
          <w:p w14:paraId="093805EE" w14:textId="77777777" w:rsidR="00FE3AC3" w:rsidRPr="002A2D06" w:rsidRDefault="00FE3AC3" w:rsidP="00920C99">
            <w:pPr>
              <w:spacing w:line="360" w:lineRule="auto"/>
              <w:jc w:val="both"/>
              <w:rPr>
                <w:rFonts w:ascii="Arial" w:hAnsi="Arial" w:cs="Arial"/>
                <w:bCs/>
                <w:sz w:val="18"/>
                <w:szCs w:val="18"/>
                <w:lang w:val="en-US"/>
                <w:rPrChange w:id="630" w:author="S.K. Kaptoge" w:date="2026-01-21T19:56:00Z" w16du:dateUtc="2026-01-21T19:56:00Z">
                  <w:rPr>
                    <w:rFonts w:ascii="Arial" w:hAnsi="Arial" w:cs="Arial"/>
                    <w:bCs/>
                    <w:sz w:val="22"/>
                    <w:szCs w:val="22"/>
                    <w:lang w:val="en-US"/>
                  </w:rPr>
                </w:rPrChange>
              </w:rPr>
            </w:pPr>
            <w:r w:rsidRPr="002A2D06">
              <w:rPr>
                <w:rFonts w:ascii="Arial" w:hAnsi="Arial" w:cs="Arial"/>
                <w:bCs/>
                <w:sz w:val="18"/>
                <w:szCs w:val="18"/>
                <w:lang w:val="en-US"/>
                <w:rPrChange w:id="631" w:author="S.K. Kaptoge" w:date="2026-01-21T19:56:00Z" w16du:dateUtc="2026-01-21T19:56:00Z">
                  <w:rPr>
                    <w:rFonts w:ascii="Arial" w:hAnsi="Arial" w:cs="Arial"/>
                    <w:bCs/>
                    <w:sz w:val="22"/>
                    <w:szCs w:val="22"/>
                    <w:lang w:val="en-US"/>
                  </w:rPr>
                </w:rPrChange>
              </w:rPr>
              <w:t>Binary</w:t>
            </w:r>
          </w:p>
        </w:tc>
        <w:tc>
          <w:tcPr>
            <w:tcW w:w="2040" w:type="dxa"/>
            <w:hideMark/>
          </w:tcPr>
          <w:p w14:paraId="45481EC1" w14:textId="77777777" w:rsidR="00FE3AC3" w:rsidRPr="002A2D06" w:rsidRDefault="00FE3AC3" w:rsidP="00920C99">
            <w:pPr>
              <w:spacing w:line="360" w:lineRule="auto"/>
              <w:jc w:val="both"/>
              <w:rPr>
                <w:rFonts w:ascii="Arial" w:hAnsi="Arial" w:cs="Arial"/>
                <w:bCs/>
                <w:sz w:val="18"/>
                <w:szCs w:val="18"/>
                <w:lang w:val="en-US"/>
                <w:rPrChange w:id="632" w:author="S.K. Kaptoge" w:date="2026-01-21T19:56:00Z" w16du:dateUtc="2026-01-21T19:56:00Z">
                  <w:rPr>
                    <w:rFonts w:ascii="Arial" w:hAnsi="Arial" w:cs="Arial"/>
                    <w:bCs/>
                    <w:sz w:val="22"/>
                    <w:szCs w:val="22"/>
                    <w:lang w:val="en-US"/>
                  </w:rPr>
                </w:rPrChange>
              </w:rPr>
            </w:pPr>
            <w:r w:rsidRPr="002A2D06">
              <w:rPr>
                <w:rFonts w:ascii="Arial" w:hAnsi="Arial" w:cs="Arial"/>
                <w:bCs/>
                <w:sz w:val="18"/>
                <w:szCs w:val="18"/>
                <w:lang w:val="en-US"/>
                <w:rPrChange w:id="633" w:author="S.K. Kaptoge" w:date="2026-01-21T19:56:00Z" w16du:dateUtc="2026-01-21T19:56:00Z">
                  <w:rPr>
                    <w:rFonts w:ascii="Arial" w:hAnsi="Arial" w:cs="Arial"/>
                    <w:bCs/>
                    <w:sz w:val="22"/>
                    <w:szCs w:val="22"/>
                    <w:lang w:val="en-US"/>
                  </w:rPr>
                </w:rPrChange>
              </w:rPr>
              <w:t>Yes / No</w:t>
            </w:r>
          </w:p>
        </w:tc>
      </w:tr>
      <w:tr w:rsidR="00FE3AC3" w:rsidRPr="002A2D06" w14:paraId="069FFC33" w14:textId="77777777" w:rsidTr="004943A3">
        <w:trPr>
          <w:trHeight w:val="290"/>
        </w:trPr>
        <w:tc>
          <w:tcPr>
            <w:tcW w:w="4550" w:type="dxa"/>
            <w:hideMark/>
          </w:tcPr>
          <w:p w14:paraId="5E62F33C" w14:textId="77777777" w:rsidR="00FE3AC3" w:rsidRPr="002A2D06" w:rsidRDefault="00FE3AC3" w:rsidP="00920C99">
            <w:pPr>
              <w:spacing w:line="360" w:lineRule="auto"/>
              <w:jc w:val="both"/>
              <w:rPr>
                <w:rFonts w:ascii="Arial" w:hAnsi="Arial" w:cs="Arial"/>
                <w:bCs/>
                <w:sz w:val="18"/>
                <w:szCs w:val="18"/>
                <w:lang w:val="en-US"/>
                <w:rPrChange w:id="634" w:author="S.K. Kaptoge" w:date="2026-01-21T19:56:00Z" w16du:dateUtc="2026-01-21T19:56:00Z">
                  <w:rPr>
                    <w:rFonts w:ascii="Arial" w:hAnsi="Arial" w:cs="Arial"/>
                    <w:bCs/>
                    <w:sz w:val="22"/>
                    <w:szCs w:val="22"/>
                    <w:lang w:val="en-US"/>
                  </w:rPr>
                </w:rPrChange>
              </w:rPr>
            </w:pPr>
            <w:r w:rsidRPr="002A2D06">
              <w:rPr>
                <w:rFonts w:ascii="Arial" w:hAnsi="Arial" w:cs="Arial"/>
                <w:bCs/>
                <w:sz w:val="18"/>
                <w:szCs w:val="18"/>
                <w:lang w:val="en-US"/>
                <w:rPrChange w:id="635" w:author="S.K. Kaptoge" w:date="2026-01-21T19:56:00Z" w16du:dateUtc="2026-01-21T19:56:00Z">
                  <w:rPr>
                    <w:rFonts w:ascii="Arial" w:hAnsi="Arial" w:cs="Arial"/>
                    <w:bCs/>
                    <w:sz w:val="22"/>
                    <w:szCs w:val="22"/>
                    <w:lang w:val="en-US"/>
                  </w:rPr>
                </w:rPrChange>
              </w:rPr>
              <w:t>Family history of CVD (</w:t>
            </w:r>
            <w:proofErr w:type="spellStart"/>
            <w:r w:rsidRPr="002A2D06">
              <w:rPr>
                <w:rFonts w:ascii="Arial" w:hAnsi="Arial" w:cs="Arial"/>
                <w:bCs/>
                <w:sz w:val="18"/>
                <w:szCs w:val="18"/>
                <w:lang w:val="en-US"/>
                <w:rPrChange w:id="636" w:author="S.K. Kaptoge" w:date="2026-01-21T19:56:00Z" w16du:dateUtc="2026-01-21T19:56:00Z">
                  <w:rPr>
                    <w:rFonts w:ascii="Arial" w:hAnsi="Arial" w:cs="Arial"/>
                    <w:bCs/>
                    <w:sz w:val="22"/>
                    <w:szCs w:val="22"/>
                    <w:lang w:val="en-US"/>
                  </w:rPr>
                </w:rPrChange>
              </w:rPr>
              <w:t>hxcvd_f</w:t>
            </w:r>
            <w:proofErr w:type="spellEnd"/>
            <w:r w:rsidRPr="002A2D06">
              <w:rPr>
                <w:rFonts w:ascii="Arial" w:hAnsi="Arial" w:cs="Arial"/>
                <w:bCs/>
                <w:sz w:val="18"/>
                <w:szCs w:val="18"/>
                <w:lang w:val="en-US"/>
                <w:rPrChange w:id="637" w:author="S.K. Kaptoge" w:date="2026-01-21T19:56:00Z" w16du:dateUtc="2026-01-21T19:56:00Z">
                  <w:rPr>
                    <w:rFonts w:ascii="Arial" w:hAnsi="Arial" w:cs="Arial"/>
                    <w:bCs/>
                    <w:sz w:val="22"/>
                    <w:szCs w:val="22"/>
                    <w:lang w:val="en-US"/>
                  </w:rPr>
                </w:rPrChange>
              </w:rPr>
              <w:t>)</w:t>
            </w:r>
          </w:p>
        </w:tc>
        <w:tc>
          <w:tcPr>
            <w:tcW w:w="1431" w:type="dxa"/>
            <w:hideMark/>
          </w:tcPr>
          <w:p w14:paraId="151A2455" w14:textId="77777777" w:rsidR="00FE3AC3" w:rsidRPr="002A2D06" w:rsidRDefault="00FE3AC3" w:rsidP="00920C99">
            <w:pPr>
              <w:spacing w:line="360" w:lineRule="auto"/>
              <w:jc w:val="both"/>
              <w:rPr>
                <w:rFonts w:ascii="Arial" w:hAnsi="Arial" w:cs="Arial"/>
                <w:bCs/>
                <w:sz w:val="18"/>
                <w:szCs w:val="18"/>
                <w:lang w:val="en-US"/>
                <w:rPrChange w:id="638" w:author="S.K. Kaptoge" w:date="2026-01-21T19:56:00Z" w16du:dateUtc="2026-01-21T19:56:00Z">
                  <w:rPr>
                    <w:rFonts w:ascii="Arial" w:hAnsi="Arial" w:cs="Arial"/>
                    <w:bCs/>
                    <w:sz w:val="22"/>
                    <w:szCs w:val="22"/>
                    <w:lang w:val="en-US"/>
                  </w:rPr>
                </w:rPrChange>
              </w:rPr>
            </w:pPr>
            <w:r w:rsidRPr="002A2D06">
              <w:rPr>
                <w:rFonts w:ascii="Arial" w:hAnsi="Arial" w:cs="Arial"/>
                <w:bCs/>
                <w:sz w:val="18"/>
                <w:szCs w:val="18"/>
                <w:lang w:val="en-US"/>
                <w:rPrChange w:id="639" w:author="S.K. Kaptoge" w:date="2026-01-21T19:56:00Z" w16du:dateUtc="2026-01-21T19:56:00Z">
                  <w:rPr>
                    <w:rFonts w:ascii="Arial" w:hAnsi="Arial" w:cs="Arial"/>
                    <w:bCs/>
                    <w:sz w:val="22"/>
                    <w:szCs w:val="22"/>
                    <w:lang w:val="en-US"/>
                  </w:rPr>
                </w:rPrChange>
              </w:rPr>
              <w:t>Covariate</w:t>
            </w:r>
          </w:p>
        </w:tc>
        <w:tc>
          <w:tcPr>
            <w:tcW w:w="1329" w:type="dxa"/>
            <w:hideMark/>
          </w:tcPr>
          <w:p w14:paraId="26F09B0F" w14:textId="77777777" w:rsidR="00FE3AC3" w:rsidRPr="002A2D06" w:rsidRDefault="00FE3AC3" w:rsidP="00920C99">
            <w:pPr>
              <w:spacing w:line="360" w:lineRule="auto"/>
              <w:jc w:val="both"/>
              <w:rPr>
                <w:rFonts w:ascii="Arial" w:hAnsi="Arial" w:cs="Arial"/>
                <w:bCs/>
                <w:sz w:val="18"/>
                <w:szCs w:val="18"/>
                <w:lang w:val="en-US"/>
                <w:rPrChange w:id="640" w:author="S.K. Kaptoge" w:date="2026-01-21T19:56:00Z" w16du:dateUtc="2026-01-21T19:56:00Z">
                  <w:rPr>
                    <w:rFonts w:ascii="Arial" w:hAnsi="Arial" w:cs="Arial"/>
                    <w:bCs/>
                    <w:sz w:val="22"/>
                    <w:szCs w:val="22"/>
                    <w:lang w:val="en-US"/>
                  </w:rPr>
                </w:rPrChange>
              </w:rPr>
            </w:pPr>
            <w:r w:rsidRPr="002A2D06">
              <w:rPr>
                <w:rFonts w:ascii="Arial" w:hAnsi="Arial" w:cs="Arial"/>
                <w:bCs/>
                <w:sz w:val="18"/>
                <w:szCs w:val="18"/>
                <w:lang w:val="en-US"/>
                <w:rPrChange w:id="641" w:author="S.K. Kaptoge" w:date="2026-01-21T19:56:00Z" w16du:dateUtc="2026-01-21T19:56:00Z">
                  <w:rPr>
                    <w:rFonts w:ascii="Arial" w:hAnsi="Arial" w:cs="Arial"/>
                    <w:bCs/>
                    <w:sz w:val="22"/>
                    <w:szCs w:val="22"/>
                    <w:lang w:val="en-US"/>
                  </w:rPr>
                </w:rPrChange>
              </w:rPr>
              <w:t>Binary</w:t>
            </w:r>
          </w:p>
        </w:tc>
        <w:tc>
          <w:tcPr>
            <w:tcW w:w="2040" w:type="dxa"/>
            <w:hideMark/>
          </w:tcPr>
          <w:p w14:paraId="7779618B" w14:textId="77777777" w:rsidR="00FE3AC3" w:rsidRPr="002A2D06" w:rsidRDefault="00FE3AC3" w:rsidP="00920C99">
            <w:pPr>
              <w:spacing w:line="360" w:lineRule="auto"/>
              <w:jc w:val="both"/>
              <w:rPr>
                <w:rFonts w:ascii="Arial" w:hAnsi="Arial" w:cs="Arial"/>
                <w:bCs/>
                <w:sz w:val="18"/>
                <w:szCs w:val="18"/>
                <w:lang w:val="en-US"/>
                <w:rPrChange w:id="642" w:author="S.K. Kaptoge" w:date="2026-01-21T19:56:00Z" w16du:dateUtc="2026-01-21T19:56:00Z">
                  <w:rPr>
                    <w:rFonts w:ascii="Arial" w:hAnsi="Arial" w:cs="Arial"/>
                    <w:bCs/>
                    <w:sz w:val="22"/>
                    <w:szCs w:val="22"/>
                    <w:lang w:val="en-US"/>
                  </w:rPr>
                </w:rPrChange>
              </w:rPr>
            </w:pPr>
            <w:r w:rsidRPr="002A2D06">
              <w:rPr>
                <w:rFonts w:ascii="Arial" w:hAnsi="Arial" w:cs="Arial"/>
                <w:bCs/>
                <w:sz w:val="18"/>
                <w:szCs w:val="18"/>
                <w:lang w:val="en-US"/>
                <w:rPrChange w:id="643" w:author="S.K. Kaptoge" w:date="2026-01-21T19:56:00Z" w16du:dateUtc="2026-01-21T19:56:00Z">
                  <w:rPr>
                    <w:rFonts w:ascii="Arial" w:hAnsi="Arial" w:cs="Arial"/>
                    <w:bCs/>
                    <w:sz w:val="22"/>
                    <w:szCs w:val="22"/>
                    <w:lang w:val="en-US"/>
                  </w:rPr>
                </w:rPrChange>
              </w:rPr>
              <w:t>Yes / No</w:t>
            </w:r>
          </w:p>
        </w:tc>
      </w:tr>
      <w:tr w:rsidR="00FE3AC3" w:rsidRPr="002A2D06" w14:paraId="5C90C992" w14:textId="77777777" w:rsidTr="004943A3">
        <w:trPr>
          <w:trHeight w:val="290"/>
        </w:trPr>
        <w:tc>
          <w:tcPr>
            <w:tcW w:w="4550" w:type="dxa"/>
            <w:hideMark/>
          </w:tcPr>
          <w:p w14:paraId="429AD6D1" w14:textId="77777777" w:rsidR="00FE3AC3" w:rsidRPr="002A2D06" w:rsidRDefault="00FE3AC3" w:rsidP="00920C99">
            <w:pPr>
              <w:spacing w:line="360" w:lineRule="auto"/>
              <w:jc w:val="both"/>
              <w:rPr>
                <w:rFonts w:ascii="Arial" w:hAnsi="Arial" w:cs="Arial"/>
                <w:bCs/>
                <w:sz w:val="18"/>
                <w:szCs w:val="18"/>
                <w:lang w:val="en-US"/>
                <w:rPrChange w:id="644" w:author="S.K. Kaptoge" w:date="2026-01-21T19:56:00Z" w16du:dateUtc="2026-01-21T19:56:00Z">
                  <w:rPr>
                    <w:rFonts w:ascii="Arial" w:hAnsi="Arial" w:cs="Arial"/>
                    <w:bCs/>
                    <w:sz w:val="22"/>
                    <w:szCs w:val="22"/>
                    <w:lang w:val="en-US"/>
                  </w:rPr>
                </w:rPrChange>
              </w:rPr>
            </w:pPr>
            <w:r w:rsidRPr="002A2D06">
              <w:rPr>
                <w:rFonts w:ascii="Arial" w:hAnsi="Arial" w:cs="Arial"/>
                <w:bCs/>
                <w:sz w:val="18"/>
                <w:szCs w:val="18"/>
                <w:lang w:val="en-US"/>
                <w:rPrChange w:id="645" w:author="S.K. Kaptoge" w:date="2026-01-21T19:56:00Z" w16du:dateUtc="2026-01-21T19:56:00Z">
                  <w:rPr>
                    <w:rFonts w:ascii="Arial" w:hAnsi="Arial" w:cs="Arial"/>
                    <w:bCs/>
                    <w:sz w:val="22"/>
                    <w:szCs w:val="22"/>
                    <w:lang w:val="en-US"/>
                  </w:rPr>
                </w:rPrChange>
              </w:rPr>
              <w:t>Family history of diabetes (</w:t>
            </w:r>
            <w:proofErr w:type="spellStart"/>
            <w:r w:rsidRPr="002A2D06">
              <w:rPr>
                <w:rFonts w:ascii="Arial" w:hAnsi="Arial" w:cs="Arial"/>
                <w:bCs/>
                <w:sz w:val="18"/>
                <w:szCs w:val="18"/>
                <w:lang w:val="en-US"/>
                <w:rPrChange w:id="646" w:author="S.K. Kaptoge" w:date="2026-01-21T19:56:00Z" w16du:dateUtc="2026-01-21T19:56:00Z">
                  <w:rPr>
                    <w:rFonts w:ascii="Arial" w:hAnsi="Arial" w:cs="Arial"/>
                    <w:bCs/>
                    <w:sz w:val="22"/>
                    <w:szCs w:val="22"/>
                    <w:lang w:val="en-US"/>
                  </w:rPr>
                </w:rPrChange>
              </w:rPr>
              <w:t>hxdiab_f</w:t>
            </w:r>
            <w:proofErr w:type="spellEnd"/>
            <w:r w:rsidRPr="002A2D06">
              <w:rPr>
                <w:rFonts w:ascii="Arial" w:hAnsi="Arial" w:cs="Arial"/>
                <w:bCs/>
                <w:sz w:val="18"/>
                <w:szCs w:val="18"/>
                <w:lang w:val="en-US"/>
                <w:rPrChange w:id="647" w:author="S.K. Kaptoge" w:date="2026-01-21T19:56:00Z" w16du:dateUtc="2026-01-21T19:56:00Z">
                  <w:rPr>
                    <w:rFonts w:ascii="Arial" w:hAnsi="Arial" w:cs="Arial"/>
                    <w:bCs/>
                    <w:sz w:val="22"/>
                    <w:szCs w:val="22"/>
                    <w:lang w:val="en-US"/>
                  </w:rPr>
                </w:rPrChange>
              </w:rPr>
              <w:t>)</w:t>
            </w:r>
          </w:p>
        </w:tc>
        <w:tc>
          <w:tcPr>
            <w:tcW w:w="1431" w:type="dxa"/>
            <w:hideMark/>
          </w:tcPr>
          <w:p w14:paraId="492FE2CC" w14:textId="77777777" w:rsidR="00FE3AC3" w:rsidRPr="002A2D06" w:rsidRDefault="00FE3AC3" w:rsidP="00920C99">
            <w:pPr>
              <w:spacing w:line="360" w:lineRule="auto"/>
              <w:jc w:val="both"/>
              <w:rPr>
                <w:rFonts w:ascii="Arial" w:hAnsi="Arial" w:cs="Arial"/>
                <w:bCs/>
                <w:sz w:val="18"/>
                <w:szCs w:val="18"/>
                <w:lang w:val="en-US"/>
                <w:rPrChange w:id="648" w:author="S.K. Kaptoge" w:date="2026-01-21T19:56:00Z" w16du:dateUtc="2026-01-21T19:56:00Z">
                  <w:rPr>
                    <w:rFonts w:ascii="Arial" w:hAnsi="Arial" w:cs="Arial"/>
                    <w:bCs/>
                    <w:sz w:val="22"/>
                    <w:szCs w:val="22"/>
                    <w:lang w:val="en-US"/>
                  </w:rPr>
                </w:rPrChange>
              </w:rPr>
            </w:pPr>
            <w:r w:rsidRPr="002A2D06">
              <w:rPr>
                <w:rFonts w:ascii="Arial" w:hAnsi="Arial" w:cs="Arial"/>
                <w:bCs/>
                <w:sz w:val="18"/>
                <w:szCs w:val="18"/>
                <w:lang w:val="en-US"/>
                <w:rPrChange w:id="649" w:author="S.K. Kaptoge" w:date="2026-01-21T19:56:00Z" w16du:dateUtc="2026-01-21T19:56:00Z">
                  <w:rPr>
                    <w:rFonts w:ascii="Arial" w:hAnsi="Arial" w:cs="Arial"/>
                    <w:bCs/>
                    <w:sz w:val="22"/>
                    <w:szCs w:val="22"/>
                    <w:lang w:val="en-US"/>
                  </w:rPr>
                </w:rPrChange>
              </w:rPr>
              <w:t>Covariate</w:t>
            </w:r>
          </w:p>
        </w:tc>
        <w:tc>
          <w:tcPr>
            <w:tcW w:w="1329" w:type="dxa"/>
            <w:hideMark/>
          </w:tcPr>
          <w:p w14:paraId="4D1C81E7" w14:textId="77777777" w:rsidR="00FE3AC3" w:rsidRPr="002A2D06" w:rsidRDefault="00FE3AC3" w:rsidP="00920C99">
            <w:pPr>
              <w:spacing w:line="360" w:lineRule="auto"/>
              <w:jc w:val="both"/>
              <w:rPr>
                <w:rFonts w:ascii="Arial" w:hAnsi="Arial" w:cs="Arial"/>
                <w:bCs/>
                <w:sz w:val="18"/>
                <w:szCs w:val="18"/>
                <w:lang w:val="en-US"/>
                <w:rPrChange w:id="650" w:author="S.K. Kaptoge" w:date="2026-01-21T19:56:00Z" w16du:dateUtc="2026-01-21T19:56:00Z">
                  <w:rPr>
                    <w:rFonts w:ascii="Arial" w:hAnsi="Arial" w:cs="Arial"/>
                    <w:bCs/>
                    <w:sz w:val="22"/>
                    <w:szCs w:val="22"/>
                    <w:lang w:val="en-US"/>
                  </w:rPr>
                </w:rPrChange>
              </w:rPr>
            </w:pPr>
            <w:r w:rsidRPr="002A2D06">
              <w:rPr>
                <w:rFonts w:ascii="Arial" w:hAnsi="Arial" w:cs="Arial"/>
                <w:bCs/>
                <w:sz w:val="18"/>
                <w:szCs w:val="18"/>
                <w:lang w:val="en-US"/>
                <w:rPrChange w:id="651" w:author="S.K. Kaptoge" w:date="2026-01-21T19:56:00Z" w16du:dateUtc="2026-01-21T19:56:00Z">
                  <w:rPr>
                    <w:rFonts w:ascii="Arial" w:hAnsi="Arial" w:cs="Arial"/>
                    <w:bCs/>
                    <w:sz w:val="22"/>
                    <w:szCs w:val="22"/>
                    <w:lang w:val="en-US"/>
                  </w:rPr>
                </w:rPrChange>
              </w:rPr>
              <w:t>Binary</w:t>
            </w:r>
          </w:p>
        </w:tc>
        <w:tc>
          <w:tcPr>
            <w:tcW w:w="2040" w:type="dxa"/>
            <w:hideMark/>
          </w:tcPr>
          <w:p w14:paraId="59B053EE" w14:textId="77777777" w:rsidR="00FE3AC3" w:rsidRPr="002A2D06" w:rsidRDefault="00FE3AC3" w:rsidP="00920C99">
            <w:pPr>
              <w:spacing w:line="360" w:lineRule="auto"/>
              <w:jc w:val="both"/>
              <w:rPr>
                <w:rFonts w:ascii="Arial" w:hAnsi="Arial" w:cs="Arial"/>
                <w:bCs/>
                <w:sz w:val="18"/>
                <w:szCs w:val="18"/>
                <w:lang w:val="en-US"/>
                <w:rPrChange w:id="652" w:author="S.K. Kaptoge" w:date="2026-01-21T19:56:00Z" w16du:dateUtc="2026-01-21T19:56:00Z">
                  <w:rPr>
                    <w:rFonts w:ascii="Arial" w:hAnsi="Arial" w:cs="Arial"/>
                    <w:bCs/>
                    <w:sz w:val="22"/>
                    <w:szCs w:val="22"/>
                    <w:lang w:val="en-US"/>
                  </w:rPr>
                </w:rPrChange>
              </w:rPr>
            </w:pPr>
            <w:r w:rsidRPr="002A2D06">
              <w:rPr>
                <w:rFonts w:ascii="Arial" w:hAnsi="Arial" w:cs="Arial"/>
                <w:bCs/>
                <w:sz w:val="18"/>
                <w:szCs w:val="18"/>
                <w:lang w:val="en-US"/>
                <w:rPrChange w:id="653" w:author="S.K. Kaptoge" w:date="2026-01-21T19:56:00Z" w16du:dateUtc="2026-01-21T19:56:00Z">
                  <w:rPr>
                    <w:rFonts w:ascii="Arial" w:hAnsi="Arial" w:cs="Arial"/>
                    <w:bCs/>
                    <w:sz w:val="22"/>
                    <w:szCs w:val="22"/>
                    <w:lang w:val="en-US"/>
                  </w:rPr>
                </w:rPrChange>
              </w:rPr>
              <w:t>Yes / No</w:t>
            </w:r>
          </w:p>
        </w:tc>
      </w:tr>
      <w:tr w:rsidR="00FE3AC3" w:rsidRPr="002A2D06" w14:paraId="09CEAD7F" w14:textId="77777777" w:rsidTr="004943A3">
        <w:trPr>
          <w:trHeight w:val="580"/>
        </w:trPr>
        <w:tc>
          <w:tcPr>
            <w:tcW w:w="4550" w:type="dxa"/>
            <w:hideMark/>
          </w:tcPr>
          <w:p w14:paraId="3991C666" w14:textId="77777777" w:rsidR="00FE3AC3" w:rsidRPr="002A2D06" w:rsidRDefault="00FE3AC3" w:rsidP="00920C99">
            <w:pPr>
              <w:spacing w:line="360" w:lineRule="auto"/>
              <w:jc w:val="both"/>
              <w:rPr>
                <w:rFonts w:ascii="Arial" w:hAnsi="Arial" w:cs="Arial"/>
                <w:bCs/>
                <w:sz w:val="18"/>
                <w:szCs w:val="18"/>
                <w:lang w:val="en-US"/>
                <w:rPrChange w:id="654" w:author="S.K. Kaptoge" w:date="2026-01-21T19:56:00Z" w16du:dateUtc="2026-01-21T19:56:00Z">
                  <w:rPr>
                    <w:rFonts w:ascii="Arial" w:hAnsi="Arial" w:cs="Arial"/>
                    <w:bCs/>
                    <w:sz w:val="22"/>
                    <w:szCs w:val="22"/>
                    <w:lang w:val="en-US"/>
                  </w:rPr>
                </w:rPrChange>
              </w:rPr>
            </w:pPr>
            <w:r w:rsidRPr="002A2D06">
              <w:rPr>
                <w:rFonts w:ascii="Arial" w:hAnsi="Arial" w:cs="Arial"/>
                <w:bCs/>
                <w:sz w:val="18"/>
                <w:szCs w:val="18"/>
                <w:lang w:val="en-US"/>
                <w:rPrChange w:id="655" w:author="S.K. Kaptoge" w:date="2026-01-21T19:56:00Z" w16du:dateUtc="2026-01-21T19:56:00Z">
                  <w:rPr>
                    <w:rFonts w:ascii="Arial" w:hAnsi="Arial" w:cs="Arial"/>
                    <w:bCs/>
                    <w:sz w:val="22"/>
                    <w:szCs w:val="22"/>
                    <w:lang w:val="en-US"/>
                  </w:rPr>
                </w:rPrChange>
              </w:rPr>
              <w:t>Systolic BP (</w:t>
            </w:r>
            <w:proofErr w:type="spellStart"/>
            <w:r w:rsidRPr="002A2D06">
              <w:rPr>
                <w:rFonts w:ascii="Arial" w:hAnsi="Arial" w:cs="Arial"/>
                <w:bCs/>
                <w:sz w:val="18"/>
                <w:szCs w:val="18"/>
                <w:lang w:val="en-US"/>
                <w:rPrChange w:id="656" w:author="S.K. Kaptoge" w:date="2026-01-21T19:56:00Z" w16du:dateUtc="2026-01-21T19:56:00Z">
                  <w:rPr>
                    <w:rFonts w:ascii="Arial" w:hAnsi="Arial" w:cs="Arial"/>
                    <w:bCs/>
                    <w:sz w:val="22"/>
                    <w:szCs w:val="22"/>
                    <w:lang w:val="en-US"/>
                  </w:rPr>
                </w:rPrChange>
              </w:rPr>
              <w:t>sbp</w:t>
            </w:r>
            <w:proofErr w:type="spellEnd"/>
            <w:r w:rsidRPr="002A2D06">
              <w:rPr>
                <w:rFonts w:ascii="Arial" w:hAnsi="Arial" w:cs="Arial"/>
                <w:bCs/>
                <w:sz w:val="18"/>
                <w:szCs w:val="18"/>
                <w:lang w:val="en-US"/>
                <w:rPrChange w:id="657" w:author="S.K. Kaptoge" w:date="2026-01-21T19:56:00Z" w16du:dateUtc="2026-01-21T19:56:00Z">
                  <w:rPr>
                    <w:rFonts w:ascii="Arial" w:hAnsi="Arial" w:cs="Arial"/>
                    <w:bCs/>
                    <w:sz w:val="22"/>
                    <w:szCs w:val="22"/>
                    <w:lang w:val="en-US"/>
                  </w:rPr>
                </w:rPrChange>
              </w:rPr>
              <w:t xml:space="preserve"> / </w:t>
            </w:r>
            <w:proofErr w:type="spellStart"/>
            <w:r w:rsidRPr="002A2D06">
              <w:rPr>
                <w:rFonts w:ascii="Arial" w:hAnsi="Arial" w:cs="Arial"/>
                <w:bCs/>
                <w:sz w:val="18"/>
                <w:szCs w:val="18"/>
                <w:lang w:val="en-US"/>
                <w:rPrChange w:id="658" w:author="S.K. Kaptoge" w:date="2026-01-21T19:56:00Z" w16du:dateUtc="2026-01-21T19:56:00Z">
                  <w:rPr>
                    <w:rFonts w:ascii="Arial" w:hAnsi="Arial" w:cs="Arial"/>
                    <w:bCs/>
                    <w:sz w:val="22"/>
                    <w:szCs w:val="22"/>
                    <w:lang w:val="en-US"/>
                  </w:rPr>
                </w:rPrChange>
              </w:rPr>
              <w:t>bpsys_bc</w:t>
            </w:r>
            <w:proofErr w:type="spellEnd"/>
            <w:r w:rsidRPr="002A2D06">
              <w:rPr>
                <w:rFonts w:ascii="Arial" w:hAnsi="Arial" w:cs="Arial"/>
                <w:bCs/>
                <w:sz w:val="18"/>
                <w:szCs w:val="18"/>
                <w:lang w:val="en-US"/>
                <w:rPrChange w:id="659" w:author="S.K. Kaptoge" w:date="2026-01-21T19:56:00Z" w16du:dateUtc="2026-01-21T19:56:00Z">
                  <w:rPr>
                    <w:rFonts w:ascii="Arial" w:hAnsi="Arial" w:cs="Arial"/>
                    <w:bCs/>
                    <w:sz w:val="22"/>
                    <w:szCs w:val="22"/>
                    <w:lang w:val="en-US"/>
                  </w:rPr>
                </w:rPrChange>
              </w:rPr>
              <w:t>)</w:t>
            </w:r>
          </w:p>
        </w:tc>
        <w:tc>
          <w:tcPr>
            <w:tcW w:w="1431" w:type="dxa"/>
            <w:hideMark/>
          </w:tcPr>
          <w:p w14:paraId="28750129" w14:textId="77777777" w:rsidR="00FE3AC3" w:rsidRPr="002A2D06" w:rsidRDefault="00FE3AC3" w:rsidP="00920C99">
            <w:pPr>
              <w:spacing w:line="360" w:lineRule="auto"/>
              <w:jc w:val="both"/>
              <w:rPr>
                <w:rFonts w:ascii="Arial" w:hAnsi="Arial" w:cs="Arial"/>
                <w:bCs/>
                <w:sz w:val="18"/>
                <w:szCs w:val="18"/>
                <w:lang w:val="en-US"/>
                <w:rPrChange w:id="660" w:author="S.K. Kaptoge" w:date="2026-01-21T19:56:00Z" w16du:dateUtc="2026-01-21T19:56:00Z">
                  <w:rPr>
                    <w:rFonts w:ascii="Arial" w:hAnsi="Arial" w:cs="Arial"/>
                    <w:bCs/>
                    <w:sz w:val="22"/>
                    <w:szCs w:val="22"/>
                    <w:lang w:val="en-US"/>
                  </w:rPr>
                </w:rPrChange>
              </w:rPr>
            </w:pPr>
            <w:r w:rsidRPr="002A2D06">
              <w:rPr>
                <w:rFonts w:ascii="Arial" w:hAnsi="Arial" w:cs="Arial"/>
                <w:bCs/>
                <w:sz w:val="18"/>
                <w:szCs w:val="18"/>
                <w:lang w:val="en-US"/>
                <w:rPrChange w:id="661" w:author="S.K. Kaptoge" w:date="2026-01-21T19:56:00Z" w16du:dateUtc="2026-01-21T19:56:00Z">
                  <w:rPr>
                    <w:rFonts w:ascii="Arial" w:hAnsi="Arial" w:cs="Arial"/>
                    <w:bCs/>
                    <w:sz w:val="22"/>
                    <w:szCs w:val="22"/>
                    <w:lang w:val="en-US"/>
                  </w:rPr>
                </w:rPrChange>
              </w:rPr>
              <w:t>Outcome / Covariate</w:t>
            </w:r>
          </w:p>
        </w:tc>
        <w:tc>
          <w:tcPr>
            <w:tcW w:w="1329" w:type="dxa"/>
            <w:hideMark/>
          </w:tcPr>
          <w:p w14:paraId="2BBA4E06" w14:textId="77777777" w:rsidR="00FE3AC3" w:rsidRPr="002A2D06" w:rsidRDefault="00FE3AC3" w:rsidP="00920C99">
            <w:pPr>
              <w:spacing w:line="360" w:lineRule="auto"/>
              <w:jc w:val="both"/>
              <w:rPr>
                <w:rFonts w:ascii="Arial" w:hAnsi="Arial" w:cs="Arial"/>
                <w:bCs/>
                <w:sz w:val="18"/>
                <w:szCs w:val="18"/>
                <w:lang w:val="en-US"/>
                <w:rPrChange w:id="662" w:author="S.K. Kaptoge" w:date="2026-01-21T19:56:00Z" w16du:dateUtc="2026-01-21T19:56:00Z">
                  <w:rPr>
                    <w:rFonts w:ascii="Arial" w:hAnsi="Arial" w:cs="Arial"/>
                    <w:bCs/>
                    <w:sz w:val="22"/>
                    <w:szCs w:val="22"/>
                    <w:lang w:val="en-US"/>
                  </w:rPr>
                </w:rPrChange>
              </w:rPr>
            </w:pPr>
            <w:r w:rsidRPr="002A2D06">
              <w:rPr>
                <w:rFonts w:ascii="Arial" w:hAnsi="Arial" w:cs="Arial"/>
                <w:bCs/>
                <w:sz w:val="18"/>
                <w:szCs w:val="18"/>
                <w:lang w:val="en-US"/>
                <w:rPrChange w:id="663" w:author="S.K. Kaptoge" w:date="2026-01-21T19:56:00Z" w16du:dateUtc="2026-01-21T19:56:00Z">
                  <w:rPr>
                    <w:rFonts w:ascii="Arial" w:hAnsi="Arial" w:cs="Arial"/>
                    <w:bCs/>
                    <w:sz w:val="22"/>
                    <w:szCs w:val="22"/>
                    <w:lang w:val="en-US"/>
                  </w:rPr>
                </w:rPrChange>
              </w:rPr>
              <w:t>Continuous</w:t>
            </w:r>
          </w:p>
        </w:tc>
        <w:tc>
          <w:tcPr>
            <w:tcW w:w="2040" w:type="dxa"/>
            <w:hideMark/>
          </w:tcPr>
          <w:p w14:paraId="255004A3" w14:textId="77777777" w:rsidR="00FE3AC3" w:rsidRPr="002A2D06" w:rsidRDefault="00FE3AC3" w:rsidP="00920C99">
            <w:pPr>
              <w:spacing w:line="360" w:lineRule="auto"/>
              <w:jc w:val="both"/>
              <w:rPr>
                <w:rFonts w:ascii="Arial" w:hAnsi="Arial" w:cs="Arial"/>
                <w:bCs/>
                <w:sz w:val="18"/>
                <w:szCs w:val="18"/>
                <w:lang w:val="en-US"/>
                <w:rPrChange w:id="664" w:author="S.K. Kaptoge" w:date="2026-01-21T19:56:00Z" w16du:dateUtc="2026-01-21T19:56:00Z">
                  <w:rPr>
                    <w:rFonts w:ascii="Arial" w:hAnsi="Arial" w:cs="Arial"/>
                    <w:bCs/>
                    <w:sz w:val="22"/>
                    <w:szCs w:val="22"/>
                    <w:lang w:val="en-US"/>
                  </w:rPr>
                </w:rPrChange>
              </w:rPr>
            </w:pPr>
            <w:r w:rsidRPr="002A2D06">
              <w:rPr>
                <w:rFonts w:ascii="Arial" w:hAnsi="Arial" w:cs="Arial"/>
                <w:bCs/>
                <w:sz w:val="18"/>
                <w:szCs w:val="18"/>
                <w:lang w:val="en-US"/>
                <w:rPrChange w:id="665" w:author="S.K. Kaptoge" w:date="2026-01-21T19:56:00Z" w16du:dateUtc="2026-01-21T19:56:00Z">
                  <w:rPr>
                    <w:rFonts w:ascii="Arial" w:hAnsi="Arial" w:cs="Arial"/>
                    <w:bCs/>
                    <w:sz w:val="22"/>
                    <w:szCs w:val="22"/>
                    <w:lang w:val="en-US"/>
                  </w:rPr>
                </w:rPrChange>
              </w:rPr>
              <w:t>—</w:t>
            </w:r>
          </w:p>
        </w:tc>
      </w:tr>
      <w:tr w:rsidR="00FE3AC3" w:rsidRPr="002A2D06" w14:paraId="44541AE6" w14:textId="77777777" w:rsidTr="004943A3">
        <w:trPr>
          <w:trHeight w:val="580"/>
        </w:trPr>
        <w:tc>
          <w:tcPr>
            <w:tcW w:w="4550" w:type="dxa"/>
            <w:hideMark/>
          </w:tcPr>
          <w:p w14:paraId="58E2912A" w14:textId="77777777" w:rsidR="00FE3AC3" w:rsidRPr="002A2D06" w:rsidRDefault="00FE3AC3" w:rsidP="00920C99">
            <w:pPr>
              <w:spacing w:line="360" w:lineRule="auto"/>
              <w:jc w:val="both"/>
              <w:rPr>
                <w:rFonts w:ascii="Arial" w:hAnsi="Arial" w:cs="Arial"/>
                <w:bCs/>
                <w:sz w:val="18"/>
                <w:szCs w:val="18"/>
                <w:lang w:val="en-US"/>
                <w:rPrChange w:id="666" w:author="S.K. Kaptoge" w:date="2026-01-21T19:56:00Z" w16du:dateUtc="2026-01-21T19:56:00Z">
                  <w:rPr>
                    <w:rFonts w:ascii="Arial" w:hAnsi="Arial" w:cs="Arial"/>
                    <w:bCs/>
                    <w:sz w:val="22"/>
                    <w:szCs w:val="22"/>
                    <w:lang w:val="en-US"/>
                  </w:rPr>
                </w:rPrChange>
              </w:rPr>
            </w:pPr>
            <w:r w:rsidRPr="002A2D06">
              <w:rPr>
                <w:rFonts w:ascii="Arial" w:hAnsi="Arial" w:cs="Arial"/>
                <w:bCs/>
                <w:sz w:val="18"/>
                <w:szCs w:val="18"/>
                <w:lang w:val="en-US"/>
                <w:rPrChange w:id="667" w:author="S.K. Kaptoge" w:date="2026-01-21T19:56:00Z" w16du:dateUtc="2026-01-21T19:56:00Z">
                  <w:rPr>
                    <w:rFonts w:ascii="Arial" w:hAnsi="Arial" w:cs="Arial"/>
                    <w:bCs/>
                    <w:sz w:val="22"/>
                    <w:szCs w:val="22"/>
                    <w:lang w:val="en-US"/>
                  </w:rPr>
                </w:rPrChange>
              </w:rPr>
              <w:t>Diastolic BP (</w:t>
            </w:r>
            <w:proofErr w:type="spellStart"/>
            <w:r w:rsidRPr="002A2D06">
              <w:rPr>
                <w:rFonts w:ascii="Arial" w:hAnsi="Arial" w:cs="Arial"/>
                <w:bCs/>
                <w:sz w:val="18"/>
                <w:szCs w:val="18"/>
                <w:lang w:val="en-US"/>
                <w:rPrChange w:id="668" w:author="S.K. Kaptoge" w:date="2026-01-21T19:56:00Z" w16du:dateUtc="2026-01-21T19:56:00Z">
                  <w:rPr>
                    <w:rFonts w:ascii="Arial" w:hAnsi="Arial" w:cs="Arial"/>
                    <w:bCs/>
                    <w:sz w:val="22"/>
                    <w:szCs w:val="22"/>
                    <w:lang w:val="en-US"/>
                  </w:rPr>
                </w:rPrChange>
              </w:rPr>
              <w:t>dbp</w:t>
            </w:r>
            <w:proofErr w:type="spellEnd"/>
            <w:r w:rsidRPr="002A2D06">
              <w:rPr>
                <w:rFonts w:ascii="Arial" w:hAnsi="Arial" w:cs="Arial"/>
                <w:bCs/>
                <w:sz w:val="18"/>
                <w:szCs w:val="18"/>
                <w:lang w:val="en-US"/>
                <w:rPrChange w:id="669" w:author="S.K. Kaptoge" w:date="2026-01-21T19:56:00Z" w16du:dateUtc="2026-01-21T19:56:00Z">
                  <w:rPr>
                    <w:rFonts w:ascii="Arial" w:hAnsi="Arial" w:cs="Arial"/>
                    <w:bCs/>
                    <w:sz w:val="22"/>
                    <w:szCs w:val="22"/>
                    <w:lang w:val="en-US"/>
                  </w:rPr>
                </w:rPrChange>
              </w:rPr>
              <w:t xml:space="preserve"> / </w:t>
            </w:r>
            <w:proofErr w:type="spellStart"/>
            <w:r w:rsidRPr="002A2D06">
              <w:rPr>
                <w:rFonts w:ascii="Arial" w:hAnsi="Arial" w:cs="Arial"/>
                <w:bCs/>
                <w:sz w:val="18"/>
                <w:szCs w:val="18"/>
                <w:lang w:val="en-US"/>
                <w:rPrChange w:id="670" w:author="S.K. Kaptoge" w:date="2026-01-21T19:56:00Z" w16du:dateUtc="2026-01-21T19:56:00Z">
                  <w:rPr>
                    <w:rFonts w:ascii="Arial" w:hAnsi="Arial" w:cs="Arial"/>
                    <w:bCs/>
                    <w:sz w:val="22"/>
                    <w:szCs w:val="22"/>
                    <w:lang w:val="en-US"/>
                  </w:rPr>
                </w:rPrChange>
              </w:rPr>
              <w:t>bpdia_bc</w:t>
            </w:r>
            <w:proofErr w:type="spellEnd"/>
            <w:r w:rsidRPr="002A2D06">
              <w:rPr>
                <w:rFonts w:ascii="Arial" w:hAnsi="Arial" w:cs="Arial"/>
                <w:bCs/>
                <w:sz w:val="18"/>
                <w:szCs w:val="18"/>
                <w:lang w:val="en-US"/>
                <w:rPrChange w:id="671" w:author="S.K. Kaptoge" w:date="2026-01-21T19:56:00Z" w16du:dateUtc="2026-01-21T19:56:00Z">
                  <w:rPr>
                    <w:rFonts w:ascii="Arial" w:hAnsi="Arial" w:cs="Arial"/>
                    <w:bCs/>
                    <w:sz w:val="22"/>
                    <w:szCs w:val="22"/>
                    <w:lang w:val="en-US"/>
                  </w:rPr>
                </w:rPrChange>
              </w:rPr>
              <w:t>)</w:t>
            </w:r>
          </w:p>
        </w:tc>
        <w:tc>
          <w:tcPr>
            <w:tcW w:w="1431" w:type="dxa"/>
            <w:hideMark/>
          </w:tcPr>
          <w:p w14:paraId="06E7E2A9" w14:textId="77777777" w:rsidR="00FE3AC3" w:rsidRPr="002A2D06" w:rsidRDefault="00FE3AC3" w:rsidP="00920C99">
            <w:pPr>
              <w:spacing w:line="360" w:lineRule="auto"/>
              <w:jc w:val="both"/>
              <w:rPr>
                <w:rFonts w:ascii="Arial" w:hAnsi="Arial" w:cs="Arial"/>
                <w:bCs/>
                <w:sz w:val="18"/>
                <w:szCs w:val="18"/>
                <w:lang w:val="en-US"/>
                <w:rPrChange w:id="672" w:author="S.K. Kaptoge" w:date="2026-01-21T19:56:00Z" w16du:dateUtc="2026-01-21T19:56:00Z">
                  <w:rPr>
                    <w:rFonts w:ascii="Arial" w:hAnsi="Arial" w:cs="Arial"/>
                    <w:bCs/>
                    <w:sz w:val="22"/>
                    <w:szCs w:val="22"/>
                    <w:lang w:val="en-US"/>
                  </w:rPr>
                </w:rPrChange>
              </w:rPr>
            </w:pPr>
            <w:r w:rsidRPr="002A2D06">
              <w:rPr>
                <w:rFonts w:ascii="Arial" w:hAnsi="Arial" w:cs="Arial"/>
                <w:bCs/>
                <w:sz w:val="18"/>
                <w:szCs w:val="18"/>
                <w:lang w:val="en-US"/>
                <w:rPrChange w:id="673" w:author="S.K. Kaptoge" w:date="2026-01-21T19:56:00Z" w16du:dateUtc="2026-01-21T19:56:00Z">
                  <w:rPr>
                    <w:rFonts w:ascii="Arial" w:hAnsi="Arial" w:cs="Arial"/>
                    <w:bCs/>
                    <w:sz w:val="22"/>
                    <w:szCs w:val="22"/>
                    <w:lang w:val="en-US"/>
                  </w:rPr>
                </w:rPrChange>
              </w:rPr>
              <w:t>Outcome / Covariate</w:t>
            </w:r>
          </w:p>
        </w:tc>
        <w:tc>
          <w:tcPr>
            <w:tcW w:w="1329" w:type="dxa"/>
            <w:hideMark/>
          </w:tcPr>
          <w:p w14:paraId="08EF1E2D" w14:textId="77777777" w:rsidR="00FE3AC3" w:rsidRPr="002A2D06" w:rsidRDefault="00FE3AC3" w:rsidP="00920C99">
            <w:pPr>
              <w:spacing w:line="360" w:lineRule="auto"/>
              <w:jc w:val="both"/>
              <w:rPr>
                <w:rFonts w:ascii="Arial" w:hAnsi="Arial" w:cs="Arial"/>
                <w:bCs/>
                <w:sz w:val="18"/>
                <w:szCs w:val="18"/>
                <w:lang w:val="en-US"/>
                <w:rPrChange w:id="674" w:author="S.K. Kaptoge" w:date="2026-01-21T19:56:00Z" w16du:dateUtc="2026-01-21T19:56:00Z">
                  <w:rPr>
                    <w:rFonts w:ascii="Arial" w:hAnsi="Arial" w:cs="Arial"/>
                    <w:bCs/>
                    <w:sz w:val="22"/>
                    <w:szCs w:val="22"/>
                    <w:lang w:val="en-US"/>
                  </w:rPr>
                </w:rPrChange>
              </w:rPr>
            </w:pPr>
            <w:r w:rsidRPr="002A2D06">
              <w:rPr>
                <w:rFonts w:ascii="Arial" w:hAnsi="Arial" w:cs="Arial"/>
                <w:bCs/>
                <w:sz w:val="18"/>
                <w:szCs w:val="18"/>
                <w:lang w:val="en-US"/>
                <w:rPrChange w:id="675" w:author="S.K. Kaptoge" w:date="2026-01-21T19:56:00Z" w16du:dateUtc="2026-01-21T19:56:00Z">
                  <w:rPr>
                    <w:rFonts w:ascii="Arial" w:hAnsi="Arial" w:cs="Arial"/>
                    <w:bCs/>
                    <w:sz w:val="22"/>
                    <w:szCs w:val="22"/>
                    <w:lang w:val="en-US"/>
                  </w:rPr>
                </w:rPrChange>
              </w:rPr>
              <w:t>Continuous</w:t>
            </w:r>
          </w:p>
        </w:tc>
        <w:tc>
          <w:tcPr>
            <w:tcW w:w="2040" w:type="dxa"/>
            <w:hideMark/>
          </w:tcPr>
          <w:p w14:paraId="58656157" w14:textId="77777777" w:rsidR="00FE3AC3" w:rsidRPr="002A2D06" w:rsidRDefault="00FE3AC3" w:rsidP="00920C99">
            <w:pPr>
              <w:spacing w:line="360" w:lineRule="auto"/>
              <w:jc w:val="both"/>
              <w:rPr>
                <w:rFonts w:ascii="Arial" w:hAnsi="Arial" w:cs="Arial"/>
                <w:bCs/>
                <w:sz w:val="18"/>
                <w:szCs w:val="18"/>
                <w:lang w:val="en-US"/>
                <w:rPrChange w:id="676" w:author="S.K. Kaptoge" w:date="2026-01-21T19:56:00Z" w16du:dateUtc="2026-01-21T19:56:00Z">
                  <w:rPr>
                    <w:rFonts w:ascii="Arial" w:hAnsi="Arial" w:cs="Arial"/>
                    <w:bCs/>
                    <w:sz w:val="22"/>
                    <w:szCs w:val="22"/>
                    <w:lang w:val="en-US"/>
                  </w:rPr>
                </w:rPrChange>
              </w:rPr>
            </w:pPr>
            <w:r w:rsidRPr="002A2D06">
              <w:rPr>
                <w:rFonts w:ascii="Arial" w:hAnsi="Arial" w:cs="Arial"/>
                <w:bCs/>
                <w:sz w:val="18"/>
                <w:szCs w:val="18"/>
                <w:lang w:val="en-US"/>
                <w:rPrChange w:id="677" w:author="S.K. Kaptoge" w:date="2026-01-21T19:56:00Z" w16du:dateUtc="2026-01-21T19:56:00Z">
                  <w:rPr>
                    <w:rFonts w:ascii="Arial" w:hAnsi="Arial" w:cs="Arial"/>
                    <w:bCs/>
                    <w:sz w:val="22"/>
                    <w:szCs w:val="22"/>
                    <w:lang w:val="en-US"/>
                  </w:rPr>
                </w:rPrChange>
              </w:rPr>
              <w:t>—</w:t>
            </w:r>
          </w:p>
        </w:tc>
      </w:tr>
      <w:tr w:rsidR="00FE3AC3" w:rsidRPr="002A2D06" w14:paraId="78FE5F77" w14:textId="77777777" w:rsidTr="004943A3">
        <w:trPr>
          <w:trHeight w:val="290"/>
        </w:trPr>
        <w:tc>
          <w:tcPr>
            <w:tcW w:w="4550" w:type="dxa"/>
            <w:hideMark/>
          </w:tcPr>
          <w:p w14:paraId="6998D0A7" w14:textId="77777777" w:rsidR="00FE3AC3" w:rsidRPr="002A2D06" w:rsidRDefault="00FE3AC3" w:rsidP="00920C99">
            <w:pPr>
              <w:spacing w:line="360" w:lineRule="auto"/>
              <w:jc w:val="both"/>
              <w:rPr>
                <w:rFonts w:ascii="Arial" w:hAnsi="Arial" w:cs="Arial"/>
                <w:bCs/>
                <w:sz w:val="18"/>
                <w:szCs w:val="18"/>
                <w:lang w:val="en-US"/>
                <w:rPrChange w:id="678" w:author="S.K. Kaptoge" w:date="2026-01-21T19:56:00Z" w16du:dateUtc="2026-01-21T19:56:00Z">
                  <w:rPr>
                    <w:rFonts w:ascii="Arial" w:hAnsi="Arial" w:cs="Arial"/>
                    <w:bCs/>
                    <w:sz w:val="22"/>
                    <w:szCs w:val="22"/>
                    <w:lang w:val="en-US"/>
                  </w:rPr>
                </w:rPrChange>
              </w:rPr>
            </w:pPr>
            <w:r w:rsidRPr="002A2D06">
              <w:rPr>
                <w:rFonts w:ascii="Arial" w:hAnsi="Arial" w:cs="Arial"/>
                <w:bCs/>
                <w:sz w:val="18"/>
                <w:szCs w:val="18"/>
                <w:lang w:val="en-US"/>
                <w:rPrChange w:id="679" w:author="S.K. Kaptoge" w:date="2026-01-21T19:56:00Z" w16du:dateUtc="2026-01-21T19:56:00Z">
                  <w:rPr>
                    <w:rFonts w:ascii="Arial" w:hAnsi="Arial" w:cs="Arial"/>
                    <w:bCs/>
                    <w:sz w:val="22"/>
                    <w:szCs w:val="22"/>
                    <w:lang w:val="en-US"/>
                  </w:rPr>
                </w:rPrChange>
              </w:rPr>
              <w:t xml:space="preserve">Pulse rate (pulse / </w:t>
            </w:r>
            <w:proofErr w:type="spellStart"/>
            <w:r w:rsidRPr="002A2D06">
              <w:rPr>
                <w:rFonts w:ascii="Arial" w:hAnsi="Arial" w:cs="Arial"/>
                <w:bCs/>
                <w:sz w:val="18"/>
                <w:szCs w:val="18"/>
                <w:lang w:val="en-US"/>
                <w:rPrChange w:id="680" w:author="S.K. Kaptoge" w:date="2026-01-21T19:56:00Z" w16du:dateUtc="2026-01-21T19:56:00Z">
                  <w:rPr>
                    <w:rFonts w:ascii="Arial" w:hAnsi="Arial" w:cs="Arial"/>
                    <w:bCs/>
                    <w:sz w:val="22"/>
                    <w:szCs w:val="22"/>
                    <w:lang w:val="en-US"/>
                  </w:rPr>
                </w:rPrChange>
              </w:rPr>
              <w:t>pulse_bc</w:t>
            </w:r>
            <w:proofErr w:type="spellEnd"/>
            <w:r w:rsidRPr="002A2D06">
              <w:rPr>
                <w:rFonts w:ascii="Arial" w:hAnsi="Arial" w:cs="Arial"/>
                <w:bCs/>
                <w:sz w:val="18"/>
                <w:szCs w:val="18"/>
                <w:lang w:val="en-US"/>
                <w:rPrChange w:id="681" w:author="S.K. Kaptoge" w:date="2026-01-21T19:56:00Z" w16du:dateUtc="2026-01-21T19:56:00Z">
                  <w:rPr>
                    <w:rFonts w:ascii="Arial" w:hAnsi="Arial" w:cs="Arial"/>
                    <w:bCs/>
                    <w:sz w:val="22"/>
                    <w:szCs w:val="22"/>
                    <w:lang w:val="en-US"/>
                  </w:rPr>
                </w:rPrChange>
              </w:rPr>
              <w:t>)</w:t>
            </w:r>
          </w:p>
        </w:tc>
        <w:tc>
          <w:tcPr>
            <w:tcW w:w="1431" w:type="dxa"/>
            <w:hideMark/>
          </w:tcPr>
          <w:p w14:paraId="26899479" w14:textId="77777777" w:rsidR="00FE3AC3" w:rsidRPr="002A2D06" w:rsidRDefault="00FE3AC3" w:rsidP="00920C99">
            <w:pPr>
              <w:spacing w:line="360" w:lineRule="auto"/>
              <w:jc w:val="both"/>
              <w:rPr>
                <w:rFonts w:ascii="Arial" w:hAnsi="Arial" w:cs="Arial"/>
                <w:bCs/>
                <w:sz w:val="18"/>
                <w:szCs w:val="18"/>
                <w:lang w:val="en-US"/>
                <w:rPrChange w:id="682" w:author="S.K. Kaptoge" w:date="2026-01-21T19:56:00Z" w16du:dateUtc="2026-01-21T19:56:00Z">
                  <w:rPr>
                    <w:rFonts w:ascii="Arial" w:hAnsi="Arial" w:cs="Arial"/>
                    <w:bCs/>
                    <w:sz w:val="22"/>
                    <w:szCs w:val="22"/>
                    <w:lang w:val="en-US"/>
                  </w:rPr>
                </w:rPrChange>
              </w:rPr>
            </w:pPr>
            <w:r w:rsidRPr="002A2D06">
              <w:rPr>
                <w:rFonts w:ascii="Arial" w:hAnsi="Arial" w:cs="Arial"/>
                <w:bCs/>
                <w:sz w:val="18"/>
                <w:szCs w:val="18"/>
                <w:lang w:val="en-US"/>
                <w:rPrChange w:id="683" w:author="S.K. Kaptoge" w:date="2026-01-21T19:56:00Z" w16du:dateUtc="2026-01-21T19:56:00Z">
                  <w:rPr>
                    <w:rFonts w:ascii="Arial" w:hAnsi="Arial" w:cs="Arial"/>
                    <w:bCs/>
                    <w:sz w:val="22"/>
                    <w:szCs w:val="22"/>
                    <w:lang w:val="en-US"/>
                  </w:rPr>
                </w:rPrChange>
              </w:rPr>
              <w:t>Covariate</w:t>
            </w:r>
          </w:p>
        </w:tc>
        <w:tc>
          <w:tcPr>
            <w:tcW w:w="1329" w:type="dxa"/>
            <w:hideMark/>
          </w:tcPr>
          <w:p w14:paraId="0711BED3" w14:textId="77777777" w:rsidR="00FE3AC3" w:rsidRPr="002A2D06" w:rsidRDefault="00FE3AC3" w:rsidP="00920C99">
            <w:pPr>
              <w:spacing w:line="360" w:lineRule="auto"/>
              <w:jc w:val="both"/>
              <w:rPr>
                <w:rFonts w:ascii="Arial" w:hAnsi="Arial" w:cs="Arial"/>
                <w:bCs/>
                <w:sz w:val="18"/>
                <w:szCs w:val="18"/>
                <w:lang w:val="en-US"/>
                <w:rPrChange w:id="684" w:author="S.K. Kaptoge" w:date="2026-01-21T19:56:00Z" w16du:dateUtc="2026-01-21T19:56:00Z">
                  <w:rPr>
                    <w:rFonts w:ascii="Arial" w:hAnsi="Arial" w:cs="Arial"/>
                    <w:bCs/>
                    <w:sz w:val="22"/>
                    <w:szCs w:val="22"/>
                    <w:lang w:val="en-US"/>
                  </w:rPr>
                </w:rPrChange>
              </w:rPr>
            </w:pPr>
            <w:r w:rsidRPr="002A2D06">
              <w:rPr>
                <w:rFonts w:ascii="Arial" w:hAnsi="Arial" w:cs="Arial"/>
                <w:bCs/>
                <w:sz w:val="18"/>
                <w:szCs w:val="18"/>
                <w:lang w:val="en-US"/>
                <w:rPrChange w:id="685" w:author="S.K. Kaptoge" w:date="2026-01-21T19:56:00Z" w16du:dateUtc="2026-01-21T19:56:00Z">
                  <w:rPr>
                    <w:rFonts w:ascii="Arial" w:hAnsi="Arial" w:cs="Arial"/>
                    <w:bCs/>
                    <w:sz w:val="22"/>
                    <w:szCs w:val="22"/>
                    <w:lang w:val="en-US"/>
                  </w:rPr>
                </w:rPrChange>
              </w:rPr>
              <w:t>Continuous</w:t>
            </w:r>
          </w:p>
        </w:tc>
        <w:tc>
          <w:tcPr>
            <w:tcW w:w="2040" w:type="dxa"/>
            <w:hideMark/>
          </w:tcPr>
          <w:p w14:paraId="4ED26876" w14:textId="77777777" w:rsidR="00FE3AC3" w:rsidRPr="002A2D06" w:rsidRDefault="00FE3AC3" w:rsidP="00920C99">
            <w:pPr>
              <w:spacing w:line="360" w:lineRule="auto"/>
              <w:jc w:val="both"/>
              <w:rPr>
                <w:rFonts w:ascii="Arial" w:hAnsi="Arial" w:cs="Arial"/>
                <w:bCs/>
                <w:sz w:val="18"/>
                <w:szCs w:val="18"/>
                <w:lang w:val="en-US"/>
                <w:rPrChange w:id="686" w:author="S.K. Kaptoge" w:date="2026-01-21T19:56:00Z" w16du:dateUtc="2026-01-21T19:56:00Z">
                  <w:rPr>
                    <w:rFonts w:ascii="Arial" w:hAnsi="Arial" w:cs="Arial"/>
                    <w:bCs/>
                    <w:sz w:val="22"/>
                    <w:szCs w:val="22"/>
                    <w:lang w:val="en-US"/>
                  </w:rPr>
                </w:rPrChange>
              </w:rPr>
            </w:pPr>
            <w:r w:rsidRPr="002A2D06">
              <w:rPr>
                <w:rFonts w:ascii="Arial" w:hAnsi="Arial" w:cs="Arial"/>
                <w:bCs/>
                <w:sz w:val="18"/>
                <w:szCs w:val="18"/>
                <w:lang w:val="en-US"/>
                <w:rPrChange w:id="687" w:author="S.K. Kaptoge" w:date="2026-01-21T19:56:00Z" w16du:dateUtc="2026-01-21T19:56:00Z">
                  <w:rPr>
                    <w:rFonts w:ascii="Arial" w:hAnsi="Arial" w:cs="Arial"/>
                    <w:bCs/>
                    <w:sz w:val="22"/>
                    <w:szCs w:val="22"/>
                    <w:lang w:val="en-US"/>
                  </w:rPr>
                </w:rPrChange>
              </w:rPr>
              <w:t>—</w:t>
            </w:r>
          </w:p>
        </w:tc>
      </w:tr>
    </w:tbl>
    <w:p w14:paraId="5729122E" w14:textId="77777777" w:rsidR="00FE3AC3" w:rsidRPr="00BC10BF" w:rsidRDefault="00FE3AC3" w:rsidP="00920C99">
      <w:pPr>
        <w:pStyle w:val="Heading1"/>
        <w:numPr>
          <w:ilvl w:val="0"/>
          <w:numId w:val="0"/>
        </w:numPr>
        <w:spacing w:line="360" w:lineRule="auto"/>
        <w:ind w:left="432"/>
        <w:jc w:val="both"/>
        <w:rPr>
          <w:rFonts w:cs="Arial"/>
          <w:lang w:val="en-GB"/>
        </w:rPr>
      </w:pPr>
    </w:p>
    <w:p w14:paraId="3D7B61E5" w14:textId="2F0F4C7B" w:rsidR="0098232B" w:rsidRPr="00BC10BF" w:rsidRDefault="0098232B" w:rsidP="00920C99">
      <w:pPr>
        <w:pStyle w:val="Heading1"/>
        <w:spacing w:line="360" w:lineRule="auto"/>
        <w:jc w:val="both"/>
        <w:rPr>
          <w:rFonts w:cs="Arial"/>
          <w:lang w:val="en-GB"/>
        </w:rPr>
      </w:pPr>
      <w:bookmarkStart w:id="688" w:name="_Toc219898721"/>
      <w:r w:rsidRPr="00BC10BF">
        <w:rPr>
          <w:rFonts w:cs="Arial"/>
          <w:lang w:val="en-GB"/>
        </w:rPr>
        <w:t>References</w:t>
      </w:r>
      <w:bookmarkEnd w:id="688"/>
    </w:p>
    <w:p w14:paraId="7D3C968A" w14:textId="77777777" w:rsidR="00920C99" w:rsidRPr="00920C99" w:rsidRDefault="0098232B" w:rsidP="00920C99">
      <w:pPr>
        <w:pStyle w:val="Bibliography"/>
        <w:rPr>
          <w:rFonts w:ascii="Arial" w:hAnsi="Arial" w:cs="Arial"/>
        </w:rPr>
      </w:pPr>
      <w:r w:rsidRPr="00BC10BF">
        <w:rPr>
          <w:rFonts w:ascii="Arial" w:hAnsi="Arial" w:cs="Arial"/>
          <w:b/>
          <w:bCs/>
          <w:lang w:val="en-GB"/>
        </w:rPr>
        <w:fldChar w:fldCharType="begin"/>
      </w:r>
      <w:r w:rsidR="00920C99">
        <w:rPr>
          <w:rFonts w:ascii="Arial" w:hAnsi="Arial" w:cs="Arial"/>
          <w:b/>
          <w:bCs/>
          <w:lang w:val="en-GB"/>
        </w:rPr>
        <w:instrText xml:space="preserve"> ADDIN ZOTERO_BIBL {"uncited":[],"omitted":[],"custom":[]} CSL_BIBLIOGRAPHY </w:instrText>
      </w:r>
      <w:r w:rsidRPr="00BC10BF">
        <w:rPr>
          <w:rFonts w:ascii="Arial" w:hAnsi="Arial" w:cs="Arial"/>
          <w:b/>
          <w:bCs/>
          <w:lang w:val="en-GB"/>
        </w:rPr>
        <w:fldChar w:fldCharType="separate"/>
      </w:r>
      <w:r w:rsidR="00920C99" w:rsidRPr="00920C99">
        <w:rPr>
          <w:rFonts w:ascii="Arial" w:hAnsi="Arial" w:cs="Arial"/>
        </w:rPr>
        <w:t>1.</w:t>
      </w:r>
      <w:r w:rsidR="00920C99" w:rsidRPr="00920C99">
        <w:rPr>
          <w:rFonts w:ascii="Arial" w:hAnsi="Arial" w:cs="Arial"/>
        </w:rPr>
        <w:tab/>
        <w:t>Benziger CP, Roth GA, Moran AE. The Global Burden of Disease Study and the Preventable Burden of NCD. Glob Heart [Internet]. 2016 Dec 1 [cited 2025 Dec 29];11(4). Available from: https://globalheartjournal.com/articles/10.1016/j.gheart.2016.10.024</w:t>
      </w:r>
    </w:p>
    <w:p w14:paraId="186827EB" w14:textId="77777777" w:rsidR="00920C99" w:rsidRPr="00920C99" w:rsidRDefault="00920C99" w:rsidP="00920C99">
      <w:pPr>
        <w:pStyle w:val="Bibliography"/>
        <w:rPr>
          <w:rFonts w:ascii="Arial" w:hAnsi="Arial" w:cs="Arial"/>
        </w:rPr>
      </w:pPr>
      <w:r w:rsidRPr="00920C99">
        <w:rPr>
          <w:rFonts w:ascii="Arial" w:hAnsi="Arial" w:cs="Arial"/>
        </w:rPr>
        <w:t>2.</w:t>
      </w:r>
      <w:r w:rsidRPr="00920C99">
        <w:rPr>
          <w:rFonts w:ascii="Arial" w:hAnsi="Arial" w:cs="Arial"/>
        </w:rPr>
        <w:tab/>
        <w:t xml:space="preserve">Stark BA, DeCleene NK, Desai EC, Hsu JM, Johnson CO, Lara-Castor L, et al. Global, Regional, and National Burden of Cardiovascular Diseases and Risk Factors in 204 Countries and Territories, 1990-2023. JACC. 2025 Dec 2;86(22):2167–243. </w:t>
      </w:r>
    </w:p>
    <w:p w14:paraId="6ED0188B" w14:textId="77777777" w:rsidR="00920C99" w:rsidRPr="00920C99" w:rsidRDefault="00920C99" w:rsidP="00920C99">
      <w:pPr>
        <w:pStyle w:val="Bibliography"/>
        <w:rPr>
          <w:rFonts w:ascii="Arial" w:hAnsi="Arial" w:cs="Arial"/>
        </w:rPr>
      </w:pPr>
      <w:r w:rsidRPr="00920C99">
        <w:rPr>
          <w:rFonts w:ascii="Arial" w:hAnsi="Arial" w:cs="Arial"/>
        </w:rPr>
        <w:t>3.</w:t>
      </w:r>
      <w:r w:rsidRPr="00920C99">
        <w:rPr>
          <w:rFonts w:ascii="Arial" w:hAnsi="Arial" w:cs="Arial"/>
        </w:rPr>
        <w:tab/>
        <w:t xml:space="preserve">Patel AP, Wang M, Kartoun U, Ng K, Khera AV. Quantifying and Understanding the Higher Risk of Atherosclerotic Cardiovascular Disease Among South Asian Individuals. Circulation. 2021 Aug 10;144(6):410–22. </w:t>
      </w:r>
    </w:p>
    <w:p w14:paraId="404A72D9" w14:textId="77777777" w:rsidR="00920C99" w:rsidRPr="00920C99" w:rsidRDefault="00920C99" w:rsidP="00920C99">
      <w:pPr>
        <w:pStyle w:val="Bibliography"/>
        <w:rPr>
          <w:rFonts w:ascii="Arial" w:hAnsi="Arial" w:cs="Arial"/>
        </w:rPr>
      </w:pPr>
      <w:r w:rsidRPr="00920C99">
        <w:rPr>
          <w:rFonts w:ascii="Arial" w:hAnsi="Arial" w:cs="Arial"/>
        </w:rPr>
        <w:t>4.</w:t>
      </w:r>
      <w:r w:rsidRPr="00920C99">
        <w:rPr>
          <w:rFonts w:ascii="Arial" w:hAnsi="Arial" w:cs="Arial"/>
        </w:rPr>
        <w:tab/>
        <w:t xml:space="preserve">Chowdhury R, Khan N, Pennells L, Iurilli MLC, Uddin Miah MT, Monower MM, et al. Cohort profile: the BangladEsh Longitudinal Investigation of Emerging Vascular and nonvascular Events (BELIEVE) cohort study. BMJ Open. 2025 Jan 22;15(1):e088338. </w:t>
      </w:r>
    </w:p>
    <w:p w14:paraId="0324CD78" w14:textId="77777777" w:rsidR="00920C99" w:rsidRPr="00920C99" w:rsidRDefault="00920C99" w:rsidP="00920C99">
      <w:pPr>
        <w:pStyle w:val="Bibliography"/>
        <w:rPr>
          <w:rFonts w:ascii="Arial" w:hAnsi="Arial" w:cs="Arial"/>
        </w:rPr>
      </w:pPr>
      <w:r w:rsidRPr="00920C99">
        <w:rPr>
          <w:rFonts w:ascii="Arial" w:hAnsi="Arial" w:cs="Arial"/>
        </w:rPr>
        <w:t>5.</w:t>
      </w:r>
      <w:r w:rsidRPr="00920C99">
        <w:rPr>
          <w:rFonts w:ascii="Arial" w:hAnsi="Arial" w:cs="Arial"/>
        </w:rPr>
        <w:tab/>
        <w:t>Balaji K, Chahil V, Shakoor A, Kalra D, Vijayaraghavan K. Inflammation and cardiometabolic disease in South Asians: The fire and fire tenders. J Clin Lipidol [Internet]. 2025 Nov 6 [cited 2026 Jan 7]; Available from: https://www.sciencedirect.com/science/article/pii/S1933287425004970</w:t>
      </w:r>
    </w:p>
    <w:p w14:paraId="35EB37E1" w14:textId="77777777" w:rsidR="00920C99" w:rsidRPr="00920C99" w:rsidRDefault="00920C99" w:rsidP="00920C99">
      <w:pPr>
        <w:pStyle w:val="Bibliography"/>
        <w:rPr>
          <w:rFonts w:ascii="Arial" w:hAnsi="Arial" w:cs="Arial"/>
        </w:rPr>
      </w:pPr>
      <w:r w:rsidRPr="00920C99">
        <w:rPr>
          <w:rFonts w:ascii="Arial" w:hAnsi="Arial" w:cs="Arial"/>
        </w:rPr>
        <w:lastRenderedPageBreak/>
        <w:t>6.</w:t>
      </w:r>
      <w:r w:rsidRPr="00920C99">
        <w:rPr>
          <w:rFonts w:ascii="Arial" w:hAnsi="Arial" w:cs="Arial"/>
        </w:rPr>
        <w:tab/>
        <w:t xml:space="preserve">Appropriate body-mass index for Asian populations and its implications for policy and intervention strategies. The Lancet. 2004 Jan 10;363(9403):157–63. </w:t>
      </w:r>
    </w:p>
    <w:p w14:paraId="1BCB90EE" w14:textId="77777777" w:rsidR="00920C99" w:rsidRPr="00920C99" w:rsidRDefault="00920C99" w:rsidP="00920C99">
      <w:pPr>
        <w:pStyle w:val="Bibliography"/>
        <w:rPr>
          <w:rFonts w:ascii="Arial" w:hAnsi="Arial" w:cs="Arial"/>
        </w:rPr>
      </w:pPr>
      <w:r w:rsidRPr="00920C99">
        <w:rPr>
          <w:rFonts w:ascii="Arial" w:hAnsi="Arial" w:cs="Arial"/>
        </w:rPr>
        <w:t>7.</w:t>
      </w:r>
      <w:r w:rsidRPr="00920C99">
        <w:rPr>
          <w:rFonts w:ascii="Arial" w:hAnsi="Arial" w:cs="Arial"/>
        </w:rPr>
        <w:tab/>
        <w:t xml:space="preserve">Lalnuneng A. Is BMI Enough? Body Composition Profiles and Cardiometabolic Risk in Hmar Tribe of Northeast India. J Racial Ethn Health Disparities. 2025 Oct 17; </w:t>
      </w:r>
    </w:p>
    <w:p w14:paraId="6B83AAF0" w14:textId="77777777" w:rsidR="00920C99" w:rsidRPr="00920C99" w:rsidRDefault="00920C99" w:rsidP="00920C99">
      <w:pPr>
        <w:pStyle w:val="Bibliography"/>
        <w:rPr>
          <w:rFonts w:ascii="Arial" w:hAnsi="Arial" w:cs="Arial"/>
        </w:rPr>
      </w:pPr>
      <w:r w:rsidRPr="00920C99">
        <w:rPr>
          <w:rFonts w:ascii="Arial" w:hAnsi="Arial" w:cs="Arial"/>
        </w:rPr>
        <w:t>8.</w:t>
      </w:r>
      <w:r w:rsidRPr="00920C99">
        <w:rPr>
          <w:rFonts w:ascii="Arial" w:hAnsi="Arial" w:cs="Arial"/>
        </w:rPr>
        <w:tab/>
        <w:t xml:space="preserve">Lee MJ, Kim J. The pathophysiology of visceral adipose tissues in cardiometabolic diseases. Biochem Pharmacol. 2024 Apr;222:116116. </w:t>
      </w:r>
    </w:p>
    <w:p w14:paraId="3541A709" w14:textId="77777777" w:rsidR="00920C99" w:rsidRPr="00920C99" w:rsidRDefault="00920C99" w:rsidP="00920C99">
      <w:pPr>
        <w:pStyle w:val="Bibliography"/>
        <w:rPr>
          <w:rFonts w:ascii="Arial" w:hAnsi="Arial" w:cs="Arial"/>
        </w:rPr>
      </w:pPr>
      <w:r w:rsidRPr="00920C99">
        <w:rPr>
          <w:rFonts w:ascii="Arial" w:hAnsi="Arial" w:cs="Arial"/>
        </w:rPr>
        <w:t>9.</w:t>
      </w:r>
      <w:r w:rsidRPr="00920C99">
        <w:rPr>
          <w:rFonts w:ascii="Arial" w:hAnsi="Arial" w:cs="Arial"/>
        </w:rPr>
        <w:tab/>
        <w:t xml:space="preserve">Omura-Ohata Y, Son C, Makino H, Koezuka R, Tochiya M, Tamanaha T, et al. Efficacy of visceral fat estimation by dual bioelectrical impedance analysis in detecting cardiovascular risk factors in patients with type 2 diabetes. Cardiovasc Diabetol. 2019 Oct 22;18:137. </w:t>
      </w:r>
    </w:p>
    <w:p w14:paraId="32B1C2D6" w14:textId="77777777" w:rsidR="00920C99" w:rsidRPr="00920C99" w:rsidRDefault="00920C99" w:rsidP="00920C99">
      <w:pPr>
        <w:pStyle w:val="Bibliography"/>
        <w:rPr>
          <w:rFonts w:ascii="Arial" w:hAnsi="Arial" w:cs="Arial"/>
        </w:rPr>
      </w:pPr>
      <w:r w:rsidRPr="00920C99">
        <w:rPr>
          <w:rFonts w:ascii="Arial" w:hAnsi="Arial" w:cs="Arial"/>
        </w:rPr>
        <w:t>10.</w:t>
      </w:r>
      <w:r w:rsidRPr="00920C99">
        <w:rPr>
          <w:rFonts w:ascii="Arial" w:hAnsi="Arial" w:cs="Arial"/>
        </w:rPr>
        <w:tab/>
        <w:t xml:space="preserve">Kang S, Kyung C, Park JS, Kim S, Lee SP, Kim MK, et al. Subclinical vascular inflammation in subjects with normal weight obesity and its association with body fat: an 18 F-FDG-PET/CT study. Cardiovasc Diabetol. 2014 Apr 4;13:70. </w:t>
      </w:r>
    </w:p>
    <w:p w14:paraId="688C58EB" w14:textId="77777777" w:rsidR="00920C99" w:rsidRPr="00920C99" w:rsidRDefault="00920C99" w:rsidP="00920C99">
      <w:pPr>
        <w:pStyle w:val="Bibliography"/>
        <w:rPr>
          <w:rFonts w:ascii="Arial" w:hAnsi="Arial" w:cs="Arial"/>
        </w:rPr>
      </w:pPr>
      <w:r w:rsidRPr="00920C99">
        <w:rPr>
          <w:rFonts w:ascii="Arial" w:hAnsi="Arial" w:cs="Arial"/>
        </w:rPr>
        <w:t>11.</w:t>
      </w:r>
      <w:r w:rsidRPr="00920C99">
        <w:rPr>
          <w:rFonts w:ascii="Arial" w:hAnsi="Arial" w:cs="Arial"/>
        </w:rPr>
        <w:tab/>
        <w:t xml:space="preserve">Kim JY, Han SH, Yang BM. Implication of high-body-fat percentage on cardiometabolic risk in middle-aged, healthy, normal-weight adults. Obesity. 2013;21(8):1571–7. </w:t>
      </w:r>
    </w:p>
    <w:p w14:paraId="6B3C0CA8" w14:textId="77777777" w:rsidR="00920C99" w:rsidRPr="00920C99" w:rsidRDefault="00920C99" w:rsidP="00920C99">
      <w:pPr>
        <w:pStyle w:val="Bibliography"/>
        <w:rPr>
          <w:rFonts w:ascii="Arial" w:hAnsi="Arial" w:cs="Arial"/>
        </w:rPr>
      </w:pPr>
      <w:r w:rsidRPr="00920C99">
        <w:rPr>
          <w:rFonts w:ascii="Arial" w:hAnsi="Arial" w:cs="Arial"/>
        </w:rPr>
        <w:t>12.</w:t>
      </w:r>
      <w:r w:rsidRPr="00920C99">
        <w:rPr>
          <w:rFonts w:ascii="Arial" w:hAnsi="Arial" w:cs="Arial"/>
        </w:rPr>
        <w:tab/>
        <w:t xml:space="preserve">Shea JL, King MTC, Yi Y, Gulliver W, Sun G. Body fat percentage is associated with cardiometabolic dysregulation in BMI-defined normal weight subjects. Nutr Metab Cardiovasc Dis NMCD. 2012 Sept;22(9):741–7. </w:t>
      </w:r>
    </w:p>
    <w:p w14:paraId="79BE6856" w14:textId="77777777" w:rsidR="00920C99" w:rsidRPr="00920C99" w:rsidRDefault="00920C99" w:rsidP="00920C99">
      <w:pPr>
        <w:pStyle w:val="Bibliography"/>
        <w:rPr>
          <w:rFonts w:ascii="Arial" w:hAnsi="Arial" w:cs="Arial"/>
        </w:rPr>
      </w:pPr>
      <w:r w:rsidRPr="00920C99">
        <w:rPr>
          <w:rFonts w:ascii="Arial" w:hAnsi="Arial" w:cs="Arial"/>
        </w:rPr>
        <w:t>13.</w:t>
      </w:r>
      <w:r w:rsidRPr="00920C99">
        <w:rPr>
          <w:rFonts w:ascii="Arial" w:hAnsi="Arial" w:cs="Arial"/>
        </w:rPr>
        <w:tab/>
        <w:t xml:space="preserve">Correa-Rodriguez M, Gonzalez-Ruiz K, Rincon-Pabon D, Izquierdo M, Garcia-Hermoso A, Agostinis-Sobrinho C, et al. Normal-Weight Obesity Is Associated with Increased Cardiometabolic Risk in Young Adults. Nutrients. 2020 Apr;12(4):1106. </w:t>
      </w:r>
    </w:p>
    <w:p w14:paraId="18B5AD3F" w14:textId="77777777" w:rsidR="00920C99" w:rsidRPr="00920C99" w:rsidRDefault="00920C99" w:rsidP="00920C99">
      <w:pPr>
        <w:pStyle w:val="Bibliography"/>
        <w:rPr>
          <w:rFonts w:ascii="Arial" w:hAnsi="Arial" w:cs="Arial"/>
        </w:rPr>
      </w:pPr>
      <w:r w:rsidRPr="00920C99">
        <w:rPr>
          <w:rFonts w:ascii="Arial" w:hAnsi="Arial" w:cs="Arial"/>
        </w:rPr>
        <w:t>14.</w:t>
      </w:r>
      <w:r w:rsidRPr="00920C99">
        <w:rPr>
          <w:rFonts w:ascii="Arial" w:hAnsi="Arial" w:cs="Arial"/>
        </w:rPr>
        <w:tab/>
        <w:t xml:space="preserve">Lahav Y, Kfir A, Gepner Y. The paradox of obesity with normal weight; a cross-sectional study. Front Nutr. 2023;10:1173488. </w:t>
      </w:r>
    </w:p>
    <w:p w14:paraId="0CC4030F" w14:textId="77777777" w:rsidR="00920C99" w:rsidRPr="00920C99" w:rsidRDefault="00920C99" w:rsidP="00920C99">
      <w:pPr>
        <w:pStyle w:val="Bibliography"/>
        <w:rPr>
          <w:rFonts w:ascii="Arial" w:hAnsi="Arial" w:cs="Arial"/>
        </w:rPr>
      </w:pPr>
      <w:r w:rsidRPr="00920C99">
        <w:rPr>
          <w:rFonts w:ascii="Arial" w:hAnsi="Arial" w:cs="Arial"/>
        </w:rPr>
        <w:t>15.</w:t>
      </w:r>
      <w:r w:rsidRPr="00920C99">
        <w:rPr>
          <w:rFonts w:ascii="Arial" w:hAnsi="Arial" w:cs="Arial"/>
        </w:rPr>
        <w:tab/>
        <w:t xml:space="preserve">Global Burden of Cardiovascular Diseases and Risks 2023 Collaborators. Global, Regional, and National Burden of Cardiovascular Diseases and Risk Factors in 204 Countries and Territories, 1990-2023. JACC. 2025 Dec 2;86(22):2167–243. </w:t>
      </w:r>
    </w:p>
    <w:p w14:paraId="56B620A1" w14:textId="77777777" w:rsidR="00920C99" w:rsidRPr="00920C99" w:rsidRDefault="00920C99" w:rsidP="00920C99">
      <w:pPr>
        <w:pStyle w:val="Bibliography"/>
        <w:rPr>
          <w:rFonts w:ascii="Arial" w:hAnsi="Arial" w:cs="Arial"/>
        </w:rPr>
      </w:pPr>
      <w:r w:rsidRPr="00920C99">
        <w:rPr>
          <w:rFonts w:ascii="Arial" w:hAnsi="Arial" w:cs="Arial"/>
        </w:rPr>
        <w:t>16.</w:t>
      </w:r>
      <w:r w:rsidRPr="00920C99">
        <w:rPr>
          <w:rFonts w:ascii="Arial" w:hAnsi="Arial" w:cs="Arial"/>
        </w:rPr>
        <w:tab/>
        <w:t xml:space="preserve">Khanam F, Hossain MdB, Mistry SK, Afsana K, Rahman M. Prevalence and Risk Factors of Cardiovascular Diseases among Bangladeshi Adults: Findings from a Cross-sectional Study. J Epidemiol Glob Health. 2019 Sept;9(3):176–84. </w:t>
      </w:r>
    </w:p>
    <w:p w14:paraId="240E9396" w14:textId="77777777" w:rsidR="00920C99" w:rsidRPr="00920C99" w:rsidRDefault="00920C99" w:rsidP="00920C99">
      <w:pPr>
        <w:pStyle w:val="Bibliography"/>
        <w:rPr>
          <w:rFonts w:ascii="Arial" w:hAnsi="Arial" w:cs="Arial"/>
        </w:rPr>
      </w:pPr>
      <w:r w:rsidRPr="00920C99">
        <w:rPr>
          <w:rFonts w:ascii="Arial" w:hAnsi="Arial" w:cs="Arial"/>
        </w:rPr>
        <w:t>17.</w:t>
      </w:r>
      <w:r w:rsidRPr="00920C99">
        <w:rPr>
          <w:rFonts w:ascii="Arial" w:hAnsi="Arial" w:cs="Arial"/>
        </w:rPr>
        <w:tab/>
        <w:t xml:space="preserve">Kapoor N, Furler J, Paul TV, Thomas N, Oldenburg B. Normal Weight Obesity: An Underrecognized Problem in Individuals of South Asian Descent. Clin Ther. 2019 Aug 1;41(8):1638–42. </w:t>
      </w:r>
    </w:p>
    <w:p w14:paraId="5E40A5D3" w14:textId="77777777" w:rsidR="00920C99" w:rsidRPr="00920C99" w:rsidRDefault="00920C99" w:rsidP="00920C99">
      <w:pPr>
        <w:pStyle w:val="Bibliography"/>
        <w:rPr>
          <w:rFonts w:ascii="Arial" w:hAnsi="Arial" w:cs="Arial"/>
        </w:rPr>
      </w:pPr>
      <w:r w:rsidRPr="00920C99">
        <w:rPr>
          <w:rFonts w:ascii="Arial" w:hAnsi="Arial" w:cs="Arial"/>
        </w:rPr>
        <w:t>18.</w:t>
      </w:r>
      <w:r w:rsidRPr="00920C99">
        <w:rPr>
          <w:rFonts w:ascii="Arial" w:hAnsi="Arial" w:cs="Arial"/>
        </w:rPr>
        <w:tab/>
        <w:t xml:space="preserve">Mohan I, Gupta R, Misra A, Sharma KK, Agrawal A, Vikram NK, et al. Disparities in Prevalence of Cardiometablic Risk Factors in Rural, Urban-Poor, and Urban-Middle Class Women in India. PLoS ONE. 2016 Feb 16;11(2):e0149437. </w:t>
      </w:r>
    </w:p>
    <w:p w14:paraId="712682AA" w14:textId="77777777" w:rsidR="00920C99" w:rsidRPr="00920C99" w:rsidRDefault="00920C99" w:rsidP="00920C99">
      <w:pPr>
        <w:pStyle w:val="Bibliography"/>
        <w:rPr>
          <w:rFonts w:ascii="Arial" w:hAnsi="Arial" w:cs="Arial"/>
        </w:rPr>
      </w:pPr>
      <w:r w:rsidRPr="00920C99">
        <w:rPr>
          <w:rFonts w:ascii="Arial" w:hAnsi="Arial" w:cs="Arial"/>
        </w:rPr>
        <w:t>19.</w:t>
      </w:r>
      <w:r w:rsidRPr="00920C99">
        <w:rPr>
          <w:rFonts w:ascii="Arial" w:hAnsi="Arial" w:cs="Arial"/>
        </w:rPr>
        <w:tab/>
        <w:t xml:space="preserve">Andretti B., Atanasova P., Verdun Z., Wellappuli N.T., Pradeepa R., Vasudevan S., et al. Income-based inequalities in risk factors of NCDs and inequities of preventive care services amongst 202,682 adults: a cross-sectional study of South Asia Biobank. BMC Med. 2025;23(1):504. </w:t>
      </w:r>
    </w:p>
    <w:p w14:paraId="6D6FACFD" w14:textId="77777777" w:rsidR="00920C99" w:rsidRPr="00920C99" w:rsidRDefault="00920C99" w:rsidP="00920C99">
      <w:pPr>
        <w:pStyle w:val="Bibliography"/>
        <w:rPr>
          <w:rFonts w:ascii="Arial" w:hAnsi="Arial" w:cs="Arial"/>
        </w:rPr>
      </w:pPr>
      <w:r w:rsidRPr="00920C99">
        <w:rPr>
          <w:rFonts w:ascii="Arial" w:hAnsi="Arial" w:cs="Arial"/>
        </w:rPr>
        <w:lastRenderedPageBreak/>
        <w:t>20.</w:t>
      </w:r>
      <w:r w:rsidRPr="00920C99">
        <w:rPr>
          <w:rFonts w:ascii="Arial" w:hAnsi="Arial" w:cs="Arial"/>
        </w:rPr>
        <w:tab/>
        <w:t xml:space="preserve">Fatema K, Zwar NA, Milton AH, Ali L, Rahman B. Prevalence of Risk Factors for Cardiovascular Diseases in Bangladesh: A Systematic Review and Meta-Analysis. PLOS ONE. 2016 Aug 5;11(8):e0160180. </w:t>
      </w:r>
    </w:p>
    <w:p w14:paraId="704C6237" w14:textId="77777777" w:rsidR="00920C99" w:rsidRPr="00920C99" w:rsidRDefault="00920C99" w:rsidP="00920C99">
      <w:pPr>
        <w:pStyle w:val="Bibliography"/>
        <w:rPr>
          <w:rFonts w:ascii="Arial" w:hAnsi="Arial" w:cs="Arial"/>
        </w:rPr>
      </w:pPr>
      <w:r w:rsidRPr="00920C99">
        <w:rPr>
          <w:rFonts w:ascii="Arial" w:hAnsi="Arial" w:cs="Arial"/>
        </w:rPr>
        <w:t>21.</w:t>
      </w:r>
      <w:r w:rsidRPr="00920C99">
        <w:rPr>
          <w:rFonts w:ascii="Arial" w:hAnsi="Arial" w:cs="Arial"/>
        </w:rPr>
        <w:tab/>
        <w:t xml:space="preserve">Kyle UG, Bosaeus I, De Lorenzo AD, Deurenberg P, Elia M, Gómez JM, et al. Bioelectrical impedance analysis--part I: review of principles and methods. Clin Nutr Edinb Scotl. 2004 Oct;23(5):1226–43. </w:t>
      </w:r>
    </w:p>
    <w:p w14:paraId="3D60BF02" w14:textId="77777777" w:rsidR="00920C99" w:rsidRPr="00920C99" w:rsidRDefault="00920C99" w:rsidP="00920C99">
      <w:pPr>
        <w:pStyle w:val="Bibliography"/>
        <w:rPr>
          <w:rFonts w:ascii="Arial" w:hAnsi="Arial" w:cs="Arial"/>
        </w:rPr>
      </w:pPr>
      <w:r w:rsidRPr="00920C99">
        <w:rPr>
          <w:rFonts w:ascii="Arial" w:hAnsi="Arial" w:cs="Arial"/>
        </w:rPr>
        <w:t>22.</w:t>
      </w:r>
      <w:r w:rsidRPr="00920C99">
        <w:rPr>
          <w:rFonts w:ascii="Arial" w:hAnsi="Arial" w:cs="Arial"/>
        </w:rPr>
        <w:tab/>
        <w:t xml:space="preserve">Pourshahidi LK, Wallace JMW, Mulhern MS, Horigan G, Strain JJ, McSorley EM, et al. Indices of adiposity as predictors of cardiometabolic risk and inflammation in young adults. J Hum Nutr Diet. 2016 Feb;29(1):26–37. </w:t>
      </w:r>
    </w:p>
    <w:p w14:paraId="438C8046" w14:textId="77777777" w:rsidR="00920C99" w:rsidRPr="00920C99" w:rsidRDefault="00920C99" w:rsidP="00920C99">
      <w:pPr>
        <w:pStyle w:val="Bibliography"/>
        <w:rPr>
          <w:rFonts w:ascii="Arial" w:hAnsi="Arial" w:cs="Arial"/>
        </w:rPr>
      </w:pPr>
      <w:r w:rsidRPr="00920C99">
        <w:rPr>
          <w:rFonts w:ascii="Arial" w:hAnsi="Arial" w:cs="Arial"/>
        </w:rPr>
        <w:t>23.</w:t>
      </w:r>
      <w:r w:rsidRPr="00920C99">
        <w:rPr>
          <w:rFonts w:ascii="Arial" w:hAnsi="Arial" w:cs="Arial"/>
        </w:rPr>
        <w:tab/>
        <w:t xml:space="preserve">Hoffmann J, Thiele J, Kwast S, Borger MA, Schröter T, Schmidt J, et al. A new approach to quantify visceral fat via bioelectrical impedance analysis and ultrasound compared to MRI. Int J Obes. 2024 Feb;48(2):209–17. </w:t>
      </w:r>
    </w:p>
    <w:p w14:paraId="0021E163" w14:textId="77777777" w:rsidR="00920C99" w:rsidRPr="00920C99" w:rsidRDefault="00920C99" w:rsidP="00920C99">
      <w:pPr>
        <w:pStyle w:val="Bibliography"/>
        <w:rPr>
          <w:rFonts w:ascii="Arial" w:hAnsi="Arial" w:cs="Arial"/>
        </w:rPr>
      </w:pPr>
      <w:r w:rsidRPr="00920C99">
        <w:rPr>
          <w:rFonts w:ascii="Arial" w:hAnsi="Arial" w:cs="Arial"/>
        </w:rPr>
        <w:t>24.</w:t>
      </w:r>
      <w:r w:rsidRPr="00920C99">
        <w:rPr>
          <w:rFonts w:ascii="Arial" w:hAnsi="Arial" w:cs="Arial"/>
        </w:rPr>
        <w:tab/>
        <w:t xml:space="preserve">de Góes Pacheco AL, Santos GCJ, Leão Costa DM, Cavalcanti Fraga JV, Sacramento HS, Manoel da Costa J, et al. Error reduction as a calibration strategy for body composition measurements: A comparison between bioelectrical impedance analysis and dual-energy X-ray absorption. Clin Nutr ESPEN. 2026 Feb 1;71:102843. </w:t>
      </w:r>
    </w:p>
    <w:p w14:paraId="2ED05248" w14:textId="77777777" w:rsidR="00920C99" w:rsidRPr="00920C99" w:rsidRDefault="00920C99" w:rsidP="00920C99">
      <w:pPr>
        <w:pStyle w:val="Bibliography"/>
        <w:rPr>
          <w:rFonts w:ascii="Arial" w:hAnsi="Arial" w:cs="Arial"/>
        </w:rPr>
      </w:pPr>
      <w:r w:rsidRPr="00920C99">
        <w:rPr>
          <w:rFonts w:ascii="Arial" w:hAnsi="Arial" w:cs="Arial"/>
        </w:rPr>
        <w:t>25.</w:t>
      </w:r>
      <w:r w:rsidRPr="00920C99">
        <w:rPr>
          <w:rFonts w:ascii="Arial" w:hAnsi="Arial" w:cs="Arial"/>
        </w:rPr>
        <w:tab/>
        <w:t xml:space="preserve">Böhm A, Heitmann BL. The use of bioelectrical impedance analysis for body composition in epidemiological studies. Eur J Clin Nutr. 2013 Jan;67(1):S79–85. </w:t>
      </w:r>
    </w:p>
    <w:p w14:paraId="08F15A4B" w14:textId="77777777" w:rsidR="00920C99" w:rsidRPr="00920C99" w:rsidRDefault="00920C99" w:rsidP="00920C99">
      <w:pPr>
        <w:pStyle w:val="Bibliography"/>
        <w:rPr>
          <w:rFonts w:ascii="Arial" w:hAnsi="Arial" w:cs="Arial"/>
        </w:rPr>
      </w:pPr>
      <w:r w:rsidRPr="00920C99">
        <w:rPr>
          <w:rFonts w:ascii="Arial" w:hAnsi="Arial" w:cs="Arial"/>
        </w:rPr>
        <w:t>26.</w:t>
      </w:r>
      <w:r w:rsidRPr="00920C99">
        <w:rPr>
          <w:rFonts w:ascii="Arial" w:hAnsi="Arial" w:cs="Arial"/>
        </w:rPr>
        <w:tab/>
        <w:t xml:space="preserve">Houtkooper LB, Lohman TG, Going SB, Howell WH. Why bioelectrical impedance analysis should be used for estimating adiposity. Am J Clin Nutr. 1996 Sept;64(3 Suppl):436S-448S. </w:t>
      </w:r>
    </w:p>
    <w:p w14:paraId="2E21B1B5" w14:textId="77777777" w:rsidR="00920C99" w:rsidRPr="00920C99" w:rsidRDefault="00920C99" w:rsidP="00920C99">
      <w:pPr>
        <w:pStyle w:val="Bibliography"/>
        <w:rPr>
          <w:rFonts w:ascii="Arial" w:hAnsi="Arial" w:cs="Arial"/>
        </w:rPr>
      </w:pPr>
      <w:r w:rsidRPr="00920C99">
        <w:rPr>
          <w:rFonts w:ascii="Arial" w:hAnsi="Arial" w:cs="Arial"/>
        </w:rPr>
        <w:t>27.</w:t>
      </w:r>
      <w:r w:rsidRPr="00920C99">
        <w:rPr>
          <w:rFonts w:ascii="Arial" w:hAnsi="Arial" w:cs="Arial"/>
        </w:rPr>
        <w:tab/>
        <w:t xml:space="preserve">Wells JCK. Ethnic variability in adiposity, thrifty phenotypes and cardiometabolic risk: addressing the full range of ethnicity, including those of mixed ethnicity. Obes Rev Off J Int Assoc Study Obes. 2012 Dec;13 Suppl 2:14–29. </w:t>
      </w:r>
    </w:p>
    <w:p w14:paraId="5DAB4B03" w14:textId="77777777" w:rsidR="00920C99" w:rsidRPr="00920C99" w:rsidRDefault="00920C99" w:rsidP="00920C99">
      <w:pPr>
        <w:pStyle w:val="Bibliography"/>
        <w:rPr>
          <w:rFonts w:ascii="Arial" w:hAnsi="Arial" w:cs="Arial"/>
        </w:rPr>
      </w:pPr>
      <w:r w:rsidRPr="00920C99">
        <w:rPr>
          <w:rFonts w:ascii="Arial" w:hAnsi="Arial" w:cs="Arial"/>
        </w:rPr>
        <w:t>28.</w:t>
      </w:r>
      <w:r w:rsidRPr="00920C99">
        <w:rPr>
          <w:rFonts w:ascii="Arial" w:hAnsi="Arial" w:cs="Arial"/>
        </w:rPr>
        <w:tab/>
        <w:t xml:space="preserve">Polcrova A, Pavlovska I, Maranhao Neto GA, Kunzova S, Infante-Garcia MM, Medina-Inojosa JR, et al. Visceral fat area and cardiometabolic risk: The Kardiovize study. Obes Res Clin Pract. 2021 July 1;15(4):368–74. </w:t>
      </w:r>
    </w:p>
    <w:p w14:paraId="0F699F43" w14:textId="77777777" w:rsidR="00920C99" w:rsidRPr="00920C99" w:rsidRDefault="00920C99" w:rsidP="00920C99">
      <w:pPr>
        <w:pStyle w:val="Bibliography"/>
        <w:rPr>
          <w:rFonts w:ascii="Arial" w:hAnsi="Arial" w:cs="Arial"/>
        </w:rPr>
      </w:pPr>
      <w:r w:rsidRPr="00920C99">
        <w:rPr>
          <w:rFonts w:ascii="Arial" w:hAnsi="Arial" w:cs="Arial"/>
        </w:rPr>
        <w:t>29.</w:t>
      </w:r>
      <w:r w:rsidRPr="00920C99">
        <w:rPr>
          <w:rFonts w:ascii="Arial" w:hAnsi="Arial" w:cs="Arial"/>
        </w:rPr>
        <w:tab/>
        <w:t xml:space="preserve">Katchunga PB, Bapolisi AM, M’Buyamba-Kabangu JR, Hermans MP. Bioelectrical impedance outperforms waist circumference for predicting cardiometabolic risk in Congolese hypertensive subjects: a cross-sectional study. BMC Cardiovasc Disord. 2015 Mar 10;15(1):17. </w:t>
      </w:r>
    </w:p>
    <w:p w14:paraId="620F99C4" w14:textId="77777777" w:rsidR="00920C99" w:rsidRPr="00920C99" w:rsidRDefault="00920C99" w:rsidP="00920C99">
      <w:pPr>
        <w:pStyle w:val="Bibliography"/>
        <w:rPr>
          <w:rFonts w:ascii="Arial" w:hAnsi="Arial" w:cs="Arial"/>
        </w:rPr>
      </w:pPr>
      <w:r w:rsidRPr="00920C99">
        <w:rPr>
          <w:rFonts w:ascii="Arial" w:hAnsi="Arial" w:cs="Arial"/>
        </w:rPr>
        <w:t>30.</w:t>
      </w:r>
      <w:r w:rsidRPr="00920C99">
        <w:rPr>
          <w:rFonts w:ascii="Arial" w:hAnsi="Arial" w:cs="Arial"/>
        </w:rPr>
        <w:tab/>
        <w:t xml:space="preserve">Kistan J, Wing J, Tshabalala K, Van Hougenhouck-Tulleken W, Basu D. Body composition estimates from bioelectrical impedance and its association with cardiovascular risk. Afr J Prim Health Care Fam Med. 2024 Oct 9;16(1):e1–4. </w:t>
      </w:r>
    </w:p>
    <w:p w14:paraId="0B8AD889" w14:textId="77777777" w:rsidR="00920C99" w:rsidRPr="00920C99" w:rsidRDefault="00920C99" w:rsidP="00920C99">
      <w:pPr>
        <w:pStyle w:val="Bibliography"/>
        <w:rPr>
          <w:rFonts w:ascii="Arial" w:hAnsi="Arial" w:cs="Arial"/>
        </w:rPr>
      </w:pPr>
      <w:r w:rsidRPr="00920C99">
        <w:rPr>
          <w:rFonts w:ascii="Arial" w:hAnsi="Arial" w:cs="Arial"/>
        </w:rPr>
        <w:t>31.</w:t>
      </w:r>
      <w:r w:rsidRPr="00920C99">
        <w:rPr>
          <w:rFonts w:ascii="Arial" w:hAnsi="Arial" w:cs="Arial"/>
        </w:rPr>
        <w:tab/>
        <w:t xml:space="preserve">Byambasukh O, Eisenga MF, Gansevoort RT, Bakker SJ, Corpeleijn E. Body fat estimates from bioelectrical impedance equations in cardiovascular risk assessment: The PREVEND cohort study. Eur J Prev Cardiol. 2019 June;26(9):905–16. </w:t>
      </w:r>
    </w:p>
    <w:p w14:paraId="68A1BB8F" w14:textId="77777777" w:rsidR="00920C99" w:rsidRPr="00920C99" w:rsidRDefault="00920C99" w:rsidP="00920C99">
      <w:pPr>
        <w:pStyle w:val="Bibliography"/>
        <w:rPr>
          <w:rFonts w:ascii="Arial" w:hAnsi="Arial" w:cs="Arial"/>
        </w:rPr>
      </w:pPr>
      <w:r w:rsidRPr="00920C99">
        <w:rPr>
          <w:rFonts w:ascii="Arial" w:hAnsi="Arial" w:cs="Arial"/>
        </w:rPr>
        <w:t>32.</w:t>
      </w:r>
      <w:r w:rsidRPr="00920C99">
        <w:rPr>
          <w:rFonts w:ascii="Arial" w:hAnsi="Arial" w:cs="Arial"/>
        </w:rPr>
        <w:tab/>
        <w:t xml:space="preserve">He X, Zhu Z, Zang J, Wang Z, Liao P, Wang W, et al. Percent body fat, but not body mass index, is associated with cardiometabolic risk factors in children and adolescents. Chronic Dis Transl Med. 2023 June;9(2):143–53. </w:t>
      </w:r>
    </w:p>
    <w:p w14:paraId="1FA55B35" w14:textId="77777777" w:rsidR="00920C99" w:rsidRPr="00920C99" w:rsidRDefault="00920C99" w:rsidP="00920C99">
      <w:pPr>
        <w:pStyle w:val="Bibliography"/>
        <w:rPr>
          <w:rFonts w:ascii="Arial" w:hAnsi="Arial" w:cs="Arial"/>
        </w:rPr>
      </w:pPr>
      <w:r w:rsidRPr="00920C99">
        <w:rPr>
          <w:rFonts w:ascii="Arial" w:hAnsi="Arial" w:cs="Arial"/>
        </w:rPr>
        <w:lastRenderedPageBreak/>
        <w:t>33.</w:t>
      </w:r>
      <w:r w:rsidRPr="00920C99">
        <w:rPr>
          <w:rFonts w:ascii="Arial" w:hAnsi="Arial" w:cs="Arial"/>
        </w:rPr>
        <w:tab/>
        <w:t xml:space="preserve">Lamb MJE, Byrne CD, Wilson JF, Wild SH. Evaluation of Bioelectrical Impedance Analysis for Identifying Overweight Individuals at Increased Cardiometabolic Risk: A Cross-Sectional Study. PLOS ONE. 2014 Sept 22;9(9):e106134. </w:t>
      </w:r>
    </w:p>
    <w:p w14:paraId="25A8B634" w14:textId="77777777" w:rsidR="00920C99" w:rsidRPr="00920C99" w:rsidRDefault="00920C99" w:rsidP="00920C99">
      <w:pPr>
        <w:pStyle w:val="Bibliography"/>
        <w:rPr>
          <w:rFonts w:ascii="Arial" w:hAnsi="Arial" w:cs="Arial"/>
        </w:rPr>
      </w:pPr>
      <w:r w:rsidRPr="00920C99">
        <w:rPr>
          <w:rFonts w:ascii="Arial" w:hAnsi="Arial" w:cs="Arial"/>
        </w:rPr>
        <w:t>34.</w:t>
      </w:r>
      <w:r w:rsidRPr="00920C99">
        <w:rPr>
          <w:rFonts w:ascii="Arial" w:hAnsi="Arial" w:cs="Arial"/>
        </w:rPr>
        <w:tab/>
        <w:t xml:space="preserve">Fan L, Qiu J, Zhao Y, Yin T, Li X, Wang Q, et al. The association between body composition and metabolically unhealthy profile of adults with normal weight in Northwest China. PloS One. 2021;16(3):e0248782. </w:t>
      </w:r>
    </w:p>
    <w:p w14:paraId="5462BA56" w14:textId="77777777" w:rsidR="00920C99" w:rsidRPr="00920C99" w:rsidRDefault="00920C99" w:rsidP="00920C99">
      <w:pPr>
        <w:pStyle w:val="Bibliography"/>
        <w:rPr>
          <w:rFonts w:ascii="Arial" w:hAnsi="Arial" w:cs="Arial"/>
        </w:rPr>
      </w:pPr>
      <w:r w:rsidRPr="00920C99">
        <w:rPr>
          <w:rFonts w:ascii="Arial" w:hAnsi="Arial" w:cs="Arial"/>
        </w:rPr>
        <w:t>35.</w:t>
      </w:r>
      <w:r w:rsidRPr="00920C99">
        <w:rPr>
          <w:rFonts w:ascii="Arial" w:hAnsi="Arial" w:cs="Arial"/>
        </w:rPr>
        <w:tab/>
        <w:t xml:space="preserve">Silva AM, Campa F, Stagi S, Gobbo LA, Buffa R, Toselli S, et al. The bioelectrical impedance analysis (BIA) international database: aims, scope, and call for data. Eur J Clin Nutr. 2023 Dec;77(12):1143–50. </w:t>
      </w:r>
    </w:p>
    <w:p w14:paraId="6A936016" w14:textId="77777777" w:rsidR="00920C99" w:rsidRPr="00920C99" w:rsidRDefault="00920C99" w:rsidP="00920C99">
      <w:pPr>
        <w:pStyle w:val="Bibliography"/>
        <w:rPr>
          <w:rFonts w:ascii="Arial" w:hAnsi="Arial" w:cs="Arial"/>
        </w:rPr>
      </w:pPr>
      <w:r w:rsidRPr="00920C99">
        <w:rPr>
          <w:rFonts w:ascii="Arial" w:hAnsi="Arial" w:cs="Arial"/>
        </w:rPr>
        <w:t>36.</w:t>
      </w:r>
      <w:r w:rsidRPr="00920C99">
        <w:rPr>
          <w:rFonts w:ascii="Arial" w:hAnsi="Arial" w:cs="Arial"/>
        </w:rPr>
        <w:tab/>
        <w:t xml:space="preserve">Popiolek-Kalisz J, Szczygiel K. Bioelectrical Impedance Analysis and Body Composition in Cardiovascular Diseases. Curr Probl Cardiol. 2023 Nov;48(11):101911. </w:t>
      </w:r>
    </w:p>
    <w:p w14:paraId="32DA2CF2" w14:textId="77777777" w:rsidR="00920C99" w:rsidRPr="00920C99" w:rsidRDefault="00920C99" w:rsidP="00920C99">
      <w:pPr>
        <w:pStyle w:val="Bibliography"/>
        <w:rPr>
          <w:rFonts w:ascii="Arial" w:hAnsi="Arial" w:cs="Arial"/>
        </w:rPr>
      </w:pPr>
      <w:r w:rsidRPr="00920C99">
        <w:rPr>
          <w:rFonts w:ascii="Arial" w:hAnsi="Arial" w:cs="Arial"/>
        </w:rPr>
        <w:t>37.</w:t>
      </w:r>
      <w:r w:rsidRPr="00920C99">
        <w:rPr>
          <w:rFonts w:ascii="Arial" w:hAnsi="Arial" w:cs="Arial"/>
        </w:rPr>
        <w:tab/>
        <w:t xml:space="preserve">Tian Z, Yang L, Li Y, Huang Y, Yang J, Xue F. Associations of different insulin resistance-related indices with the incidence and progression trajectory of cardiometabolic multimorbidity: a prospective cohort study from UK biobank. Cardiovasc Diabetol. 2025 June 18;24(1):257. </w:t>
      </w:r>
    </w:p>
    <w:p w14:paraId="76FB0A8A" w14:textId="77777777" w:rsidR="00920C99" w:rsidRPr="00920C99" w:rsidRDefault="00920C99" w:rsidP="00920C99">
      <w:pPr>
        <w:pStyle w:val="Bibliography"/>
        <w:rPr>
          <w:rFonts w:ascii="Arial" w:hAnsi="Arial" w:cs="Arial"/>
        </w:rPr>
      </w:pPr>
      <w:r w:rsidRPr="00920C99">
        <w:rPr>
          <w:rFonts w:ascii="Arial" w:hAnsi="Arial" w:cs="Arial"/>
        </w:rPr>
        <w:t>38.</w:t>
      </w:r>
      <w:r w:rsidRPr="00920C99">
        <w:rPr>
          <w:rFonts w:ascii="Arial" w:hAnsi="Arial" w:cs="Arial"/>
        </w:rPr>
        <w:tab/>
        <w:t xml:space="preserve">Ashwell M, Gibson S. Waist-to-height ratio as an indicator of ‘early health risk’: simpler and more predictive than using a ‘matrix’ based on BMI and waist circumference. BMJ Open. 2016 Mar 14;6(3):e010159. </w:t>
      </w:r>
    </w:p>
    <w:p w14:paraId="17D04D0B" w14:textId="77777777" w:rsidR="00920C99" w:rsidRPr="00920C99" w:rsidRDefault="00920C99" w:rsidP="00920C99">
      <w:pPr>
        <w:pStyle w:val="Bibliography"/>
        <w:rPr>
          <w:rFonts w:ascii="Arial" w:hAnsi="Arial" w:cs="Arial"/>
        </w:rPr>
      </w:pPr>
      <w:r w:rsidRPr="00920C99">
        <w:rPr>
          <w:rFonts w:ascii="Arial" w:hAnsi="Arial" w:cs="Arial"/>
        </w:rPr>
        <w:t>39.</w:t>
      </w:r>
      <w:r w:rsidRPr="00920C99">
        <w:rPr>
          <w:rFonts w:ascii="Arial" w:hAnsi="Arial" w:cs="Arial"/>
        </w:rPr>
        <w:tab/>
        <w:t xml:space="preserve">Ghasemi A, Zahediasl S. Normality Tests for Statistical Analysis: A Guide for Non-Statisticians. Int J Endocrinol Metab. 2012;10(2):486–9. </w:t>
      </w:r>
    </w:p>
    <w:p w14:paraId="2D284AAE" w14:textId="77777777" w:rsidR="00920C99" w:rsidRPr="00920C99" w:rsidRDefault="00920C99" w:rsidP="00920C99">
      <w:pPr>
        <w:pStyle w:val="Bibliography"/>
        <w:rPr>
          <w:rFonts w:ascii="Arial" w:hAnsi="Arial" w:cs="Arial"/>
        </w:rPr>
      </w:pPr>
      <w:r w:rsidRPr="00920C99">
        <w:rPr>
          <w:rFonts w:ascii="Arial" w:hAnsi="Arial" w:cs="Arial"/>
        </w:rPr>
        <w:t>40.</w:t>
      </w:r>
      <w:r w:rsidRPr="00920C99">
        <w:rPr>
          <w:rFonts w:ascii="Arial" w:hAnsi="Arial" w:cs="Arial"/>
        </w:rPr>
        <w:tab/>
        <w:t>Altman DG, Bland JM. Statistics notes: The normal distribution. 1995 Feb 4 [cited 2026 Jan 10]; Available from: https://www.bmj.com/content/310/6975/298</w:t>
      </w:r>
    </w:p>
    <w:p w14:paraId="7DC5CB13" w14:textId="77777777" w:rsidR="00920C99" w:rsidRPr="00920C99" w:rsidRDefault="00920C99" w:rsidP="00920C99">
      <w:pPr>
        <w:pStyle w:val="Bibliography"/>
        <w:rPr>
          <w:rFonts w:ascii="Arial" w:hAnsi="Arial" w:cs="Arial"/>
        </w:rPr>
      </w:pPr>
      <w:r w:rsidRPr="00920C99">
        <w:rPr>
          <w:rFonts w:ascii="Arial" w:hAnsi="Arial" w:cs="Arial"/>
        </w:rPr>
        <w:t>41.</w:t>
      </w:r>
      <w:r w:rsidRPr="00920C99">
        <w:rPr>
          <w:rFonts w:ascii="Arial" w:hAnsi="Arial" w:cs="Arial"/>
        </w:rPr>
        <w:tab/>
        <w:t xml:space="preserve">Vander Weele TJ, Shpitser I. A New Criterion for Confounder Selection. Biometrics. 2011 Dec 1;67(4):1406–13. </w:t>
      </w:r>
    </w:p>
    <w:p w14:paraId="280C9E40" w14:textId="77777777" w:rsidR="00920C99" w:rsidRPr="00920C99" w:rsidRDefault="00920C99" w:rsidP="00920C99">
      <w:pPr>
        <w:pStyle w:val="Bibliography"/>
        <w:rPr>
          <w:rFonts w:ascii="Arial" w:hAnsi="Arial" w:cs="Arial"/>
        </w:rPr>
      </w:pPr>
      <w:r w:rsidRPr="00920C99">
        <w:rPr>
          <w:rFonts w:ascii="Arial" w:hAnsi="Arial" w:cs="Arial"/>
        </w:rPr>
        <w:t>42.</w:t>
      </w:r>
      <w:r w:rsidRPr="00920C99">
        <w:rPr>
          <w:rFonts w:ascii="Arial" w:hAnsi="Arial" w:cs="Arial"/>
        </w:rPr>
        <w:tab/>
        <w:t xml:space="preserve">Greenland S, Senn SJ, Rothman KJ, Carlin JB, Poole C, Goodman SN, et al. Statistical tests, P values, confidence intervals, and power: a guide to misinterpretations. Eur J Epidemiol. 2016 Apr 1;31(4):337–50. </w:t>
      </w:r>
    </w:p>
    <w:p w14:paraId="071FCAF4" w14:textId="77777777" w:rsidR="00920C99" w:rsidRPr="00920C99" w:rsidRDefault="00920C99" w:rsidP="00920C99">
      <w:pPr>
        <w:pStyle w:val="Bibliography"/>
        <w:rPr>
          <w:rFonts w:ascii="Arial" w:hAnsi="Arial" w:cs="Arial"/>
        </w:rPr>
      </w:pPr>
      <w:r w:rsidRPr="00920C99">
        <w:rPr>
          <w:rFonts w:ascii="Arial" w:hAnsi="Arial" w:cs="Arial"/>
        </w:rPr>
        <w:t>43.</w:t>
      </w:r>
      <w:r w:rsidRPr="00920C99">
        <w:rPr>
          <w:rFonts w:ascii="Arial" w:hAnsi="Arial" w:cs="Arial"/>
        </w:rPr>
        <w:tab/>
        <w:t xml:space="preserve">Diez-Roux AV. Multilevel Analysis in Public Health Research. Annu Rev Public Health. 2000 May 1;21(Volume 21, 2000):171–92. </w:t>
      </w:r>
    </w:p>
    <w:p w14:paraId="69B9B3FA" w14:textId="77777777" w:rsidR="00920C99" w:rsidRPr="00920C99" w:rsidRDefault="00920C99" w:rsidP="00920C99">
      <w:pPr>
        <w:pStyle w:val="Bibliography"/>
        <w:rPr>
          <w:rFonts w:ascii="Arial" w:hAnsi="Arial" w:cs="Arial"/>
        </w:rPr>
      </w:pPr>
      <w:r w:rsidRPr="00920C99">
        <w:rPr>
          <w:rFonts w:ascii="Arial" w:hAnsi="Arial" w:cs="Arial"/>
        </w:rPr>
        <w:t>44.</w:t>
      </w:r>
      <w:r w:rsidRPr="00920C99">
        <w:rPr>
          <w:rFonts w:ascii="Arial" w:hAnsi="Arial" w:cs="Arial"/>
        </w:rPr>
        <w:tab/>
        <w:t xml:space="preserve">von Elm E, Altman DG, Egger M, Pocock SJ, Gøtzsche PC, Vandenbroucke JP. The Strengthening the Reporting of Observational Studies in Epidemiology (STROBE) statement: guidelines for reporting observational studies. The Lancet. 2007 Oct 20;370(9596):1453–7. </w:t>
      </w:r>
    </w:p>
    <w:p w14:paraId="143A66A6" w14:textId="77777777" w:rsidR="00920C99" w:rsidRPr="00920C99" w:rsidRDefault="00920C99" w:rsidP="00920C99">
      <w:pPr>
        <w:pStyle w:val="Bibliography"/>
        <w:rPr>
          <w:rFonts w:ascii="Arial" w:hAnsi="Arial" w:cs="Arial"/>
        </w:rPr>
      </w:pPr>
      <w:r w:rsidRPr="00920C99">
        <w:rPr>
          <w:rFonts w:ascii="Arial" w:hAnsi="Arial" w:cs="Arial"/>
        </w:rPr>
        <w:t>45.</w:t>
      </w:r>
      <w:r w:rsidRPr="00920C99">
        <w:rPr>
          <w:rFonts w:ascii="Arial" w:hAnsi="Arial" w:cs="Arial"/>
        </w:rPr>
        <w:tab/>
        <w:t xml:space="preserve">Steyerberg EW, Vickers AJ, Cook NR, Gerds T, Gonen M, Obuchowski N, et al. Assessing the performance of prediction models: a framework for some traditional and novel measures. Epidemiol Camb Mass. 2010 Jan;21(1):128–38. </w:t>
      </w:r>
    </w:p>
    <w:p w14:paraId="1F80A634" w14:textId="77777777" w:rsidR="00920C99" w:rsidRPr="00920C99" w:rsidRDefault="00920C99" w:rsidP="00920C99">
      <w:pPr>
        <w:pStyle w:val="Bibliography"/>
        <w:rPr>
          <w:rFonts w:ascii="Arial" w:hAnsi="Arial" w:cs="Arial"/>
        </w:rPr>
      </w:pPr>
      <w:r w:rsidRPr="00920C99">
        <w:rPr>
          <w:rFonts w:ascii="Arial" w:hAnsi="Arial" w:cs="Arial"/>
        </w:rPr>
        <w:lastRenderedPageBreak/>
        <w:t>46.</w:t>
      </w:r>
      <w:r w:rsidRPr="00920C99">
        <w:rPr>
          <w:rFonts w:ascii="Arial" w:hAnsi="Arial" w:cs="Arial"/>
        </w:rPr>
        <w:tab/>
        <w:t>Therneau TM, Grambsch PM. The Cox Model. In: Therneau TM, Grambsch PM, editors. Modeling Survival Data: Extending the Cox Model [Internet]. New York, NY: Springer; 2000 [cited 2026 Jan 20]. p. 39–77. Available from: https://doi.org/10.1007/978-1-4757-3294-8_3</w:t>
      </w:r>
    </w:p>
    <w:p w14:paraId="2574DFB3" w14:textId="77777777" w:rsidR="00920C99" w:rsidRPr="00920C99" w:rsidRDefault="00920C99" w:rsidP="00920C99">
      <w:pPr>
        <w:pStyle w:val="Bibliography"/>
        <w:rPr>
          <w:rFonts w:ascii="Arial" w:hAnsi="Arial" w:cs="Arial"/>
        </w:rPr>
      </w:pPr>
      <w:r w:rsidRPr="00920C99">
        <w:rPr>
          <w:rFonts w:ascii="Arial" w:hAnsi="Arial" w:cs="Arial"/>
        </w:rPr>
        <w:t>47.</w:t>
      </w:r>
      <w:r w:rsidRPr="00920C99">
        <w:rPr>
          <w:rFonts w:ascii="Arial" w:hAnsi="Arial" w:cs="Arial"/>
        </w:rPr>
        <w:tab/>
        <w:t xml:space="preserve">Austin PC. A Tutorial on Multilevel Survival Analysis: Methods, Models and Applications. Int Stat Rev Rev Int Stat. 2017 Aug;85(2):185–203. </w:t>
      </w:r>
    </w:p>
    <w:p w14:paraId="0FB6A275" w14:textId="77777777" w:rsidR="00920C99" w:rsidRPr="00920C99" w:rsidRDefault="00920C99" w:rsidP="00920C99">
      <w:pPr>
        <w:pStyle w:val="Bibliography"/>
        <w:rPr>
          <w:rFonts w:ascii="Arial" w:hAnsi="Arial" w:cs="Arial"/>
        </w:rPr>
      </w:pPr>
      <w:r w:rsidRPr="00920C99">
        <w:rPr>
          <w:rFonts w:ascii="Arial" w:hAnsi="Arial" w:cs="Arial"/>
        </w:rPr>
        <w:t>48.</w:t>
      </w:r>
      <w:r w:rsidRPr="00920C99">
        <w:rPr>
          <w:rFonts w:ascii="Arial" w:hAnsi="Arial" w:cs="Arial"/>
        </w:rPr>
        <w:tab/>
        <w:t xml:space="preserve">Lee KJ, Tilling KM, Cornish RP, Little RJA, Bell ML, Goetghebeur E, et al. Framework for the treatment and reporting of missing data in observational studies: The Treatment And Reporting of Missing data in Observational Studies framework. J Clin Epidemiol. 2021 June;134:79–88. </w:t>
      </w:r>
    </w:p>
    <w:p w14:paraId="6C832078" w14:textId="77777777" w:rsidR="00920C99" w:rsidRPr="00920C99" w:rsidRDefault="00920C99" w:rsidP="00920C99">
      <w:pPr>
        <w:pStyle w:val="Bibliography"/>
        <w:rPr>
          <w:rFonts w:ascii="Arial" w:hAnsi="Arial" w:cs="Arial"/>
        </w:rPr>
      </w:pPr>
      <w:r w:rsidRPr="00920C99">
        <w:rPr>
          <w:rFonts w:ascii="Arial" w:hAnsi="Arial" w:cs="Arial"/>
        </w:rPr>
        <w:t>49.</w:t>
      </w:r>
      <w:r w:rsidRPr="00920C99">
        <w:rPr>
          <w:rFonts w:ascii="Arial" w:hAnsi="Arial" w:cs="Arial"/>
        </w:rPr>
        <w:tab/>
        <w:t xml:space="preserve">Ross RK, Breskin A, Westreich D. When Is a Complete-Case Approach to Missing Data Valid? The Importance of Effect-Measure Modification. Am J Epidemiol. 2020 June 30;189(12):1583–9. </w:t>
      </w:r>
    </w:p>
    <w:p w14:paraId="7D817DBF" w14:textId="77777777" w:rsidR="00920C99" w:rsidRPr="00920C99" w:rsidRDefault="00920C99" w:rsidP="00920C99">
      <w:pPr>
        <w:pStyle w:val="Bibliography"/>
        <w:rPr>
          <w:rFonts w:ascii="Arial" w:hAnsi="Arial" w:cs="Arial"/>
        </w:rPr>
      </w:pPr>
      <w:r w:rsidRPr="00920C99">
        <w:rPr>
          <w:rFonts w:ascii="Arial" w:hAnsi="Arial" w:cs="Arial"/>
        </w:rPr>
        <w:t>50.</w:t>
      </w:r>
      <w:r w:rsidRPr="00920C99">
        <w:rPr>
          <w:rFonts w:ascii="Arial" w:hAnsi="Arial" w:cs="Arial"/>
        </w:rPr>
        <w:tab/>
        <w:t xml:space="preserve">RUBIN DB. Inference and missing data. Biometrika. 1976 Dec 1;63(3):581–92. </w:t>
      </w:r>
    </w:p>
    <w:p w14:paraId="78F5C533" w14:textId="57707FE5" w:rsidR="0098232B" w:rsidRPr="00BC10BF" w:rsidRDefault="0098232B" w:rsidP="00920C99">
      <w:pPr>
        <w:spacing w:line="360" w:lineRule="auto"/>
        <w:jc w:val="both"/>
        <w:rPr>
          <w:rFonts w:ascii="Arial" w:hAnsi="Arial" w:cs="Arial"/>
          <w:b/>
          <w:bCs/>
          <w:lang w:val="en-GB"/>
        </w:rPr>
      </w:pPr>
      <w:r w:rsidRPr="00BC10BF">
        <w:rPr>
          <w:rFonts w:ascii="Arial" w:hAnsi="Arial" w:cs="Arial"/>
          <w:b/>
          <w:bCs/>
          <w:lang w:val="en-GB"/>
        </w:rPr>
        <w:fldChar w:fldCharType="end"/>
      </w:r>
    </w:p>
    <w:sectPr w:rsidR="0098232B" w:rsidRPr="00BC10BF">
      <w:footerReference w:type="default" r:id="rId17"/>
      <w:pgSz w:w="12240" w:h="15840"/>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 w:author="S.K. Kaptoge" w:date="2026-01-21T16:48:00Z" w:initials="SK">
    <w:p w14:paraId="48BC0FB7" w14:textId="77777777" w:rsidR="00F64099" w:rsidRDefault="00F64099" w:rsidP="00F64099">
      <w:pPr>
        <w:pStyle w:val="CommentText"/>
      </w:pPr>
      <w:r>
        <w:rPr>
          <w:rStyle w:val="CommentReference"/>
        </w:rPr>
        <w:annotationRef/>
      </w:r>
      <w:r>
        <w:t>Clearer to attribute source as Figure footnote, with bibliography reference inserted.</w:t>
      </w:r>
    </w:p>
  </w:comment>
  <w:comment w:id="35" w:author="S.K. Kaptoge" w:date="2026-01-21T17:07:00Z" w:initials="SK">
    <w:p w14:paraId="58CDC0DC" w14:textId="77777777" w:rsidR="00202204" w:rsidRDefault="00202204" w:rsidP="00202204">
      <w:pPr>
        <w:pStyle w:val="CommentText"/>
      </w:pPr>
      <w:r>
        <w:rPr>
          <w:rStyle w:val="CommentReference"/>
        </w:rPr>
        <w:annotationRef/>
      </w:r>
      <w:r>
        <w:t>No need to single out these countries, there is wider evidence elsewhere. Could rewrite to comment on broader population studies context and then further on LMIC context</w:t>
      </w:r>
    </w:p>
  </w:comment>
  <w:comment w:id="37" w:author="S.K. Kaptoge" w:date="2026-01-21T19:32:00Z" w:initials="SK">
    <w:p w14:paraId="5B00D9C3" w14:textId="77777777" w:rsidR="0099742E" w:rsidRDefault="0099742E" w:rsidP="0099742E">
      <w:pPr>
        <w:pStyle w:val="CommentText"/>
      </w:pPr>
      <w:r>
        <w:rPr>
          <w:rStyle w:val="CommentReference"/>
        </w:rPr>
        <w:annotationRef/>
      </w:r>
      <w:r>
        <w:t>Remove word footnote and use endnote reference for better readability</w:t>
      </w:r>
    </w:p>
  </w:comment>
  <w:comment w:id="38" w:author="S.K. Kaptoge" w:date="2026-01-21T17:02:00Z" w:initials="SK">
    <w:p w14:paraId="37E7808A" w14:textId="6ECDDC24" w:rsidR="00202204" w:rsidRDefault="00202204" w:rsidP="00202204">
      <w:pPr>
        <w:pStyle w:val="CommentText"/>
      </w:pPr>
      <w:r>
        <w:rPr>
          <w:rStyle w:val="CommentReference"/>
        </w:rPr>
        <w:annotationRef/>
      </w:r>
      <w:r>
        <w:t>Add text on source as Figure 1</w:t>
      </w:r>
    </w:p>
  </w:comment>
  <w:comment w:id="250" w:author="S.K. Kaptoge" w:date="2026-01-21T20:18:00Z" w:initials="SK">
    <w:p w14:paraId="6B4EF9AE" w14:textId="77777777" w:rsidR="00313176" w:rsidRDefault="00313176" w:rsidP="00313176">
      <w:pPr>
        <w:pStyle w:val="CommentText"/>
      </w:pPr>
      <w:r>
        <w:rPr>
          <w:rStyle w:val="CommentReference"/>
        </w:rPr>
        <w:annotationRef/>
      </w:r>
      <w:r>
        <w:t xml:space="preserve">Remove variable suffixed _bc where there are two of the same variable. </w:t>
      </w:r>
    </w:p>
    <w:p w14:paraId="4FCD886A" w14:textId="77777777" w:rsidR="00313176" w:rsidRDefault="00313176" w:rsidP="00313176">
      <w:pPr>
        <w:pStyle w:val="CommentText"/>
      </w:pPr>
    </w:p>
    <w:p w14:paraId="028BC354" w14:textId="77777777" w:rsidR="00313176" w:rsidRDefault="00313176" w:rsidP="00313176">
      <w:pPr>
        <w:pStyle w:val="CommentText"/>
      </w:pPr>
      <w:r>
        <w:t>Remove _bc suffix elsewhere after above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8BC0FB7" w15:done="0"/>
  <w15:commentEx w15:paraId="58CDC0DC" w15:done="0"/>
  <w15:commentEx w15:paraId="5B00D9C3" w15:done="0"/>
  <w15:commentEx w15:paraId="37E7808A" w15:done="0"/>
  <w15:commentEx w15:paraId="028BC35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3A0E0EF" w16cex:dateUtc="2026-01-21T16:48:00Z"/>
  <w16cex:commentExtensible w16cex:durableId="2261545D" w16cex:dateUtc="2026-01-21T17:07:00Z"/>
  <w16cex:commentExtensible w16cex:durableId="4F0CF552" w16cex:dateUtc="2026-01-21T19:32:00Z"/>
  <w16cex:commentExtensible w16cex:durableId="341C7693" w16cex:dateUtc="2026-01-21T17:02:00Z"/>
  <w16cex:commentExtensible w16cex:durableId="6DE6EE2B" w16cex:dateUtc="2026-01-21T20:1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8BC0FB7" w16cid:durableId="53A0E0EF"/>
  <w16cid:commentId w16cid:paraId="58CDC0DC" w16cid:durableId="2261545D"/>
  <w16cid:commentId w16cid:paraId="5B00D9C3" w16cid:durableId="4F0CF552"/>
  <w16cid:commentId w16cid:paraId="37E7808A" w16cid:durableId="341C7693"/>
  <w16cid:commentId w16cid:paraId="028BC354" w16cid:durableId="6DE6EE2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70AAAE" w14:textId="77777777" w:rsidR="002540CF" w:rsidRDefault="002540CF" w:rsidP="002D682D">
      <w:pPr>
        <w:spacing w:after="0" w:line="240" w:lineRule="auto"/>
      </w:pPr>
      <w:r>
        <w:separator/>
      </w:r>
    </w:p>
  </w:endnote>
  <w:endnote w:type="continuationSeparator" w:id="0">
    <w:p w14:paraId="6F7A534F" w14:textId="77777777" w:rsidR="002540CF" w:rsidRDefault="002540CF" w:rsidP="002D68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39914573"/>
      <w:docPartObj>
        <w:docPartGallery w:val="Page Numbers (Bottom of Page)"/>
        <w:docPartUnique/>
      </w:docPartObj>
    </w:sdtPr>
    <w:sdtEndPr>
      <w:rPr>
        <w:noProof/>
      </w:rPr>
    </w:sdtEndPr>
    <w:sdtContent>
      <w:p w14:paraId="4844B971" w14:textId="310ADB5A" w:rsidR="00BC10BF" w:rsidRDefault="00BC10BF">
        <w:pPr>
          <w:pStyle w:val="Footer"/>
          <w:jc w:val="right"/>
        </w:pPr>
        <w:r>
          <w:fldChar w:fldCharType="begin"/>
        </w:r>
        <w:r>
          <w:instrText xml:space="preserve"> PAGE   \* MERGEFORMAT </w:instrText>
        </w:r>
        <w:r>
          <w:fldChar w:fldCharType="separate"/>
        </w:r>
        <w:r w:rsidR="00920C99">
          <w:rPr>
            <w:noProof/>
          </w:rPr>
          <w:t>12</w:t>
        </w:r>
        <w:r>
          <w:rPr>
            <w:noProof/>
          </w:rPr>
          <w:fldChar w:fldCharType="end"/>
        </w:r>
      </w:p>
    </w:sdtContent>
  </w:sdt>
  <w:p w14:paraId="0F8AF953" w14:textId="77777777" w:rsidR="00BC10BF" w:rsidRDefault="00BC10B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6407A0" w14:textId="77777777" w:rsidR="002540CF" w:rsidRDefault="002540CF" w:rsidP="002D682D">
      <w:pPr>
        <w:spacing w:after="0" w:line="240" w:lineRule="auto"/>
      </w:pPr>
      <w:r>
        <w:separator/>
      </w:r>
    </w:p>
  </w:footnote>
  <w:footnote w:type="continuationSeparator" w:id="0">
    <w:p w14:paraId="11F5D0D1" w14:textId="77777777" w:rsidR="002540CF" w:rsidRDefault="002540CF" w:rsidP="002D682D">
      <w:pPr>
        <w:spacing w:after="0" w:line="240" w:lineRule="auto"/>
      </w:pPr>
      <w:r>
        <w:continuationSeparator/>
      </w:r>
    </w:p>
  </w:footnote>
  <w:footnote w:id="1">
    <w:p w14:paraId="11A60EDD" w14:textId="472736D1" w:rsidR="00BC10BF" w:rsidRDefault="00BC10BF" w:rsidP="00C478FA">
      <w:pPr>
        <w:pStyle w:val="FootnoteText"/>
      </w:pPr>
      <w:r>
        <w:rPr>
          <w:rStyle w:val="FootnoteReference"/>
        </w:rPr>
        <w:footnoteRef/>
      </w:r>
      <w:r>
        <w:t xml:space="preserve"> </w:t>
      </w:r>
      <w:r w:rsidRPr="00FE3AC3">
        <w:rPr>
          <w:u w:val="single"/>
        </w:rPr>
        <w:t xml:space="preserve">Common etiological factors associated with CVDs in South Asian populations.  Adapted from "Prevalence of Cardiovascular Diseases in South Asians: Scrutinizing Traditional Risk Factors and Newly Recognized Risk Factors Sarcopenia and Osteopenia/Osteoporosis," by V. S. Kumar, M. Gupta, and S. Kumar, 2023, </w:t>
      </w:r>
      <w:r w:rsidRPr="00FE3AC3">
        <w:rPr>
          <w:i/>
          <w:iCs/>
          <w:u w:val="single"/>
        </w:rPr>
        <w:t>Disease-a-Month</w:t>
      </w:r>
      <w:r w:rsidRPr="00FE3AC3">
        <w:rPr>
          <w:u w:val="single"/>
        </w:rPr>
        <w:t xml:space="preserve">, </w:t>
      </w:r>
      <w:r w:rsidRPr="00FE3AC3">
        <w:rPr>
          <w:i/>
          <w:iCs/>
          <w:u w:val="single"/>
        </w:rPr>
        <w:t>69</w:t>
      </w:r>
      <w:r>
        <w:rPr>
          <w:u w:val="single"/>
        </w:rPr>
        <w:t xml:space="preserve">(12), Article 101625 </w:t>
      </w:r>
      <w:r w:rsidRPr="00BE021B">
        <w:t xml:space="preserve"> </w:t>
      </w:r>
    </w:p>
  </w:footnote>
  <w:footnote w:id="2">
    <w:p w14:paraId="762DB01B" w14:textId="20A021C8" w:rsidR="00BC10BF" w:rsidRDefault="00BC10BF">
      <w:pPr>
        <w:pStyle w:val="FootnoteText"/>
      </w:pPr>
      <w:r>
        <w:rPr>
          <w:rStyle w:val="FootnoteReference"/>
        </w:rPr>
        <w:footnoteRef/>
      </w:r>
      <w:r>
        <w:t xml:space="preserve"> </w:t>
      </w:r>
      <w:r w:rsidRPr="005D7A65">
        <w:t xml:space="preserve">Body composition measures as determined by BIA. Adapted from "Bioelectrical Impedance Analysis in Monitoring of the Clinical Status and Diagnosis of Diseases," by Analog Devices, 2024, </w:t>
      </w:r>
      <w:r w:rsidRPr="005D7A65">
        <w:rPr>
          <w:i/>
          <w:iCs/>
        </w:rPr>
        <w:t>Analog Devices Technical Articles</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B631F1"/>
    <w:multiLevelType w:val="hybridMultilevel"/>
    <w:tmpl w:val="502E8C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7DC0DE4"/>
    <w:multiLevelType w:val="multilevel"/>
    <w:tmpl w:val="4DD697E6"/>
    <w:lvl w:ilvl="0">
      <w:start w:val="8"/>
      <w:numFmt w:val="decimal"/>
      <w:lvlText w:val="%1"/>
      <w:lvlJc w:val="left"/>
      <w:pPr>
        <w:ind w:left="360" w:hanging="360"/>
      </w:pPr>
      <w:rPr>
        <w:rFonts w:ascii="Arial" w:eastAsiaTheme="minorHAnsi" w:hAnsi="Arial" w:cs="Arial" w:hint="default"/>
        <w:color w:val="0563C1" w:themeColor="hyperlink"/>
        <w:u w:val="single"/>
      </w:rPr>
    </w:lvl>
    <w:lvl w:ilvl="1">
      <w:start w:val="1"/>
      <w:numFmt w:val="decimal"/>
      <w:lvlText w:val="%1.%2"/>
      <w:lvlJc w:val="left"/>
      <w:pPr>
        <w:ind w:left="580" w:hanging="360"/>
      </w:pPr>
      <w:rPr>
        <w:rFonts w:ascii="Arial" w:eastAsiaTheme="minorHAnsi" w:hAnsi="Arial" w:cs="Arial" w:hint="default"/>
        <w:color w:val="0563C1" w:themeColor="hyperlink"/>
        <w:u w:val="single"/>
      </w:rPr>
    </w:lvl>
    <w:lvl w:ilvl="2">
      <w:start w:val="1"/>
      <w:numFmt w:val="decimal"/>
      <w:lvlText w:val="%1.%2.%3"/>
      <w:lvlJc w:val="left"/>
      <w:pPr>
        <w:ind w:left="1160" w:hanging="720"/>
      </w:pPr>
      <w:rPr>
        <w:rFonts w:ascii="Arial" w:eastAsiaTheme="minorHAnsi" w:hAnsi="Arial" w:cs="Arial" w:hint="default"/>
        <w:color w:val="0563C1" w:themeColor="hyperlink"/>
        <w:u w:val="single"/>
      </w:rPr>
    </w:lvl>
    <w:lvl w:ilvl="3">
      <w:start w:val="1"/>
      <w:numFmt w:val="decimal"/>
      <w:lvlText w:val="%1.%2.%3.%4"/>
      <w:lvlJc w:val="left"/>
      <w:pPr>
        <w:ind w:left="1380" w:hanging="720"/>
      </w:pPr>
      <w:rPr>
        <w:rFonts w:ascii="Arial" w:eastAsiaTheme="minorHAnsi" w:hAnsi="Arial" w:cs="Arial" w:hint="default"/>
        <w:color w:val="0563C1" w:themeColor="hyperlink"/>
        <w:u w:val="single"/>
      </w:rPr>
    </w:lvl>
    <w:lvl w:ilvl="4">
      <w:start w:val="1"/>
      <w:numFmt w:val="decimal"/>
      <w:lvlText w:val="%1.%2.%3.%4.%5"/>
      <w:lvlJc w:val="left"/>
      <w:pPr>
        <w:ind w:left="1960" w:hanging="1080"/>
      </w:pPr>
      <w:rPr>
        <w:rFonts w:ascii="Arial" w:eastAsiaTheme="minorHAnsi" w:hAnsi="Arial" w:cs="Arial" w:hint="default"/>
        <w:color w:val="0563C1" w:themeColor="hyperlink"/>
        <w:u w:val="single"/>
      </w:rPr>
    </w:lvl>
    <w:lvl w:ilvl="5">
      <w:start w:val="1"/>
      <w:numFmt w:val="decimal"/>
      <w:lvlText w:val="%1.%2.%3.%4.%5.%6"/>
      <w:lvlJc w:val="left"/>
      <w:pPr>
        <w:ind w:left="2180" w:hanging="1080"/>
      </w:pPr>
      <w:rPr>
        <w:rFonts w:ascii="Arial" w:eastAsiaTheme="minorHAnsi" w:hAnsi="Arial" w:cs="Arial" w:hint="default"/>
        <w:color w:val="0563C1" w:themeColor="hyperlink"/>
        <w:u w:val="single"/>
      </w:rPr>
    </w:lvl>
    <w:lvl w:ilvl="6">
      <w:start w:val="1"/>
      <w:numFmt w:val="decimal"/>
      <w:lvlText w:val="%1.%2.%3.%4.%5.%6.%7"/>
      <w:lvlJc w:val="left"/>
      <w:pPr>
        <w:ind w:left="2760" w:hanging="1440"/>
      </w:pPr>
      <w:rPr>
        <w:rFonts w:ascii="Arial" w:eastAsiaTheme="minorHAnsi" w:hAnsi="Arial" w:cs="Arial" w:hint="default"/>
        <w:color w:val="0563C1" w:themeColor="hyperlink"/>
        <w:u w:val="single"/>
      </w:rPr>
    </w:lvl>
    <w:lvl w:ilvl="7">
      <w:start w:val="1"/>
      <w:numFmt w:val="decimal"/>
      <w:lvlText w:val="%1.%2.%3.%4.%5.%6.%7.%8"/>
      <w:lvlJc w:val="left"/>
      <w:pPr>
        <w:ind w:left="2980" w:hanging="1440"/>
      </w:pPr>
      <w:rPr>
        <w:rFonts w:ascii="Arial" w:eastAsiaTheme="minorHAnsi" w:hAnsi="Arial" w:cs="Arial" w:hint="default"/>
        <w:color w:val="0563C1" w:themeColor="hyperlink"/>
        <w:u w:val="single"/>
      </w:rPr>
    </w:lvl>
    <w:lvl w:ilvl="8">
      <w:start w:val="1"/>
      <w:numFmt w:val="decimal"/>
      <w:lvlText w:val="%1.%2.%3.%4.%5.%6.%7.%8.%9"/>
      <w:lvlJc w:val="left"/>
      <w:pPr>
        <w:ind w:left="3560" w:hanging="1800"/>
      </w:pPr>
      <w:rPr>
        <w:rFonts w:ascii="Arial" w:eastAsiaTheme="minorHAnsi" w:hAnsi="Arial" w:cs="Arial" w:hint="default"/>
        <w:color w:val="0563C1" w:themeColor="hyperlink"/>
        <w:u w:val="single"/>
      </w:rPr>
    </w:lvl>
  </w:abstractNum>
  <w:abstractNum w:abstractNumId="2" w15:restartNumberingAfterBreak="0">
    <w:nsid w:val="1B8A36C0"/>
    <w:multiLevelType w:val="hybridMultilevel"/>
    <w:tmpl w:val="5874DF4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1D1A31E3"/>
    <w:multiLevelType w:val="hybridMultilevel"/>
    <w:tmpl w:val="2E12E45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2A976F4"/>
    <w:multiLevelType w:val="hybridMultilevel"/>
    <w:tmpl w:val="F7F6650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35D5022"/>
    <w:multiLevelType w:val="hybridMultilevel"/>
    <w:tmpl w:val="C7AE08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7396A0E"/>
    <w:multiLevelType w:val="hybridMultilevel"/>
    <w:tmpl w:val="EBF601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5AF348A"/>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8" w15:restartNumberingAfterBreak="0">
    <w:nsid w:val="377F38F5"/>
    <w:multiLevelType w:val="hybridMultilevel"/>
    <w:tmpl w:val="7736E4F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6671EA3"/>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 w15:restartNumberingAfterBreak="0">
    <w:nsid w:val="492B4585"/>
    <w:multiLevelType w:val="hybridMultilevel"/>
    <w:tmpl w:val="5F1077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10C49DD"/>
    <w:multiLevelType w:val="hybridMultilevel"/>
    <w:tmpl w:val="E90C33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4FE0EE4"/>
    <w:multiLevelType w:val="hybridMultilevel"/>
    <w:tmpl w:val="76F65A16"/>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867013143">
    <w:abstractNumId w:val="6"/>
  </w:num>
  <w:num w:numId="2" w16cid:durableId="1145001271">
    <w:abstractNumId w:val="3"/>
  </w:num>
  <w:num w:numId="3" w16cid:durableId="160629983">
    <w:abstractNumId w:val="0"/>
  </w:num>
  <w:num w:numId="4" w16cid:durableId="440496108">
    <w:abstractNumId w:val="8"/>
  </w:num>
  <w:num w:numId="5" w16cid:durableId="1238633101">
    <w:abstractNumId w:val="4"/>
  </w:num>
  <w:num w:numId="6" w16cid:durableId="1372917946">
    <w:abstractNumId w:val="9"/>
  </w:num>
  <w:num w:numId="7" w16cid:durableId="1540585928">
    <w:abstractNumId w:val="7"/>
  </w:num>
  <w:num w:numId="8" w16cid:durableId="1230847685">
    <w:abstractNumId w:val="1"/>
  </w:num>
  <w:num w:numId="9" w16cid:durableId="1520192695">
    <w:abstractNumId w:val="11"/>
  </w:num>
  <w:num w:numId="10" w16cid:durableId="1263688207">
    <w:abstractNumId w:val="10"/>
  </w:num>
  <w:num w:numId="11" w16cid:durableId="1427457152">
    <w:abstractNumId w:val="12"/>
  </w:num>
  <w:num w:numId="12" w16cid:durableId="64232300">
    <w:abstractNumId w:val="5"/>
  </w:num>
  <w:num w:numId="13" w16cid:durableId="723716053">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K. Kaptoge">
    <w15:presenceInfo w15:providerId="AD" w15:userId="S::skk22@cam.ac.uk::ca1820df-9a1e-4996-8112-39fca6c124f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030A"/>
    <w:rsid w:val="0001255C"/>
    <w:rsid w:val="000145DC"/>
    <w:rsid w:val="000208DE"/>
    <w:rsid w:val="00043087"/>
    <w:rsid w:val="00064EA3"/>
    <w:rsid w:val="00070829"/>
    <w:rsid w:val="000A0B81"/>
    <w:rsid w:val="000B4C8A"/>
    <w:rsid w:val="000C4B4D"/>
    <w:rsid w:val="001273C3"/>
    <w:rsid w:val="00160F03"/>
    <w:rsid w:val="00167964"/>
    <w:rsid w:val="001B6710"/>
    <w:rsid w:val="001E050E"/>
    <w:rsid w:val="00202204"/>
    <w:rsid w:val="00211BA4"/>
    <w:rsid w:val="00231C54"/>
    <w:rsid w:val="00234BE9"/>
    <w:rsid w:val="002443C6"/>
    <w:rsid w:val="00245563"/>
    <w:rsid w:val="002540CF"/>
    <w:rsid w:val="0026199A"/>
    <w:rsid w:val="0026478E"/>
    <w:rsid w:val="00287C5E"/>
    <w:rsid w:val="002A2D06"/>
    <w:rsid w:val="002A62DE"/>
    <w:rsid w:val="002B1895"/>
    <w:rsid w:val="002C2E16"/>
    <w:rsid w:val="002D682D"/>
    <w:rsid w:val="002F15D8"/>
    <w:rsid w:val="002F7E70"/>
    <w:rsid w:val="003039EE"/>
    <w:rsid w:val="00313176"/>
    <w:rsid w:val="00321794"/>
    <w:rsid w:val="00356512"/>
    <w:rsid w:val="003571D3"/>
    <w:rsid w:val="00361B9A"/>
    <w:rsid w:val="003660C1"/>
    <w:rsid w:val="003839A8"/>
    <w:rsid w:val="00387D3D"/>
    <w:rsid w:val="00394803"/>
    <w:rsid w:val="003B0074"/>
    <w:rsid w:val="003C14BA"/>
    <w:rsid w:val="003C2AB4"/>
    <w:rsid w:val="003D1AD8"/>
    <w:rsid w:val="004170A4"/>
    <w:rsid w:val="004252A4"/>
    <w:rsid w:val="004347DB"/>
    <w:rsid w:val="004356E3"/>
    <w:rsid w:val="00436416"/>
    <w:rsid w:val="004433A5"/>
    <w:rsid w:val="004526C9"/>
    <w:rsid w:val="004851EF"/>
    <w:rsid w:val="004943A3"/>
    <w:rsid w:val="004B483A"/>
    <w:rsid w:val="004F08BF"/>
    <w:rsid w:val="004F33CC"/>
    <w:rsid w:val="004F57BC"/>
    <w:rsid w:val="00504939"/>
    <w:rsid w:val="005068F9"/>
    <w:rsid w:val="00520810"/>
    <w:rsid w:val="00556E54"/>
    <w:rsid w:val="00564289"/>
    <w:rsid w:val="00567B51"/>
    <w:rsid w:val="00592EBA"/>
    <w:rsid w:val="005D0CB4"/>
    <w:rsid w:val="005D7A65"/>
    <w:rsid w:val="005F2A76"/>
    <w:rsid w:val="005F3872"/>
    <w:rsid w:val="00612B80"/>
    <w:rsid w:val="00630547"/>
    <w:rsid w:val="006501C2"/>
    <w:rsid w:val="00673B73"/>
    <w:rsid w:val="00691866"/>
    <w:rsid w:val="00692978"/>
    <w:rsid w:val="006B094D"/>
    <w:rsid w:val="006C6B35"/>
    <w:rsid w:val="0071302C"/>
    <w:rsid w:val="00715801"/>
    <w:rsid w:val="00720DB0"/>
    <w:rsid w:val="007549DF"/>
    <w:rsid w:val="00763969"/>
    <w:rsid w:val="007768E0"/>
    <w:rsid w:val="0078587E"/>
    <w:rsid w:val="007A389D"/>
    <w:rsid w:val="007C124F"/>
    <w:rsid w:val="007C36CF"/>
    <w:rsid w:val="007F056C"/>
    <w:rsid w:val="007F6A38"/>
    <w:rsid w:val="008015DA"/>
    <w:rsid w:val="00837A49"/>
    <w:rsid w:val="008529BC"/>
    <w:rsid w:val="00854C39"/>
    <w:rsid w:val="00857D65"/>
    <w:rsid w:val="0086208A"/>
    <w:rsid w:val="008A4629"/>
    <w:rsid w:val="008B3194"/>
    <w:rsid w:val="008C7859"/>
    <w:rsid w:val="008E0375"/>
    <w:rsid w:val="008F7923"/>
    <w:rsid w:val="00920A12"/>
    <w:rsid w:val="00920C99"/>
    <w:rsid w:val="00934B6D"/>
    <w:rsid w:val="00934F6F"/>
    <w:rsid w:val="00954517"/>
    <w:rsid w:val="009766C9"/>
    <w:rsid w:val="0098232B"/>
    <w:rsid w:val="00982EFA"/>
    <w:rsid w:val="00995064"/>
    <w:rsid w:val="0099742E"/>
    <w:rsid w:val="009C313B"/>
    <w:rsid w:val="00A00FC5"/>
    <w:rsid w:val="00A02AEF"/>
    <w:rsid w:val="00A031CA"/>
    <w:rsid w:val="00A03557"/>
    <w:rsid w:val="00A20E5F"/>
    <w:rsid w:val="00A35EE6"/>
    <w:rsid w:val="00A532C5"/>
    <w:rsid w:val="00A533D4"/>
    <w:rsid w:val="00A557C0"/>
    <w:rsid w:val="00A75948"/>
    <w:rsid w:val="00A85961"/>
    <w:rsid w:val="00A877D8"/>
    <w:rsid w:val="00AA7D59"/>
    <w:rsid w:val="00AB2406"/>
    <w:rsid w:val="00AE031E"/>
    <w:rsid w:val="00AE63C2"/>
    <w:rsid w:val="00AE6D74"/>
    <w:rsid w:val="00B10542"/>
    <w:rsid w:val="00B13947"/>
    <w:rsid w:val="00B20A8C"/>
    <w:rsid w:val="00B21A4C"/>
    <w:rsid w:val="00B67708"/>
    <w:rsid w:val="00B715B4"/>
    <w:rsid w:val="00B731E8"/>
    <w:rsid w:val="00B75933"/>
    <w:rsid w:val="00B8469B"/>
    <w:rsid w:val="00B90C96"/>
    <w:rsid w:val="00B9388A"/>
    <w:rsid w:val="00B977FB"/>
    <w:rsid w:val="00BC10BF"/>
    <w:rsid w:val="00BD2A8B"/>
    <w:rsid w:val="00BD317E"/>
    <w:rsid w:val="00BE021B"/>
    <w:rsid w:val="00BE3848"/>
    <w:rsid w:val="00C15835"/>
    <w:rsid w:val="00C31D61"/>
    <w:rsid w:val="00C4030A"/>
    <w:rsid w:val="00C478FA"/>
    <w:rsid w:val="00C55AB4"/>
    <w:rsid w:val="00C74196"/>
    <w:rsid w:val="00C85355"/>
    <w:rsid w:val="00CA27FD"/>
    <w:rsid w:val="00CC57E5"/>
    <w:rsid w:val="00CE30E9"/>
    <w:rsid w:val="00D419EE"/>
    <w:rsid w:val="00D47DFD"/>
    <w:rsid w:val="00D51EB9"/>
    <w:rsid w:val="00D76D96"/>
    <w:rsid w:val="00DB6C0B"/>
    <w:rsid w:val="00DB771E"/>
    <w:rsid w:val="00DD4B5B"/>
    <w:rsid w:val="00DD710D"/>
    <w:rsid w:val="00E0701A"/>
    <w:rsid w:val="00E14469"/>
    <w:rsid w:val="00E543B7"/>
    <w:rsid w:val="00E56FFE"/>
    <w:rsid w:val="00E739B9"/>
    <w:rsid w:val="00E95614"/>
    <w:rsid w:val="00EA0A20"/>
    <w:rsid w:val="00EA24A5"/>
    <w:rsid w:val="00EE03E6"/>
    <w:rsid w:val="00EE2503"/>
    <w:rsid w:val="00EF5387"/>
    <w:rsid w:val="00F12EA4"/>
    <w:rsid w:val="00F14DDB"/>
    <w:rsid w:val="00F416C0"/>
    <w:rsid w:val="00F44B36"/>
    <w:rsid w:val="00F64099"/>
    <w:rsid w:val="00F91856"/>
    <w:rsid w:val="00F929B1"/>
    <w:rsid w:val="00FB0AA3"/>
    <w:rsid w:val="00FB40B8"/>
    <w:rsid w:val="00FC6F0C"/>
    <w:rsid w:val="00FD1E2C"/>
    <w:rsid w:val="00FE3AC3"/>
    <w:rsid w:val="00FE6A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210055"/>
  <w15:chartTrackingRefBased/>
  <w15:docId w15:val="{026E379F-1DC3-4CB4-A1D3-659C46411A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D2A8B"/>
    <w:pPr>
      <w:keepNext/>
      <w:keepLines/>
      <w:numPr>
        <w:numId w:val="7"/>
      </w:numPr>
      <w:spacing w:before="240" w:after="0"/>
      <w:outlineLvl w:val="0"/>
    </w:pPr>
    <w:rPr>
      <w:rFonts w:ascii="Arial" w:eastAsiaTheme="majorEastAsia" w:hAnsi="Arial" w:cstheme="majorBidi"/>
      <w:b/>
      <w:sz w:val="28"/>
      <w:szCs w:val="32"/>
    </w:rPr>
  </w:style>
  <w:style w:type="paragraph" w:styleId="Heading2">
    <w:name w:val="heading 2"/>
    <w:basedOn w:val="Normal"/>
    <w:next w:val="Normal"/>
    <w:link w:val="Heading2Char"/>
    <w:uiPriority w:val="9"/>
    <w:unhideWhenUsed/>
    <w:qFormat/>
    <w:rsid w:val="004943A3"/>
    <w:pPr>
      <w:keepNext/>
      <w:keepLines/>
      <w:numPr>
        <w:ilvl w:val="1"/>
        <w:numId w:val="7"/>
      </w:numPr>
      <w:spacing w:before="40" w:after="0"/>
      <w:outlineLvl w:val="1"/>
    </w:pPr>
    <w:rPr>
      <w:rFonts w:ascii="Arial" w:eastAsiaTheme="majorEastAsia" w:hAnsi="Arial" w:cstheme="majorBidi"/>
      <w:sz w:val="26"/>
      <w:szCs w:val="26"/>
    </w:rPr>
  </w:style>
  <w:style w:type="paragraph" w:styleId="Heading3">
    <w:name w:val="heading 3"/>
    <w:basedOn w:val="Normal"/>
    <w:next w:val="Normal"/>
    <w:link w:val="Heading3Char"/>
    <w:uiPriority w:val="9"/>
    <w:unhideWhenUsed/>
    <w:qFormat/>
    <w:rsid w:val="004943A3"/>
    <w:pPr>
      <w:keepNext/>
      <w:keepLines/>
      <w:numPr>
        <w:ilvl w:val="2"/>
        <w:numId w:val="7"/>
      </w:numPr>
      <w:spacing w:before="40" w:after="0"/>
      <w:outlineLvl w:val="2"/>
    </w:pPr>
    <w:rPr>
      <w:rFonts w:ascii="Arial" w:eastAsiaTheme="majorEastAsia" w:hAnsi="Arial" w:cstheme="majorBidi"/>
      <w:sz w:val="24"/>
      <w:szCs w:val="24"/>
    </w:rPr>
  </w:style>
  <w:style w:type="paragraph" w:styleId="Heading4">
    <w:name w:val="heading 4"/>
    <w:basedOn w:val="Normal"/>
    <w:next w:val="Normal"/>
    <w:link w:val="Heading4Char"/>
    <w:uiPriority w:val="9"/>
    <w:unhideWhenUsed/>
    <w:qFormat/>
    <w:rsid w:val="00BD2A8B"/>
    <w:pPr>
      <w:keepNext/>
      <w:keepLines/>
      <w:numPr>
        <w:ilvl w:val="3"/>
        <w:numId w:val="7"/>
      </w:numPr>
      <w:spacing w:before="40" w:after="0"/>
      <w:outlineLvl w:val="3"/>
    </w:pPr>
    <w:rPr>
      <w:rFonts w:ascii="Arial" w:eastAsiaTheme="majorEastAsia" w:hAnsi="Arial" w:cstheme="majorBidi"/>
      <w:b/>
      <w:i/>
      <w:iCs/>
    </w:rPr>
  </w:style>
  <w:style w:type="paragraph" w:styleId="Heading5">
    <w:name w:val="heading 5"/>
    <w:basedOn w:val="Normal"/>
    <w:next w:val="Normal"/>
    <w:link w:val="Heading5Char"/>
    <w:uiPriority w:val="9"/>
    <w:semiHidden/>
    <w:unhideWhenUsed/>
    <w:qFormat/>
    <w:rsid w:val="00FC6F0C"/>
    <w:pPr>
      <w:keepNext/>
      <w:keepLines/>
      <w:numPr>
        <w:ilvl w:val="4"/>
        <w:numId w:val="7"/>
      </w:numPr>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FC6F0C"/>
    <w:pPr>
      <w:keepNext/>
      <w:keepLines/>
      <w:numPr>
        <w:ilvl w:val="5"/>
        <w:numId w:val="7"/>
      </w:numPr>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FC6F0C"/>
    <w:pPr>
      <w:keepNext/>
      <w:keepLines/>
      <w:numPr>
        <w:ilvl w:val="6"/>
        <w:numId w:val="7"/>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FC6F0C"/>
    <w:pPr>
      <w:keepNext/>
      <w:keepLines/>
      <w:numPr>
        <w:ilvl w:val="7"/>
        <w:numId w:val="7"/>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FC6F0C"/>
    <w:pPr>
      <w:keepNext/>
      <w:keepLines/>
      <w:numPr>
        <w:ilvl w:val="8"/>
        <w:numId w:val="7"/>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00FC5"/>
    <w:pPr>
      <w:ind w:left="720"/>
      <w:contextualSpacing/>
    </w:pPr>
  </w:style>
  <w:style w:type="table" w:styleId="TableGrid">
    <w:name w:val="Table Grid"/>
    <w:basedOn w:val="TableNormal"/>
    <w:uiPriority w:val="39"/>
    <w:rsid w:val="00691866"/>
    <w:pPr>
      <w:spacing w:after="0" w:line="240" w:lineRule="auto"/>
    </w:pPr>
    <w:rPr>
      <w:rFonts w:eastAsiaTheme="minorEastAsia"/>
      <w:kern w:val="2"/>
      <w:sz w:val="24"/>
      <w:szCs w:val="24"/>
      <w:lang w:val="en-SG" w:eastAsia="ja-JP"/>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ommentText">
    <w:name w:val="annotation text"/>
    <w:basedOn w:val="Normal"/>
    <w:link w:val="CommentTextChar"/>
    <w:uiPriority w:val="99"/>
    <w:unhideWhenUsed/>
    <w:rsid w:val="002F15D8"/>
    <w:pPr>
      <w:spacing w:line="240" w:lineRule="auto"/>
    </w:pPr>
    <w:rPr>
      <w:sz w:val="20"/>
      <w:szCs w:val="20"/>
    </w:rPr>
  </w:style>
  <w:style w:type="character" w:customStyle="1" w:styleId="CommentTextChar">
    <w:name w:val="Comment Text Char"/>
    <w:basedOn w:val="DefaultParagraphFont"/>
    <w:link w:val="CommentText"/>
    <w:uiPriority w:val="99"/>
    <w:rsid w:val="002F15D8"/>
    <w:rPr>
      <w:sz w:val="20"/>
      <w:szCs w:val="20"/>
    </w:rPr>
  </w:style>
  <w:style w:type="paragraph" w:styleId="Header">
    <w:name w:val="header"/>
    <w:basedOn w:val="Normal"/>
    <w:link w:val="HeaderChar"/>
    <w:uiPriority w:val="99"/>
    <w:unhideWhenUsed/>
    <w:rsid w:val="002D682D"/>
    <w:pPr>
      <w:tabs>
        <w:tab w:val="center" w:pos="4680"/>
        <w:tab w:val="right" w:pos="9360"/>
      </w:tabs>
      <w:spacing w:after="0" w:line="240" w:lineRule="auto"/>
    </w:pPr>
  </w:style>
  <w:style w:type="character" w:customStyle="1" w:styleId="HeaderChar">
    <w:name w:val="Header Char"/>
    <w:basedOn w:val="DefaultParagraphFont"/>
    <w:link w:val="Header"/>
    <w:uiPriority w:val="99"/>
    <w:rsid w:val="002D682D"/>
  </w:style>
  <w:style w:type="paragraph" w:styleId="Footer">
    <w:name w:val="footer"/>
    <w:basedOn w:val="Normal"/>
    <w:link w:val="FooterChar"/>
    <w:uiPriority w:val="99"/>
    <w:unhideWhenUsed/>
    <w:rsid w:val="002D682D"/>
    <w:pPr>
      <w:tabs>
        <w:tab w:val="center" w:pos="4680"/>
        <w:tab w:val="right" w:pos="9360"/>
      </w:tabs>
      <w:spacing w:after="0" w:line="240" w:lineRule="auto"/>
    </w:pPr>
  </w:style>
  <w:style w:type="character" w:customStyle="1" w:styleId="FooterChar">
    <w:name w:val="Footer Char"/>
    <w:basedOn w:val="DefaultParagraphFont"/>
    <w:link w:val="Footer"/>
    <w:uiPriority w:val="99"/>
    <w:rsid w:val="002D682D"/>
  </w:style>
  <w:style w:type="character" w:customStyle="1" w:styleId="Heading1Char">
    <w:name w:val="Heading 1 Char"/>
    <w:basedOn w:val="DefaultParagraphFont"/>
    <w:link w:val="Heading1"/>
    <w:uiPriority w:val="9"/>
    <w:rsid w:val="00BD2A8B"/>
    <w:rPr>
      <w:rFonts w:ascii="Arial" w:eastAsiaTheme="majorEastAsia" w:hAnsi="Arial" w:cstheme="majorBidi"/>
      <w:b/>
      <w:sz w:val="28"/>
      <w:szCs w:val="32"/>
    </w:rPr>
  </w:style>
  <w:style w:type="character" w:customStyle="1" w:styleId="Heading2Char">
    <w:name w:val="Heading 2 Char"/>
    <w:basedOn w:val="DefaultParagraphFont"/>
    <w:link w:val="Heading2"/>
    <w:uiPriority w:val="9"/>
    <w:rsid w:val="004943A3"/>
    <w:rPr>
      <w:rFonts w:ascii="Arial" w:eastAsiaTheme="majorEastAsia" w:hAnsi="Arial" w:cstheme="majorBidi"/>
      <w:sz w:val="26"/>
      <w:szCs w:val="26"/>
    </w:rPr>
  </w:style>
  <w:style w:type="character" w:customStyle="1" w:styleId="Heading3Char">
    <w:name w:val="Heading 3 Char"/>
    <w:basedOn w:val="DefaultParagraphFont"/>
    <w:link w:val="Heading3"/>
    <w:uiPriority w:val="9"/>
    <w:rsid w:val="004943A3"/>
    <w:rPr>
      <w:rFonts w:ascii="Arial" w:eastAsiaTheme="majorEastAsia" w:hAnsi="Arial" w:cstheme="majorBidi"/>
      <w:sz w:val="24"/>
      <w:szCs w:val="24"/>
    </w:rPr>
  </w:style>
  <w:style w:type="character" w:customStyle="1" w:styleId="Heading4Char">
    <w:name w:val="Heading 4 Char"/>
    <w:basedOn w:val="DefaultParagraphFont"/>
    <w:link w:val="Heading4"/>
    <w:uiPriority w:val="9"/>
    <w:rsid w:val="00BD2A8B"/>
    <w:rPr>
      <w:rFonts w:ascii="Arial" w:eastAsiaTheme="majorEastAsia" w:hAnsi="Arial" w:cstheme="majorBidi"/>
      <w:b/>
      <w:i/>
      <w:iCs/>
    </w:rPr>
  </w:style>
  <w:style w:type="character" w:customStyle="1" w:styleId="Heading5Char">
    <w:name w:val="Heading 5 Char"/>
    <w:basedOn w:val="DefaultParagraphFont"/>
    <w:link w:val="Heading5"/>
    <w:uiPriority w:val="9"/>
    <w:semiHidden/>
    <w:rsid w:val="00FC6F0C"/>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semiHidden/>
    <w:rsid w:val="00FC6F0C"/>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semiHidden/>
    <w:rsid w:val="00FC6F0C"/>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semiHidden/>
    <w:rsid w:val="00FC6F0C"/>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FC6F0C"/>
    <w:rPr>
      <w:rFonts w:asciiTheme="majorHAnsi" w:eastAsiaTheme="majorEastAsia" w:hAnsiTheme="majorHAnsi" w:cstheme="majorBidi"/>
      <w:i/>
      <w:iCs/>
      <w:color w:val="272727" w:themeColor="text1" w:themeTint="D8"/>
      <w:sz w:val="21"/>
      <w:szCs w:val="21"/>
    </w:rPr>
  </w:style>
  <w:style w:type="paragraph" w:styleId="Caption">
    <w:name w:val="caption"/>
    <w:basedOn w:val="Normal"/>
    <w:next w:val="Normal"/>
    <w:uiPriority w:val="35"/>
    <w:unhideWhenUsed/>
    <w:qFormat/>
    <w:rsid w:val="00AA7D59"/>
    <w:pPr>
      <w:spacing w:after="200" w:line="240" w:lineRule="auto"/>
    </w:pPr>
    <w:rPr>
      <w:i/>
      <w:iCs/>
      <w:color w:val="44546A" w:themeColor="text2"/>
      <w:sz w:val="18"/>
      <w:szCs w:val="18"/>
    </w:rPr>
  </w:style>
  <w:style w:type="character" w:styleId="CommentReference">
    <w:name w:val="annotation reference"/>
    <w:basedOn w:val="DefaultParagraphFont"/>
    <w:uiPriority w:val="99"/>
    <w:semiHidden/>
    <w:unhideWhenUsed/>
    <w:rsid w:val="00995064"/>
    <w:rPr>
      <w:sz w:val="16"/>
      <w:szCs w:val="16"/>
    </w:rPr>
  </w:style>
  <w:style w:type="paragraph" w:styleId="CommentSubject">
    <w:name w:val="annotation subject"/>
    <w:basedOn w:val="CommentText"/>
    <w:next w:val="CommentText"/>
    <w:link w:val="CommentSubjectChar"/>
    <w:uiPriority w:val="99"/>
    <w:semiHidden/>
    <w:unhideWhenUsed/>
    <w:rsid w:val="00995064"/>
    <w:rPr>
      <w:b/>
      <w:bCs/>
    </w:rPr>
  </w:style>
  <w:style w:type="character" w:customStyle="1" w:styleId="CommentSubjectChar">
    <w:name w:val="Comment Subject Char"/>
    <w:basedOn w:val="CommentTextChar"/>
    <w:link w:val="CommentSubject"/>
    <w:uiPriority w:val="99"/>
    <w:semiHidden/>
    <w:rsid w:val="00995064"/>
    <w:rPr>
      <w:b/>
      <w:bCs/>
      <w:sz w:val="20"/>
      <w:szCs w:val="20"/>
    </w:rPr>
  </w:style>
  <w:style w:type="paragraph" w:styleId="Revision">
    <w:name w:val="Revision"/>
    <w:hidden/>
    <w:uiPriority w:val="99"/>
    <w:semiHidden/>
    <w:rsid w:val="00995064"/>
    <w:pPr>
      <w:spacing w:after="0" w:line="240" w:lineRule="auto"/>
    </w:pPr>
  </w:style>
  <w:style w:type="paragraph" w:styleId="BalloonText">
    <w:name w:val="Balloon Text"/>
    <w:basedOn w:val="Normal"/>
    <w:link w:val="BalloonTextChar"/>
    <w:uiPriority w:val="99"/>
    <w:semiHidden/>
    <w:unhideWhenUsed/>
    <w:rsid w:val="0098232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8232B"/>
    <w:rPr>
      <w:rFonts w:ascii="Segoe UI" w:hAnsi="Segoe UI" w:cs="Segoe UI"/>
      <w:sz w:val="18"/>
      <w:szCs w:val="18"/>
    </w:rPr>
  </w:style>
  <w:style w:type="paragraph" w:styleId="TOCHeading">
    <w:name w:val="TOC Heading"/>
    <w:basedOn w:val="Heading1"/>
    <w:next w:val="Normal"/>
    <w:uiPriority w:val="39"/>
    <w:unhideWhenUsed/>
    <w:qFormat/>
    <w:rsid w:val="0098232B"/>
    <w:pPr>
      <w:numPr>
        <w:numId w:val="0"/>
      </w:numPr>
      <w:outlineLvl w:val="9"/>
    </w:pPr>
    <w:rPr>
      <w:b w:val="0"/>
      <w:color w:val="2E74B5" w:themeColor="accent1" w:themeShade="BF"/>
    </w:rPr>
  </w:style>
  <w:style w:type="paragraph" w:styleId="TOC1">
    <w:name w:val="toc 1"/>
    <w:basedOn w:val="Normal"/>
    <w:next w:val="Normal"/>
    <w:autoRedefine/>
    <w:uiPriority w:val="39"/>
    <w:unhideWhenUsed/>
    <w:rsid w:val="0098232B"/>
    <w:pPr>
      <w:spacing w:after="100"/>
    </w:pPr>
  </w:style>
  <w:style w:type="paragraph" w:styleId="TOC3">
    <w:name w:val="toc 3"/>
    <w:basedOn w:val="Normal"/>
    <w:next w:val="Normal"/>
    <w:autoRedefine/>
    <w:uiPriority w:val="39"/>
    <w:unhideWhenUsed/>
    <w:rsid w:val="0098232B"/>
    <w:pPr>
      <w:spacing w:after="100"/>
      <w:ind w:left="440"/>
    </w:pPr>
  </w:style>
  <w:style w:type="paragraph" w:styleId="TOC2">
    <w:name w:val="toc 2"/>
    <w:basedOn w:val="Normal"/>
    <w:next w:val="Normal"/>
    <w:autoRedefine/>
    <w:uiPriority w:val="39"/>
    <w:unhideWhenUsed/>
    <w:rsid w:val="0098232B"/>
    <w:pPr>
      <w:spacing w:after="100"/>
      <w:ind w:left="220"/>
    </w:pPr>
  </w:style>
  <w:style w:type="character" w:styleId="Hyperlink">
    <w:name w:val="Hyperlink"/>
    <w:basedOn w:val="DefaultParagraphFont"/>
    <w:uiPriority w:val="99"/>
    <w:unhideWhenUsed/>
    <w:rsid w:val="0098232B"/>
    <w:rPr>
      <w:color w:val="0563C1" w:themeColor="hyperlink"/>
      <w:u w:val="single"/>
    </w:rPr>
  </w:style>
  <w:style w:type="paragraph" w:styleId="Bibliography">
    <w:name w:val="Bibliography"/>
    <w:basedOn w:val="Normal"/>
    <w:next w:val="Normal"/>
    <w:uiPriority w:val="37"/>
    <w:unhideWhenUsed/>
    <w:rsid w:val="0098232B"/>
    <w:pPr>
      <w:tabs>
        <w:tab w:val="left" w:pos="384"/>
      </w:tabs>
      <w:spacing w:after="240" w:line="240" w:lineRule="auto"/>
      <w:ind w:left="384" w:hanging="384"/>
    </w:pPr>
  </w:style>
  <w:style w:type="paragraph" w:styleId="FootnoteText">
    <w:name w:val="footnote text"/>
    <w:basedOn w:val="Normal"/>
    <w:link w:val="FootnoteTextChar"/>
    <w:uiPriority w:val="99"/>
    <w:semiHidden/>
    <w:unhideWhenUsed/>
    <w:rsid w:val="00BE021B"/>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BE021B"/>
    <w:rPr>
      <w:sz w:val="20"/>
      <w:szCs w:val="20"/>
    </w:rPr>
  </w:style>
  <w:style w:type="character" w:styleId="FootnoteReference">
    <w:name w:val="footnote reference"/>
    <w:basedOn w:val="DefaultParagraphFont"/>
    <w:uiPriority w:val="99"/>
    <w:semiHidden/>
    <w:unhideWhenUsed/>
    <w:rsid w:val="00BE021B"/>
    <w:rPr>
      <w:vertAlign w:val="superscript"/>
    </w:rPr>
  </w:style>
  <w:style w:type="character" w:styleId="Emphasis">
    <w:name w:val="Emphasis"/>
    <w:basedOn w:val="DefaultParagraphFont"/>
    <w:uiPriority w:val="20"/>
    <w:qFormat/>
    <w:rsid w:val="00520810"/>
    <w:rPr>
      <w:i/>
      <w:iCs/>
    </w:rPr>
  </w:style>
  <w:style w:type="paragraph" w:styleId="TableofFigures">
    <w:name w:val="table of figures"/>
    <w:basedOn w:val="Normal"/>
    <w:next w:val="Normal"/>
    <w:uiPriority w:val="99"/>
    <w:unhideWhenUsed/>
    <w:rsid w:val="00BC10BF"/>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3351692">
      <w:bodyDiv w:val="1"/>
      <w:marLeft w:val="0"/>
      <w:marRight w:val="0"/>
      <w:marTop w:val="0"/>
      <w:marBottom w:val="0"/>
      <w:divBdr>
        <w:top w:val="none" w:sz="0" w:space="0" w:color="auto"/>
        <w:left w:val="none" w:sz="0" w:space="0" w:color="auto"/>
        <w:bottom w:val="none" w:sz="0" w:space="0" w:color="auto"/>
        <w:right w:val="none" w:sz="0" w:space="0" w:color="auto"/>
      </w:divBdr>
      <w:divsChild>
        <w:div w:id="135346031">
          <w:marLeft w:val="0"/>
          <w:marRight w:val="0"/>
          <w:marTop w:val="0"/>
          <w:marBottom w:val="0"/>
          <w:divBdr>
            <w:top w:val="none" w:sz="0" w:space="0" w:color="auto"/>
            <w:left w:val="none" w:sz="0" w:space="0" w:color="auto"/>
            <w:bottom w:val="none" w:sz="0" w:space="0" w:color="auto"/>
            <w:right w:val="none" w:sz="0" w:space="0" w:color="auto"/>
          </w:divBdr>
        </w:div>
      </w:divsChild>
    </w:div>
    <w:div w:id="977224642">
      <w:bodyDiv w:val="1"/>
      <w:marLeft w:val="0"/>
      <w:marRight w:val="0"/>
      <w:marTop w:val="0"/>
      <w:marBottom w:val="0"/>
      <w:divBdr>
        <w:top w:val="none" w:sz="0" w:space="0" w:color="auto"/>
        <w:left w:val="none" w:sz="0" w:space="0" w:color="auto"/>
        <w:bottom w:val="none" w:sz="0" w:space="0" w:color="auto"/>
        <w:right w:val="none" w:sz="0" w:space="0" w:color="auto"/>
      </w:divBdr>
    </w:div>
    <w:div w:id="1289507379">
      <w:bodyDiv w:val="1"/>
      <w:marLeft w:val="0"/>
      <w:marRight w:val="0"/>
      <w:marTop w:val="0"/>
      <w:marBottom w:val="0"/>
      <w:divBdr>
        <w:top w:val="none" w:sz="0" w:space="0" w:color="auto"/>
        <w:left w:val="none" w:sz="0" w:space="0" w:color="auto"/>
        <w:bottom w:val="none" w:sz="0" w:space="0" w:color="auto"/>
        <w:right w:val="none" w:sz="0" w:space="0" w:color="auto"/>
      </w:divBdr>
    </w:div>
    <w:div w:id="1437948012">
      <w:bodyDiv w:val="1"/>
      <w:marLeft w:val="0"/>
      <w:marRight w:val="0"/>
      <w:marTop w:val="0"/>
      <w:marBottom w:val="0"/>
      <w:divBdr>
        <w:top w:val="none" w:sz="0" w:space="0" w:color="auto"/>
        <w:left w:val="none" w:sz="0" w:space="0" w:color="auto"/>
        <w:bottom w:val="none" w:sz="0" w:space="0" w:color="auto"/>
        <w:right w:val="none" w:sz="0" w:space="0" w:color="auto"/>
      </w:divBdr>
    </w:div>
    <w:div w:id="1694843336">
      <w:bodyDiv w:val="1"/>
      <w:marLeft w:val="0"/>
      <w:marRight w:val="0"/>
      <w:marTop w:val="0"/>
      <w:marBottom w:val="0"/>
      <w:divBdr>
        <w:top w:val="none" w:sz="0" w:space="0" w:color="auto"/>
        <w:left w:val="none" w:sz="0" w:space="0" w:color="auto"/>
        <w:bottom w:val="none" w:sz="0" w:space="0" w:color="auto"/>
        <w:right w:val="none" w:sz="0" w:space="0" w:color="auto"/>
      </w:divBdr>
    </w:div>
    <w:div w:id="1772045925">
      <w:bodyDiv w:val="1"/>
      <w:marLeft w:val="0"/>
      <w:marRight w:val="0"/>
      <w:marTop w:val="0"/>
      <w:marBottom w:val="0"/>
      <w:divBdr>
        <w:top w:val="none" w:sz="0" w:space="0" w:color="auto"/>
        <w:left w:val="none" w:sz="0" w:space="0" w:color="auto"/>
        <w:bottom w:val="none" w:sz="0" w:space="0" w:color="auto"/>
        <w:right w:val="none" w:sz="0" w:space="0" w:color="auto"/>
      </w:divBdr>
    </w:div>
    <w:div w:id="21106562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2.jpe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microsoft.com/office/2018/08/relationships/commentsExtensible" Target="commentsExtensible.xml"/><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5.emf"/><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5" Type="http://schemas.openxmlformats.org/officeDocument/2006/relationships/webSettings" Target="webSettings.xml"/><Relationship Id="rId15" Type="http://schemas.openxmlformats.org/officeDocument/2006/relationships/image" Target="media/image4.jpeg"/><Relationship Id="rId10" Type="http://schemas.microsoft.com/office/2011/relationships/commentsExtended" Target="commentsExtended.xml"/><Relationship Id="rId19" Type="http://schemas.microsoft.com/office/2011/relationships/people" Target="people.xm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DC00A5F-6360-4019-9437-35D7225122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231</TotalTime>
  <Pages>20</Pages>
  <Words>44208</Words>
  <Characters>251992</Characters>
  <Application>Microsoft Office Word</Application>
  <DocSecurity>0</DocSecurity>
  <Lines>2099</Lines>
  <Paragraphs>591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295609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ELVIS TAMALE</dc:creator>
  <cp:keywords/>
  <dc:description/>
  <cp:lastModifiedBy>S.K. Kaptoge</cp:lastModifiedBy>
  <cp:revision>5</cp:revision>
  <dcterms:created xsi:type="dcterms:W3CDTF">2026-01-21T16:40:00Z</dcterms:created>
  <dcterms:modified xsi:type="dcterms:W3CDTF">2026-01-21T20:19:00Z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720045b0-0ece-4bb5-a898-264cc95ddd70</vt:lpwstr>
  </property>
  <property fmtid="{D5CDD505-2E9C-101B-9397-08002B2CF9AE}" pid="3" name="ZOTERO_PREF_1">
    <vt:lpwstr>&lt;data data-version="3" zotero-version="7.0.32"&gt;&lt;session id="9o2Y6h2d"/&gt;&lt;style id="http://www.zotero.org/styles/vancouver" locale="en-US" hasBibliography="1" bibliographyStyleHasBeenSet="1"/&gt;&lt;prefs&gt;&lt;pref name="fieldType" value="Field"/&gt;&lt;pref name="automati</vt:lpwstr>
  </property>
  <property fmtid="{D5CDD505-2E9C-101B-9397-08002B2CF9AE}" pid="4" name="ZOTERO_PREF_2">
    <vt:lpwstr>cJournalAbbreviations" value="true"/&gt;&lt;/prefs&gt;&lt;/data&gt;</vt:lpwstr>
  </property>
</Properties>
</file>